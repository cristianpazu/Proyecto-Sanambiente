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7867A7" w14:textId="53A18A27" w:rsidR="00FD1908" w:rsidRPr="009825A8" w:rsidRDefault="00473B2D" w:rsidP="009825A8">
      <w:pPr>
        <w:ind w:left="284" w:firstLine="0"/>
        <w:jc w:val="center"/>
        <w:rPr>
          <w:b/>
        </w:rPr>
      </w:pPr>
      <w:r w:rsidRPr="009825A8">
        <w:rPr>
          <w:b/>
        </w:rPr>
        <w:t>DESARROLLO</w:t>
      </w:r>
      <w:r w:rsidR="00FD1908" w:rsidRPr="009825A8">
        <w:rPr>
          <w:b/>
        </w:rPr>
        <w:t xml:space="preserve"> DE UN </w:t>
      </w:r>
      <w:r w:rsidR="00FD1908" w:rsidRPr="009825A8">
        <w:rPr>
          <w:rStyle w:val="tl8wme"/>
          <w:b/>
        </w:rPr>
        <w:t xml:space="preserve">MARCO DE TRABAJO </w:t>
      </w:r>
      <w:r w:rsidR="003F2313" w:rsidRPr="009825A8">
        <w:rPr>
          <w:rStyle w:val="tl8wme"/>
          <w:b/>
        </w:rPr>
        <w:t>SIGUIENDO</w:t>
      </w:r>
      <w:r w:rsidR="0099053B" w:rsidRPr="009825A8">
        <w:rPr>
          <w:rStyle w:val="tl8wme"/>
          <w:b/>
        </w:rPr>
        <w:t xml:space="preserve"> EL ESTÁNDAR </w:t>
      </w:r>
      <w:r w:rsidR="00FD1908" w:rsidRPr="009825A8">
        <w:rPr>
          <w:rStyle w:val="tl8wme"/>
          <w:b/>
        </w:rPr>
        <w:t>ISO/IEC 29110</w:t>
      </w:r>
      <w:r w:rsidR="000F36DB" w:rsidRPr="009825A8">
        <w:rPr>
          <w:rStyle w:val="tl8wme"/>
          <w:b/>
        </w:rPr>
        <w:t xml:space="preserve"> PARA</w:t>
      </w:r>
      <w:r w:rsidR="0099053B" w:rsidRPr="009825A8">
        <w:rPr>
          <w:rStyle w:val="tl8wme"/>
          <w:b/>
        </w:rPr>
        <w:t xml:space="preserve"> EL CASO DE </w:t>
      </w:r>
      <w:r w:rsidR="00FD1908" w:rsidRPr="009825A8">
        <w:rPr>
          <w:rStyle w:val="tl8wme"/>
          <w:b/>
        </w:rPr>
        <w:t xml:space="preserve">ESTUDIO </w:t>
      </w:r>
      <w:r w:rsidR="0099053B" w:rsidRPr="009825A8">
        <w:rPr>
          <w:rStyle w:val="tl8wme"/>
          <w:b/>
        </w:rPr>
        <w:t>DE</w:t>
      </w:r>
      <w:r w:rsidR="00FD1908" w:rsidRPr="009825A8">
        <w:rPr>
          <w:rStyle w:val="tl8wme"/>
          <w:b/>
        </w:rPr>
        <w:t xml:space="preserve"> INTEGRACIÓN DE PROCESOS DEL PROYECTO SANAMBIENTE.</w:t>
      </w:r>
    </w:p>
    <w:p w14:paraId="500FA008" w14:textId="027B2F86" w:rsidR="00036D24" w:rsidRDefault="00036D24" w:rsidP="0009266B">
      <w:pPr>
        <w:ind w:firstLine="0"/>
        <w:rPr>
          <w:rFonts w:cs="Times New Roman"/>
          <w:bCs/>
          <w:szCs w:val="24"/>
        </w:rPr>
      </w:pPr>
    </w:p>
    <w:p w14:paraId="4ADAC846" w14:textId="77777777" w:rsidR="00036D24" w:rsidRPr="00F21782" w:rsidRDefault="00036D24" w:rsidP="00C35062">
      <w:pPr>
        <w:jc w:val="center"/>
        <w:rPr>
          <w:rFonts w:cs="Times New Roman"/>
          <w:bCs/>
          <w:szCs w:val="24"/>
        </w:rPr>
      </w:pPr>
    </w:p>
    <w:p w14:paraId="7251DE0A" w14:textId="41C05808" w:rsidR="00F21782" w:rsidRPr="00F21782" w:rsidRDefault="002E0130" w:rsidP="00F21782">
      <w:pPr>
        <w:jc w:val="center"/>
        <w:rPr>
          <w:rFonts w:cs="Times New Roman"/>
          <w:bCs/>
          <w:szCs w:val="24"/>
        </w:rPr>
      </w:pPr>
      <w:r w:rsidRPr="00F21782">
        <w:rPr>
          <w:rFonts w:cs="Times New Roman"/>
          <w:bCs/>
          <w:szCs w:val="24"/>
        </w:rPr>
        <w:t>Aarón Levi Grajales Gómez</w:t>
      </w:r>
      <w:r w:rsidR="00D21A9C">
        <w:rPr>
          <w:rFonts w:cs="Times New Roman"/>
          <w:bCs/>
          <w:szCs w:val="24"/>
        </w:rPr>
        <w:t>, aarongrajales@hotmail.com</w:t>
      </w:r>
      <w:r w:rsidR="0058293D">
        <w:rPr>
          <w:rFonts w:cs="Times New Roman"/>
          <w:bCs/>
          <w:szCs w:val="24"/>
        </w:rPr>
        <w:t xml:space="preserve"> </w:t>
      </w:r>
    </w:p>
    <w:p w14:paraId="49C01174" w14:textId="333A7D55" w:rsidR="00F21782" w:rsidRPr="00F21782" w:rsidRDefault="002E0130" w:rsidP="00F21782">
      <w:pPr>
        <w:jc w:val="center"/>
        <w:rPr>
          <w:rFonts w:cs="Times New Roman"/>
          <w:bCs/>
          <w:szCs w:val="24"/>
        </w:rPr>
      </w:pPr>
      <w:r w:rsidRPr="00F21782">
        <w:rPr>
          <w:rFonts w:cs="Times New Roman"/>
          <w:bCs/>
          <w:szCs w:val="24"/>
        </w:rPr>
        <w:t>Crist</w:t>
      </w:r>
      <w:r w:rsidR="00FA4A0B">
        <w:rPr>
          <w:rFonts w:cs="Times New Roman"/>
          <w:bCs/>
          <w:szCs w:val="24"/>
        </w:rPr>
        <w:t>h</w:t>
      </w:r>
      <w:r w:rsidRPr="00F21782">
        <w:rPr>
          <w:rFonts w:cs="Times New Roman"/>
          <w:bCs/>
          <w:szCs w:val="24"/>
        </w:rPr>
        <w:t>ian Fernando Balanta Pazú</w:t>
      </w:r>
      <w:r w:rsidR="00D21A9C">
        <w:rPr>
          <w:rFonts w:cs="Times New Roman"/>
          <w:bCs/>
          <w:szCs w:val="24"/>
        </w:rPr>
        <w:t>, cristianpazu2@gmail.com</w:t>
      </w:r>
    </w:p>
    <w:p w14:paraId="7051EC4F" w14:textId="444704E5" w:rsidR="00F739EE" w:rsidRDefault="00F739EE" w:rsidP="00FD1908">
      <w:pPr>
        <w:ind w:firstLine="0"/>
        <w:rPr>
          <w:rFonts w:cs="Times New Roman"/>
          <w:b/>
          <w:szCs w:val="24"/>
        </w:rPr>
      </w:pPr>
    </w:p>
    <w:p w14:paraId="2EC435C1" w14:textId="7A3249AE" w:rsidR="0009266B" w:rsidRPr="0009266B" w:rsidRDefault="0009266B" w:rsidP="00372A34">
      <w:pPr>
        <w:ind w:firstLine="0"/>
        <w:jc w:val="center"/>
        <w:rPr>
          <w:rFonts w:cs="Times New Roman"/>
          <w:szCs w:val="24"/>
        </w:rPr>
      </w:pPr>
      <w:r w:rsidRPr="0009266B">
        <w:rPr>
          <w:rFonts w:cs="Times New Roman"/>
          <w:szCs w:val="24"/>
        </w:rPr>
        <w:t>Semillero ITMedia</w:t>
      </w:r>
      <w:r w:rsidR="00372A34">
        <w:rPr>
          <w:rFonts w:cs="Times New Roman"/>
          <w:szCs w:val="24"/>
        </w:rPr>
        <w:t xml:space="preserve"> -</w:t>
      </w:r>
      <w:r w:rsidRPr="0009266B">
        <w:rPr>
          <w:rFonts w:cs="Times New Roman"/>
          <w:szCs w:val="24"/>
        </w:rPr>
        <w:t xml:space="preserve"> </w:t>
      </w:r>
      <w:r w:rsidR="00372A34">
        <w:rPr>
          <w:rFonts w:cs="Times New Roman"/>
          <w:szCs w:val="24"/>
        </w:rPr>
        <w:t>G</w:t>
      </w:r>
      <w:r w:rsidRPr="0009266B">
        <w:rPr>
          <w:rFonts w:cs="Times New Roman"/>
          <w:szCs w:val="24"/>
        </w:rPr>
        <w:t>rupo de investigación GRINTIC</w:t>
      </w:r>
    </w:p>
    <w:p w14:paraId="4D9B0F79" w14:textId="0A0A9288" w:rsidR="0009266B" w:rsidRDefault="0009266B" w:rsidP="00FD1908">
      <w:pPr>
        <w:ind w:firstLine="0"/>
        <w:rPr>
          <w:rFonts w:cs="Times New Roman"/>
          <w:b/>
          <w:szCs w:val="24"/>
        </w:rPr>
      </w:pPr>
    </w:p>
    <w:p w14:paraId="52A42CF8" w14:textId="77777777" w:rsidR="00176F99" w:rsidRDefault="00176F99" w:rsidP="00FD1908">
      <w:pPr>
        <w:ind w:firstLine="0"/>
        <w:rPr>
          <w:rFonts w:cs="Times New Roman"/>
          <w:b/>
          <w:szCs w:val="24"/>
        </w:rPr>
      </w:pPr>
    </w:p>
    <w:p w14:paraId="0A078BA1" w14:textId="45E45E3E" w:rsidR="00473B2D" w:rsidRPr="00F21782" w:rsidRDefault="00D21A9C" w:rsidP="002B6219">
      <w:pPr>
        <w:ind w:firstLine="0"/>
        <w:jc w:val="center"/>
        <w:rPr>
          <w:rFonts w:cs="Times New Roman"/>
          <w:bCs/>
          <w:szCs w:val="24"/>
        </w:rPr>
      </w:pPr>
      <w:r>
        <w:rPr>
          <w:rFonts w:cs="Times New Roman"/>
          <w:bCs/>
          <w:szCs w:val="24"/>
        </w:rPr>
        <w:t>Trabajo de</w:t>
      </w:r>
      <w:r w:rsidR="002E0130" w:rsidRPr="00F21782">
        <w:rPr>
          <w:rFonts w:cs="Times New Roman"/>
          <w:bCs/>
          <w:szCs w:val="24"/>
        </w:rPr>
        <w:t xml:space="preserve"> grado</w:t>
      </w:r>
      <w:r w:rsidR="002E0130">
        <w:rPr>
          <w:rFonts w:cs="Times New Roman"/>
          <w:bCs/>
          <w:szCs w:val="24"/>
        </w:rPr>
        <w:t xml:space="preserve"> presentado</w:t>
      </w:r>
      <w:r w:rsidR="002E0130" w:rsidRPr="00F21782">
        <w:rPr>
          <w:rFonts w:cs="Times New Roman"/>
          <w:bCs/>
          <w:szCs w:val="24"/>
        </w:rPr>
        <w:t xml:space="preserve"> para </w:t>
      </w:r>
      <w:r w:rsidR="002E0130">
        <w:rPr>
          <w:rFonts w:cs="Times New Roman"/>
          <w:bCs/>
          <w:szCs w:val="24"/>
        </w:rPr>
        <w:t>optar al</w:t>
      </w:r>
      <w:r w:rsidR="002E0130" w:rsidRPr="00F21782">
        <w:rPr>
          <w:rFonts w:cs="Times New Roman"/>
          <w:bCs/>
          <w:szCs w:val="24"/>
        </w:rPr>
        <w:t xml:space="preserve"> título de </w:t>
      </w:r>
      <w:r w:rsidR="002E0130">
        <w:rPr>
          <w:rFonts w:cs="Times New Roman"/>
          <w:bCs/>
          <w:szCs w:val="24"/>
        </w:rPr>
        <w:t>I</w:t>
      </w:r>
      <w:r w:rsidR="002E0130" w:rsidRPr="00F21782">
        <w:rPr>
          <w:rFonts w:cs="Times New Roman"/>
          <w:bCs/>
          <w:szCs w:val="24"/>
        </w:rPr>
        <w:t>ngeniero de sistemas</w:t>
      </w:r>
    </w:p>
    <w:p w14:paraId="5BCCEDC9" w14:textId="384F060E" w:rsidR="00B20337" w:rsidRDefault="00F21782" w:rsidP="0009266B">
      <w:pPr>
        <w:ind w:firstLine="0"/>
        <w:jc w:val="center"/>
        <w:rPr>
          <w:rFonts w:cs="Times New Roman"/>
          <w:bCs/>
          <w:szCs w:val="24"/>
        </w:rPr>
      </w:pPr>
      <w:r w:rsidRPr="00036D24">
        <w:rPr>
          <w:rFonts w:cs="Times New Roman"/>
          <w:bCs/>
          <w:szCs w:val="24"/>
        </w:rPr>
        <w:t>Asesor(a):</w:t>
      </w:r>
      <w:r w:rsidRPr="00F21782">
        <w:rPr>
          <w:rFonts w:cs="Times New Roman"/>
          <w:bCs/>
          <w:szCs w:val="24"/>
        </w:rPr>
        <w:t xml:space="preserve"> Beatriz Eugenia Marín, Ingeniera de sistemas</w:t>
      </w:r>
    </w:p>
    <w:p w14:paraId="0CB833C1" w14:textId="77777777" w:rsidR="00B20337" w:rsidRPr="00F21782" w:rsidRDefault="00B20337" w:rsidP="002B6219">
      <w:pPr>
        <w:ind w:firstLine="0"/>
        <w:jc w:val="center"/>
        <w:rPr>
          <w:rFonts w:cs="Times New Roman"/>
          <w:bCs/>
          <w:szCs w:val="24"/>
        </w:rPr>
      </w:pPr>
    </w:p>
    <w:p w14:paraId="3654AD01" w14:textId="77777777" w:rsidR="002A4EC0" w:rsidRDefault="002A4EC0" w:rsidP="00B20337">
      <w:pPr>
        <w:ind w:firstLine="0"/>
        <w:jc w:val="center"/>
        <w:rPr>
          <w:rFonts w:cs="Times New Roman"/>
          <w:bCs/>
          <w:szCs w:val="24"/>
        </w:rPr>
      </w:pPr>
    </w:p>
    <w:p w14:paraId="3BCA57B7" w14:textId="503C59FA" w:rsidR="003222B8" w:rsidRPr="00F21782" w:rsidRDefault="00B20337" w:rsidP="00B20337">
      <w:pPr>
        <w:ind w:firstLine="0"/>
        <w:jc w:val="center"/>
        <w:rPr>
          <w:rFonts w:cs="Times New Roman"/>
          <w:bCs/>
          <w:szCs w:val="24"/>
        </w:rPr>
      </w:pPr>
      <w:r w:rsidRPr="00467529">
        <w:rPr>
          <w:rFonts w:cs="Times New Roman"/>
          <w:noProof/>
          <w:szCs w:val="24"/>
          <w:lang w:val="en-US"/>
        </w:rPr>
        <w:drawing>
          <wp:inline distT="0" distB="0" distL="0" distR="0" wp14:anchorId="07EEA12F" wp14:editId="68AA2CDD">
            <wp:extent cx="2228850" cy="1115500"/>
            <wp:effectExtent l="0" t="0" r="0" b="0"/>
            <wp:docPr id="41" name="Imagen 41" descr="C:\Users\Agrajales\Desktop\LOGO UNIAJC 2014 - Sin eslo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grajales\Desktop\LOGO UNIAJC 2014 - Sin esloga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8009" cy="1120084"/>
                    </a:xfrm>
                    <a:prstGeom prst="rect">
                      <a:avLst/>
                    </a:prstGeom>
                    <a:noFill/>
                    <a:ln>
                      <a:noFill/>
                    </a:ln>
                  </pic:spPr>
                </pic:pic>
              </a:graphicData>
            </a:graphic>
          </wp:inline>
        </w:drawing>
      </w:r>
    </w:p>
    <w:p w14:paraId="5C93CDE9" w14:textId="77777777" w:rsidR="003222B8" w:rsidRPr="00F21782" w:rsidRDefault="003222B8" w:rsidP="00C35062">
      <w:pPr>
        <w:jc w:val="center"/>
        <w:rPr>
          <w:rFonts w:cs="Times New Roman"/>
          <w:bCs/>
          <w:szCs w:val="24"/>
        </w:rPr>
      </w:pPr>
      <w:r w:rsidRPr="00F21782">
        <w:rPr>
          <w:rFonts w:cs="Times New Roman"/>
          <w:bCs/>
          <w:szCs w:val="24"/>
        </w:rPr>
        <w:t>INSTITUCIÓN UNIVERSITARIA ANTONIO JOSÉ CAMACHO</w:t>
      </w:r>
    </w:p>
    <w:p w14:paraId="2D4F59F5" w14:textId="77777777" w:rsidR="003222B8" w:rsidRPr="00F21782" w:rsidRDefault="003222B8" w:rsidP="00C35062">
      <w:pPr>
        <w:jc w:val="center"/>
        <w:rPr>
          <w:rFonts w:cs="Times New Roman"/>
          <w:bCs/>
          <w:szCs w:val="24"/>
        </w:rPr>
      </w:pPr>
      <w:r w:rsidRPr="00F21782">
        <w:rPr>
          <w:rFonts w:cs="Times New Roman"/>
          <w:bCs/>
          <w:szCs w:val="24"/>
        </w:rPr>
        <w:t>FACULTAD DE INGENIERÍAS</w:t>
      </w:r>
    </w:p>
    <w:p w14:paraId="583ADE93" w14:textId="77777777" w:rsidR="003222B8" w:rsidRPr="00F21782" w:rsidRDefault="003222B8" w:rsidP="00C35062">
      <w:pPr>
        <w:jc w:val="center"/>
        <w:rPr>
          <w:rFonts w:cs="Times New Roman"/>
          <w:bCs/>
          <w:szCs w:val="24"/>
        </w:rPr>
      </w:pPr>
      <w:r w:rsidRPr="00F21782">
        <w:rPr>
          <w:rFonts w:cs="Times New Roman"/>
          <w:bCs/>
          <w:szCs w:val="24"/>
        </w:rPr>
        <w:t>INGENIERÍA DE SISTEMAS</w:t>
      </w:r>
    </w:p>
    <w:p w14:paraId="033D5C14" w14:textId="03323B9B" w:rsidR="003222B8" w:rsidRPr="00F21782" w:rsidRDefault="003222B8" w:rsidP="00C35062">
      <w:pPr>
        <w:jc w:val="center"/>
        <w:rPr>
          <w:rFonts w:cs="Times New Roman"/>
          <w:bCs/>
          <w:szCs w:val="24"/>
        </w:rPr>
      </w:pPr>
      <w:r w:rsidRPr="00F21782">
        <w:rPr>
          <w:rFonts w:cs="Times New Roman"/>
          <w:bCs/>
          <w:szCs w:val="24"/>
        </w:rPr>
        <w:t>SANTIAGO DE CALI</w:t>
      </w:r>
      <w:r w:rsidR="00B20337">
        <w:rPr>
          <w:rFonts w:cs="Times New Roman"/>
          <w:bCs/>
          <w:szCs w:val="24"/>
        </w:rPr>
        <w:t xml:space="preserve"> - COLOMBIA</w:t>
      </w:r>
    </w:p>
    <w:p w14:paraId="46F559A5" w14:textId="77777777" w:rsidR="002A4EC0" w:rsidRDefault="003222B8" w:rsidP="002A4EC0">
      <w:pPr>
        <w:jc w:val="center"/>
        <w:rPr>
          <w:rFonts w:cs="Times New Roman"/>
          <w:bCs/>
          <w:szCs w:val="24"/>
        </w:rPr>
      </w:pPr>
      <w:r w:rsidRPr="00F21782">
        <w:rPr>
          <w:rFonts w:cs="Times New Roman"/>
          <w:bCs/>
          <w:szCs w:val="24"/>
        </w:rPr>
        <w:t>20</w:t>
      </w:r>
      <w:r w:rsidR="0058293D">
        <w:rPr>
          <w:rFonts w:cs="Times New Roman"/>
          <w:bCs/>
          <w:szCs w:val="24"/>
        </w:rPr>
        <w:t>20</w:t>
      </w:r>
    </w:p>
    <w:p w14:paraId="33F271CE" w14:textId="67B93363" w:rsidR="00E021F1" w:rsidRPr="002A4EC0" w:rsidRDefault="00E021F1" w:rsidP="002A4EC0">
      <w:pPr>
        <w:rPr>
          <w:rFonts w:cs="Times New Roman"/>
          <w:bCs/>
          <w:szCs w:val="24"/>
        </w:rPr>
      </w:pPr>
      <w:r>
        <w:rPr>
          <w:b/>
          <w:bCs/>
        </w:rPr>
        <w:lastRenderedPageBreak/>
        <w:t>Notas de aceptación:</w:t>
      </w:r>
    </w:p>
    <w:p w14:paraId="564FB207" w14:textId="4A6D8B10" w:rsidR="00E021F1" w:rsidRDefault="00E021F1" w:rsidP="00E021F1">
      <w:pPr>
        <w:rPr>
          <w:b/>
          <w:bCs/>
        </w:rPr>
      </w:pPr>
    </w:p>
    <w:p w14:paraId="677CBA74" w14:textId="0A3D5C5D" w:rsidR="00E021F1" w:rsidRDefault="00E021F1" w:rsidP="00E021F1">
      <w:pPr>
        <w:ind w:left="4253"/>
        <w:jc w:val="right"/>
        <w:rPr>
          <w:b/>
          <w:bCs/>
        </w:rPr>
      </w:pPr>
      <w:r>
        <w:rPr>
          <w:b/>
          <w:bCs/>
        </w:rPr>
        <w:t>Aprobado por el Comité de Grado en cumplimiento de los requisitos exigidos por la Institución Universitaria Antonio José Camacho para optar al título de Ingeniero de Sistemas</w:t>
      </w:r>
      <w:r w:rsidR="00F32811">
        <w:rPr>
          <w:b/>
          <w:bCs/>
        </w:rPr>
        <w:t>.</w:t>
      </w:r>
    </w:p>
    <w:p w14:paraId="6F0D24EA" w14:textId="664E09A2" w:rsidR="00F32811" w:rsidRDefault="00F32811" w:rsidP="00E021F1">
      <w:pPr>
        <w:ind w:left="4253"/>
        <w:jc w:val="right"/>
        <w:rPr>
          <w:b/>
          <w:bCs/>
        </w:rPr>
      </w:pPr>
    </w:p>
    <w:p w14:paraId="5AD489F4" w14:textId="26BD4A61" w:rsidR="00F32811" w:rsidRDefault="00F32811" w:rsidP="00E021F1">
      <w:pPr>
        <w:ind w:left="4253"/>
        <w:jc w:val="right"/>
        <w:rPr>
          <w:b/>
          <w:bCs/>
        </w:rPr>
      </w:pPr>
    </w:p>
    <w:p w14:paraId="46DB44ED" w14:textId="64F02232" w:rsidR="00F32811" w:rsidRDefault="00F32811" w:rsidP="00E021F1">
      <w:pPr>
        <w:ind w:left="4253"/>
        <w:jc w:val="right"/>
        <w:rPr>
          <w:b/>
          <w:bCs/>
        </w:rPr>
      </w:pPr>
    </w:p>
    <w:p w14:paraId="2A4AB489" w14:textId="6BDF561B" w:rsidR="00F32811" w:rsidRPr="00E021F1" w:rsidRDefault="00F32811" w:rsidP="00F32811">
      <w:pPr>
        <w:ind w:firstLine="0"/>
        <w:rPr>
          <w:b/>
          <w:bCs/>
        </w:rPr>
      </w:pPr>
    </w:p>
    <w:p w14:paraId="49C650C2" w14:textId="788ACEBD" w:rsidR="00E021F1" w:rsidRDefault="00E021F1" w:rsidP="00E021F1">
      <w:pPr>
        <w:rPr>
          <w:b/>
          <w:bCs/>
        </w:rPr>
      </w:pPr>
    </w:p>
    <w:p w14:paraId="1362CA5A" w14:textId="477DBA96" w:rsidR="00F32811" w:rsidRDefault="00F32811" w:rsidP="00F32811">
      <w:pPr>
        <w:pBdr>
          <w:bottom w:val="single" w:sz="12" w:space="1" w:color="auto"/>
        </w:pBdr>
        <w:ind w:left="4253"/>
        <w:jc w:val="right"/>
        <w:rPr>
          <w:b/>
          <w:bCs/>
        </w:rPr>
      </w:pPr>
    </w:p>
    <w:p w14:paraId="3D6BE223" w14:textId="77777777" w:rsidR="00F32811" w:rsidRDefault="00F32811" w:rsidP="00F32811">
      <w:pPr>
        <w:pBdr>
          <w:bottom w:val="single" w:sz="12" w:space="1" w:color="auto"/>
        </w:pBdr>
        <w:ind w:left="4253"/>
        <w:jc w:val="right"/>
        <w:rPr>
          <w:b/>
          <w:bCs/>
        </w:rPr>
      </w:pPr>
    </w:p>
    <w:p w14:paraId="4FF9A6ED" w14:textId="77777777" w:rsidR="00F32811" w:rsidRPr="00E021F1" w:rsidRDefault="00F32811" w:rsidP="00F32811">
      <w:pPr>
        <w:ind w:left="4253"/>
        <w:rPr>
          <w:b/>
          <w:bCs/>
        </w:rPr>
      </w:pPr>
      <w:r>
        <w:rPr>
          <w:b/>
          <w:bCs/>
        </w:rPr>
        <w:t>Jurado</w:t>
      </w:r>
    </w:p>
    <w:p w14:paraId="002A336E" w14:textId="3785AFD5" w:rsidR="00F32811" w:rsidRDefault="00F32811" w:rsidP="00F32811">
      <w:pPr>
        <w:jc w:val="right"/>
        <w:rPr>
          <w:b/>
          <w:bCs/>
        </w:rPr>
      </w:pPr>
    </w:p>
    <w:p w14:paraId="1EB76123" w14:textId="71F749B5" w:rsidR="00F32811" w:rsidRDefault="00F32811" w:rsidP="00F32811">
      <w:pPr>
        <w:jc w:val="right"/>
        <w:rPr>
          <w:b/>
          <w:bCs/>
        </w:rPr>
      </w:pPr>
    </w:p>
    <w:p w14:paraId="36D3A75B" w14:textId="77777777" w:rsidR="00F32811" w:rsidRDefault="00F32811" w:rsidP="00F32811">
      <w:pPr>
        <w:jc w:val="right"/>
        <w:rPr>
          <w:b/>
          <w:bCs/>
        </w:rPr>
      </w:pPr>
    </w:p>
    <w:p w14:paraId="0B4EFCD4" w14:textId="77777777" w:rsidR="00F32811" w:rsidRDefault="00F32811" w:rsidP="00F32811">
      <w:pPr>
        <w:pBdr>
          <w:bottom w:val="single" w:sz="12" w:space="1" w:color="auto"/>
        </w:pBdr>
        <w:ind w:left="4253"/>
        <w:jc w:val="right"/>
        <w:rPr>
          <w:b/>
          <w:bCs/>
        </w:rPr>
      </w:pPr>
    </w:p>
    <w:p w14:paraId="7045F966" w14:textId="77777777" w:rsidR="00F32811" w:rsidRPr="00E021F1" w:rsidRDefault="00F32811" w:rsidP="00F32811">
      <w:pPr>
        <w:ind w:left="4253"/>
        <w:rPr>
          <w:b/>
          <w:bCs/>
        </w:rPr>
      </w:pPr>
      <w:r>
        <w:rPr>
          <w:b/>
          <w:bCs/>
        </w:rPr>
        <w:t>Jurado</w:t>
      </w:r>
    </w:p>
    <w:p w14:paraId="7C6D61D4" w14:textId="77777777" w:rsidR="00F32811" w:rsidRDefault="00F32811" w:rsidP="00F32811">
      <w:pPr>
        <w:jc w:val="right"/>
        <w:rPr>
          <w:b/>
          <w:bCs/>
        </w:rPr>
      </w:pPr>
    </w:p>
    <w:p w14:paraId="21C51DFB" w14:textId="2330D99B" w:rsidR="00F32811" w:rsidRDefault="00F32811" w:rsidP="00F32811">
      <w:pPr>
        <w:jc w:val="right"/>
        <w:rPr>
          <w:b/>
          <w:bCs/>
        </w:rPr>
      </w:pPr>
    </w:p>
    <w:p w14:paraId="2418DE5C" w14:textId="77777777" w:rsidR="00F32811" w:rsidRDefault="00F32811" w:rsidP="00F32811">
      <w:pPr>
        <w:jc w:val="right"/>
        <w:rPr>
          <w:b/>
          <w:bCs/>
        </w:rPr>
      </w:pPr>
    </w:p>
    <w:p w14:paraId="66C809E7" w14:textId="03ADC29D" w:rsidR="00F32811" w:rsidRPr="00E021F1" w:rsidRDefault="00F32811" w:rsidP="00F32811">
      <w:pPr>
        <w:ind w:firstLine="0"/>
        <w:rPr>
          <w:b/>
          <w:bCs/>
        </w:rPr>
      </w:pPr>
      <w:r>
        <w:rPr>
          <w:b/>
          <w:bCs/>
        </w:rPr>
        <w:t xml:space="preserve">Santiago de Cali, </w:t>
      </w:r>
      <w:r w:rsidR="005A532B">
        <w:rPr>
          <w:b/>
          <w:bCs/>
        </w:rPr>
        <w:t>1</w:t>
      </w:r>
      <w:r>
        <w:rPr>
          <w:b/>
          <w:bCs/>
        </w:rPr>
        <w:t xml:space="preserve"> de </w:t>
      </w:r>
      <w:r w:rsidR="005A532B">
        <w:rPr>
          <w:b/>
          <w:bCs/>
        </w:rPr>
        <w:t>agosto</w:t>
      </w:r>
      <w:r>
        <w:rPr>
          <w:b/>
          <w:bCs/>
        </w:rPr>
        <w:t xml:space="preserve"> de 2020</w:t>
      </w:r>
    </w:p>
    <w:p w14:paraId="41E742ED" w14:textId="40009EBE" w:rsidR="007C63B3" w:rsidRDefault="007C63B3" w:rsidP="00581CEC">
      <w:pPr>
        <w:jc w:val="center"/>
        <w:rPr>
          <w:rFonts w:cs="Times New Roman"/>
          <w:b/>
          <w:szCs w:val="24"/>
        </w:rPr>
      </w:pPr>
      <w:r>
        <w:rPr>
          <w:rFonts w:cs="Times New Roman"/>
          <w:b/>
          <w:szCs w:val="24"/>
        </w:rPr>
        <w:lastRenderedPageBreak/>
        <w:t>Resumen</w:t>
      </w:r>
    </w:p>
    <w:p w14:paraId="43AE7775" w14:textId="77777777" w:rsidR="001D157E" w:rsidRDefault="00F83B52" w:rsidP="00C05D91">
      <w:pPr>
        <w:rPr>
          <w:rFonts w:cs="Times New Roman"/>
          <w:bCs/>
          <w:szCs w:val="24"/>
        </w:rPr>
      </w:pPr>
      <w:r>
        <w:rPr>
          <w:rFonts w:cs="Times New Roman"/>
          <w:bCs/>
          <w:szCs w:val="24"/>
        </w:rPr>
        <w:t>Los productos de software deben garantizar el cumplimiento de criterios mínimos de calidad aplicando métodos y buenas prácticas que se han propuesto a partir de las experiencias de autores y organizaciones que han trabajado en el tema por mucho tiempo.</w:t>
      </w:r>
    </w:p>
    <w:p w14:paraId="5190D942" w14:textId="125883E4" w:rsidR="007A7AE7" w:rsidRDefault="00F83B52" w:rsidP="00C05D91">
      <w:pPr>
        <w:rPr>
          <w:rFonts w:cs="Times New Roman"/>
          <w:bCs/>
          <w:szCs w:val="24"/>
        </w:rPr>
      </w:pPr>
      <w:r>
        <w:rPr>
          <w:rFonts w:cs="Times New Roman"/>
          <w:bCs/>
          <w:szCs w:val="24"/>
        </w:rPr>
        <w:t>Estas experiencias brindan lineamientos que se pueden ajustar a diversos contextos. En este proyecto se presenta la adecuación</w:t>
      </w:r>
      <w:r w:rsidR="00AC35F8">
        <w:rPr>
          <w:rFonts w:cs="Times New Roman"/>
          <w:bCs/>
          <w:szCs w:val="24"/>
        </w:rPr>
        <w:t xml:space="preserve"> de las prácticas propuestas por la norma ISO/IEC 29110 para </w:t>
      </w:r>
      <w:r w:rsidR="00EE5B45">
        <w:rPr>
          <w:rFonts w:cs="Times New Roman"/>
          <w:bCs/>
          <w:szCs w:val="24"/>
        </w:rPr>
        <w:t>mejorar la calidad de los productos y el rendimiento de los procesos implicados</w:t>
      </w:r>
      <w:r w:rsidR="00F244E6">
        <w:rPr>
          <w:rFonts w:cs="Times New Roman"/>
          <w:bCs/>
          <w:szCs w:val="24"/>
        </w:rPr>
        <w:t>, integrando la metodología Iconix</w:t>
      </w:r>
      <w:r w:rsidR="00765850">
        <w:rPr>
          <w:rFonts w:cs="Times New Roman"/>
          <w:bCs/>
          <w:szCs w:val="24"/>
        </w:rPr>
        <w:t xml:space="preserve"> </w:t>
      </w:r>
      <w:r w:rsidR="002541E2">
        <w:rPr>
          <w:rFonts w:cs="Times New Roman"/>
          <w:bCs/>
          <w:szCs w:val="24"/>
        </w:rPr>
        <w:t xml:space="preserve">e IEEE 829 </w:t>
      </w:r>
      <w:r w:rsidR="00F244E6">
        <w:rPr>
          <w:rFonts w:cs="Times New Roman"/>
          <w:bCs/>
          <w:szCs w:val="24"/>
        </w:rPr>
        <w:t xml:space="preserve">para guiar </w:t>
      </w:r>
      <w:r w:rsidR="002541E2">
        <w:rPr>
          <w:rFonts w:cs="Times New Roman"/>
          <w:bCs/>
          <w:szCs w:val="24"/>
        </w:rPr>
        <w:t>tanto el</w:t>
      </w:r>
      <w:r w:rsidR="00F244E6">
        <w:rPr>
          <w:rFonts w:cs="Times New Roman"/>
          <w:bCs/>
          <w:szCs w:val="24"/>
        </w:rPr>
        <w:t xml:space="preserve"> proceso de implementación de</w:t>
      </w:r>
      <w:r w:rsidR="00287CD5">
        <w:rPr>
          <w:rFonts w:cs="Times New Roman"/>
          <w:bCs/>
          <w:szCs w:val="24"/>
        </w:rPr>
        <w:t>l</w:t>
      </w:r>
      <w:r w:rsidR="00F244E6">
        <w:rPr>
          <w:rFonts w:cs="Times New Roman"/>
          <w:bCs/>
          <w:szCs w:val="24"/>
        </w:rPr>
        <w:t xml:space="preserve"> software</w:t>
      </w:r>
      <w:r w:rsidR="002541E2">
        <w:rPr>
          <w:rFonts w:cs="Times New Roman"/>
          <w:bCs/>
          <w:szCs w:val="24"/>
        </w:rPr>
        <w:t xml:space="preserve"> como la ejecución d</w:t>
      </w:r>
      <w:r w:rsidR="008E51C2">
        <w:rPr>
          <w:rFonts w:cs="Times New Roman"/>
          <w:bCs/>
          <w:szCs w:val="24"/>
        </w:rPr>
        <w:t>e</w:t>
      </w:r>
      <w:r w:rsidR="002541E2">
        <w:rPr>
          <w:rFonts w:cs="Times New Roman"/>
          <w:bCs/>
          <w:szCs w:val="24"/>
        </w:rPr>
        <w:t xml:space="preserve"> </w:t>
      </w:r>
      <w:r w:rsidR="00287CD5">
        <w:rPr>
          <w:rFonts w:cs="Times New Roman"/>
          <w:bCs/>
          <w:szCs w:val="24"/>
        </w:rPr>
        <w:t xml:space="preserve">las </w:t>
      </w:r>
      <w:r w:rsidR="002541E2">
        <w:rPr>
          <w:rFonts w:cs="Times New Roman"/>
          <w:bCs/>
          <w:szCs w:val="24"/>
        </w:rPr>
        <w:t>pruebas de calidad</w:t>
      </w:r>
      <w:r w:rsidR="00287CD5">
        <w:rPr>
          <w:rFonts w:cs="Times New Roman"/>
          <w:bCs/>
          <w:szCs w:val="24"/>
        </w:rPr>
        <w:t xml:space="preserve"> sobre este</w:t>
      </w:r>
      <w:r w:rsidR="00765850">
        <w:rPr>
          <w:rFonts w:cs="Times New Roman"/>
          <w:bCs/>
          <w:szCs w:val="24"/>
        </w:rPr>
        <w:t>,</w:t>
      </w:r>
      <w:r w:rsidR="00F244E6">
        <w:rPr>
          <w:rFonts w:cs="Times New Roman"/>
          <w:bCs/>
          <w:szCs w:val="24"/>
        </w:rPr>
        <w:t xml:space="preserve"> en el </w:t>
      </w:r>
      <w:r w:rsidR="005C75B7">
        <w:rPr>
          <w:rFonts w:cs="Times New Roman"/>
          <w:bCs/>
          <w:szCs w:val="24"/>
        </w:rPr>
        <w:t>marco del desarrollo del módulo de transferencia y comunicación de datos de las estaciones ambientales de la empresa Sanambiente de Cali.</w:t>
      </w:r>
    </w:p>
    <w:p w14:paraId="3B63563A" w14:textId="6CEFBCB2" w:rsidR="00D15FE1" w:rsidRPr="00D15FE1" w:rsidRDefault="000D4B0D" w:rsidP="00C05D91">
      <w:pPr>
        <w:rPr>
          <w:rFonts w:cs="Times New Roman"/>
          <w:bCs/>
          <w:szCs w:val="24"/>
        </w:rPr>
      </w:pPr>
      <w:r>
        <w:rPr>
          <w:rFonts w:cs="Times New Roman"/>
          <w:bCs/>
          <w:szCs w:val="24"/>
        </w:rPr>
        <w:t>Por último, cabe mencionar que e</w:t>
      </w:r>
      <w:r w:rsidR="00A46534">
        <w:rPr>
          <w:rFonts w:cs="Times New Roman"/>
          <w:bCs/>
          <w:szCs w:val="24"/>
        </w:rPr>
        <w:t>l presente</w:t>
      </w:r>
      <w:r w:rsidR="0096247F">
        <w:rPr>
          <w:rFonts w:cs="Times New Roman"/>
          <w:bCs/>
          <w:szCs w:val="24"/>
        </w:rPr>
        <w:t xml:space="preserve"> </w:t>
      </w:r>
      <w:r w:rsidR="00A46534">
        <w:rPr>
          <w:rFonts w:cs="Times New Roman"/>
          <w:bCs/>
          <w:szCs w:val="24"/>
        </w:rPr>
        <w:t>trabajo</w:t>
      </w:r>
      <w:r w:rsidR="0096247F">
        <w:rPr>
          <w:rFonts w:cs="Times New Roman"/>
          <w:bCs/>
          <w:szCs w:val="24"/>
        </w:rPr>
        <w:t xml:space="preserve"> fue </w:t>
      </w:r>
      <w:r w:rsidR="007A6B36">
        <w:rPr>
          <w:rFonts w:cs="Times New Roman"/>
          <w:bCs/>
          <w:szCs w:val="24"/>
        </w:rPr>
        <w:t>desarrollado</w:t>
      </w:r>
      <w:r w:rsidR="00725E3E">
        <w:rPr>
          <w:rFonts w:cs="Times New Roman"/>
          <w:bCs/>
          <w:szCs w:val="24"/>
        </w:rPr>
        <w:t xml:space="preserve"> en </w:t>
      </w:r>
      <w:r w:rsidR="00CF1D9C">
        <w:rPr>
          <w:rFonts w:cs="Times New Roman"/>
          <w:bCs/>
          <w:szCs w:val="24"/>
        </w:rPr>
        <w:t>conjunto</w:t>
      </w:r>
      <w:r w:rsidR="00725E3E">
        <w:rPr>
          <w:rFonts w:cs="Times New Roman"/>
          <w:bCs/>
          <w:szCs w:val="24"/>
        </w:rPr>
        <w:t xml:space="preserve"> con dos proyectos de grado</w:t>
      </w:r>
      <w:r w:rsidR="0096247F">
        <w:rPr>
          <w:rFonts w:cs="Times New Roman"/>
          <w:bCs/>
          <w:szCs w:val="24"/>
        </w:rPr>
        <w:t xml:space="preserve"> </w:t>
      </w:r>
      <w:r w:rsidR="00725E3E">
        <w:rPr>
          <w:rFonts w:cs="Times New Roman"/>
          <w:bCs/>
          <w:szCs w:val="24"/>
        </w:rPr>
        <w:t>de</w:t>
      </w:r>
      <w:r w:rsidR="0096247F">
        <w:rPr>
          <w:rFonts w:cs="Times New Roman"/>
          <w:bCs/>
          <w:szCs w:val="24"/>
        </w:rPr>
        <w:t xml:space="preserve"> estudiantes de Tecnología e Ingeniería de sistemas</w:t>
      </w:r>
      <w:r w:rsidR="00CF1D9C">
        <w:rPr>
          <w:rFonts w:cs="Times New Roman"/>
          <w:bCs/>
          <w:szCs w:val="24"/>
        </w:rPr>
        <w:t xml:space="preserve"> </w:t>
      </w:r>
      <w:r w:rsidR="00C14BFD">
        <w:rPr>
          <w:rFonts w:cs="Times New Roman"/>
          <w:bCs/>
          <w:szCs w:val="24"/>
        </w:rPr>
        <w:t>pertenecientes a</w:t>
      </w:r>
      <w:r w:rsidR="006A3A80">
        <w:rPr>
          <w:rFonts w:cs="Times New Roman"/>
          <w:bCs/>
          <w:szCs w:val="24"/>
        </w:rPr>
        <w:t xml:space="preserve"> la Institución Universitaria Antonio José Camacho</w:t>
      </w:r>
      <w:r w:rsidR="00CF1D9C">
        <w:rPr>
          <w:rFonts w:cs="Times New Roman"/>
          <w:bCs/>
          <w:szCs w:val="24"/>
        </w:rPr>
        <w:t>, los cuales tenían a cargo los procesos de implementación de software y ejecución de pruebas de calidad respectivament</w:t>
      </w:r>
      <w:r w:rsidR="006544AD">
        <w:rPr>
          <w:rFonts w:cs="Times New Roman"/>
          <w:bCs/>
          <w:szCs w:val="24"/>
        </w:rPr>
        <w:t>e</w:t>
      </w:r>
      <w:r>
        <w:rPr>
          <w:rFonts w:cs="Times New Roman"/>
          <w:bCs/>
          <w:szCs w:val="24"/>
        </w:rPr>
        <w:t>.</w:t>
      </w:r>
    </w:p>
    <w:p w14:paraId="79EFFF50" w14:textId="76E38005" w:rsidR="00581CEC" w:rsidRDefault="00581CEC" w:rsidP="00581CEC">
      <w:pPr>
        <w:rPr>
          <w:rFonts w:cs="Times New Roman"/>
          <w:bCs/>
          <w:szCs w:val="24"/>
        </w:rPr>
      </w:pPr>
      <w:r>
        <w:rPr>
          <w:rFonts w:cs="Times New Roman"/>
          <w:b/>
          <w:bCs/>
          <w:szCs w:val="24"/>
        </w:rPr>
        <w:t xml:space="preserve">Palabras clave: </w:t>
      </w:r>
      <w:r>
        <w:rPr>
          <w:rFonts w:cs="Times New Roman"/>
          <w:bCs/>
          <w:szCs w:val="24"/>
        </w:rPr>
        <w:t xml:space="preserve">ISO/IEC 29110, Gerencia de proyecto, </w:t>
      </w:r>
      <w:r w:rsidR="00D15FE1">
        <w:rPr>
          <w:rFonts w:cs="Times New Roman"/>
          <w:bCs/>
          <w:szCs w:val="24"/>
        </w:rPr>
        <w:t xml:space="preserve">Metodología </w:t>
      </w:r>
      <w:r>
        <w:rPr>
          <w:rFonts w:cs="Times New Roman"/>
          <w:bCs/>
          <w:szCs w:val="24"/>
        </w:rPr>
        <w:t>I</w:t>
      </w:r>
      <w:r w:rsidR="00550816">
        <w:rPr>
          <w:rFonts w:cs="Times New Roman"/>
          <w:bCs/>
          <w:szCs w:val="24"/>
        </w:rPr>
        <w:t>conix</w:t>
      </w:r>
      <w:r w:rsidR="001A4374">
        <w:rPr>
          <w:rFonts w:cs="Times New Roman"/>
          <w:bCs/>
          <w:szCs w:val="24"/>
        </w:rPr>
        <w:t>.</w:t>
      </w:r>
    </w:p>
    <w:p w14:paraId="5D846A0B" w14:textId="77777777" w:rsidR="00581CEC" w:rsidRDefault="00581CEC" w:rsidP="00581CEC">
      <w:pPr>
        <w:rPr>
          <w:rFonts w:cs="Times New Roman"/>
          <w:bCs/>
          <w:szCs w:val="24"/>
        </w:rPr>
      </w:pPr>
    </w:p>
    <w:p w14:paraId="732C57F8" w14:textId="0737B62A" w:rsidR="007C63B3" w:rsidRDefault="007C63B3" w:rsidP="00473B2D">
      <w:pPr>
        <w:jc w:val="center"/>
        <w:rPr>
          <w:rFonts w:cs="Times New Roman"/>
          <w:bCs/>
          <w:szCs w:val="24"/>
        </w:rPr>
      </w:pPr>
    </w:p>
    <w:p w14:paraId="7F54207A" w14:textId="596EE380" w:rsidR="007C63B3" w:rsidRDefault="007C63B3" w:rsidP="00473B2D">
      <w:pPr>
        <w:jc w:val="center"/>
        <w:rPr>
          <w:rFonts w:cs="Times New Roman"/>
          <w:bCs/>
          <w:szCs w:val="24"/>
        </w:rPr>
      </w:pPr>
    </w:p>
    <w:p w14:paraId="0E1A9705" w14:textId="2D205569" w:rsidR="007C63B3" w:rsidRDefault="007C63B3" w:rsidP="00473B2D">
      <w:pPr>
        <w:jc w:val="center"/>
        <w:rPr>
          <w:rFonts w:cs="Times New Roman"/>
          <w:bCs/>
          <w:szCs w:val="24"/>
        </w:rPr>
      </w:pPr>
    </w:p>
    <w:p w14:paraId="4C7978A2" w14:textId="6B15B05F" w:rsidR="007C63B3" w:rsidRDefault="007C63B3" w:rsidP="00473B2D">
      <w:pPr>
        <w:jc w:val="center"/>
        <w:rPr>
          <w:rFonts w:cs="Times New Roman"/>
          <w:bCs/>
          <w:szCs w:val="24"/>
        </w:rPr>
      </w:pPr>
    </w:p>
    <w:p w14:paraId="3A1C1E54" w14:textId="63C4530E" w:rsidR="007C63B3" w:rsidRDefault="007C63B3" w:rsidP="00473B2D">
      <w:pPr>
        <w:jc w:val="center"/>
        <w:rPr>
          <w:rFonts w:cs="Times New Roman"/>
          <w:bCs/>
          <w:szCs w:val="24"/>
        </w:rPr>
      </w:pPr>
    </w:p>
    <w:p w14:paraId="216EE4B7" w14:textId="77777777" w:rsidR="00D15FE1" w:rsidRDefault="00D15FE1" w:rsidP="00626F1C">
      <w:pPr>
        <w:ind w:firstLine="0"/>
        <w:rPr>
          <w:rFonts w:cs="Times New Roman"/>
          <w:bCs/>
          <w:szCs w:val="24"/>
        </w:rPr>
      </w:pPr>
    </w:p>
    <w:p w14:paraId="0992D92C" w14:textId="10082C63" w:rsidR="007C63B3" w:rsidRPr="00626F1C" w:rsidRDefault="007C63B3" w:rsidP="00473B2D">
      <w:pPr>
        <w:jc w:val="center"/>
        <w:rPr>
          <w:rFonts w:cs="Times New Roman"/>
          <w:b/>
          <w:szCs w:val="24"/>
          <w:lang w:val="en-US"/>
        </w:rPr>
      </w:pPr>
      <w:r w:rsidRPr="00626F1C">
        <w:rPr>
          <w:rFonts w:cs="Times New Roman"/>
          <w:b/>
          <w:szCs w:val="24"/>
          <w:lang w:val="en-US"/>
        </w:rPr>
        <w:lastRenderedPageBreak/>
        <w:t>Abstract</w:t>
      </w:r>
    </w:p>
    <w:p w14:paraId="477695DC" w14:textId="48F96254" w:rsidR="00D15FE1" w:rsidRPr="00D15FE1" w:rsidRDefault="00D15FE1" w:rsidP="00D15FE1">
      <w:pPr>
        <w:rPr>
          <w:lang w:val="en-US"/>
        </w:rPr>
      </w:pPr>
      <w:r w:rsidRPr="00D15FE1">
        <w:rPr>
          <w:lang w:val="en-US"/>
        </w:rPr>
        <w:t>Software products must guarantee compliance with minimum quality criteria by applying methods and good practices that have been proposed based on the experiences of authors and organizations that have worked on the subject for a long time.</w:t>
      </w:r>
    </w:p>
    <w:p w14:paraId="02DC5B62" w14:textId="77777777" w:rsidR="0094364C" w:rsidRDefault="0094364C" w:rsidP="00D15FE1">
      <w:pPr>
        <w:rPr>
          <w:lang w:val="en-US"/>
        </w:rPr>
      </w:pPr>
      <w:r w:rsidRPr="0094364C">
        <w:rPr>
          <w:lang w:val="en-US"/>
        </w:rPr>
        <w:t>These experiences provide guidelines that can be adjusted to various contexts. This project presents the adaptation of the practices proposed by the ISO/IEC 29110 standard to improve the quality of the products and the performance of the processes involved, integrating the Iconix and IEEE 829 methodology to guide both the software implementation process and the execution of the quality tests on it, within the framework of the development of the data transfer and communication module of the environmental stations of the company Sanambiente de Cali.</w:t>
      </w:r>
    </w:p>
    <w:p w14:paraId="42EC020A" w14:textId="3C0765E2" w:rsidR="00D15FE1" w:rsidRDefault="00D15FE1" w:rsidP="00D15FE1">
      <w:pPr>
        <w:rPr>
          <w:lang w:val="en-US"/>
        </w:rPr>
      </w:pPr>
      <w:r w:rsidRPr="00D15FE1">
        <w:rPr>
          <w:lang w:val="en-US"/>
        </w:rPr>
        <w:t xml:space="preserve">Finally, it is worth mentioning that this work was developed in conjunction with </w:t>
      </w:r>
      <w:r w:rsidR="00861F24" w:rsidRPr="00D15FE1">
        <w:rPr>
          <w:lang w:val="en-US"/>
        </w:rPr>
        <w:t>two-degree</w:t>
      </w:r>
      <w:r w:rsidRPr="00D15FE1">
        <w:rPr>
          <w:lang w:val="en-US"/>
        </w:rPr>
        <w:t xml:space="preserve"> projects of Technology and Systems Engineering students from the Antonio José Camacho University Institution, who were in charge of the software implementation and quality testing processes, respectively.</w:t>
      </w:r>
    </w:p>
    <w:p w14:paraId="4588243C" w14:textId="223E1658" w:rsidR="00712C29" w:rsidRPr="00CF2A00" w:rsidRDefault="00712C29" w:rsidP="00D15FE1">
      <w:pPr>
        <w:rPr>
          <w:lang w:val="en-US"/>
        </w:rPr>
      </w:pPr>
      <w:r>
        <w:rPr>
          <w:b/>
          <w:lang w:val="en-US"/>
        </w:rPr>
        <w:t xml:space="preserve">Keywords: </w:t>
      </w:r>
      <w:r>
        <w:rPr>
          <w:lang w:val="en-US"/>
        </w:rPr>
        <w:t>ISO/IEC 29110, Project Management, I</w:t>
      </w:r>
      <w:r w:rsidR="00550816">
        <w:rPr>
          <w:lang w:val="en-US"/>
        </w:rPr>
        <w:t>conix</w:t>
      </w:r>
      <w:r w:rsidR="00D15FE1">
        <w:rPr>
          <w:lang w:val="en-US"/>
        </w:rPr>
        <w:t xml:space="preserve"> Methodology</w:t>
      </w:r>
      <w:r w:rsidR="001A4374">
        <w:rPr>
          <w:lang w:val="en-US"/>
        </w:rPr>
        <w:t>.</w:t>
      </w:r>
    </w:p>
    <w:p w14:paraId="4E5A70DF" w14:textId="77777777" w:rsidR="00712C29" w:rsidRPr="006C369A" w:rsidRDefault="00712C29" w:rsidP="00626F1C">
      <w:pPr>
        <w:rPr>
          <w:lang w:val="en-US"/>
        </w:rPr>
      </w:pPr>
    </w:p>
    <w:p w14:paraId="23A761D6" w14:textId="6761049D" w:rsidR="007C63B3" w:rsidRPr="00626F1C" w:rsidRDefault="007C63B3" w:rsidP="00626F1C">
      <w:pPr>
        <w:rPr>
          <w:rFonts w:cs="Times New Roman"/>
          <w:bCs/>
          <w:szCs w:val="24"/>
          <w:lang w:val="en-US"/>
        </w:rPr>
      </w:pPr>
    </w:p>
    <w:p w14:paraId="0FFAEBE1" w14:textId="2837DF58" w:rsidR="007C63B3" w:rsidRPr="00626F1C" w:rsidRDefault="007C63B3" w:rsidP="00473B2D">
      <w:pPr>
        <w:jc w:val="center"/>
        <w:rPr>
          <w:rFonts w:cs="Times New Roman"/>
          <w:bCs/>
          <w:szCs w:val="24"/>
          <w:lang w:val="en-US"/>
        </w:rPr>
      </w:pPr>
    </w:p>
    <w:p w14:paraId="02800D30" w14:textId="0586923A" w:rsidR="007C63B3" w:rsidRPr="00626F1C" w:rsidRDefault="007C63B3" w:rsidP="00473B2D">
      <w:pPr>
        <w:jc w:val="center"/>
        <w:rPr>
          <w:rFonts w:cs="Times New Roman"/>
          <w:bCs/>
          <w:szCs w:val="24"/>
          <w:lang w:val="en-US"/>
        </w:rPr>
      </w:pPr>
    </w:p>
    <w:p w14:paraId="16A47FDC" w14:textId="3FC9DBA7" w:rsidR="007C63B3" w:rsidRPr="00626F1C" w:rsidRDefault="007C63B3" w:rsidP="00473B2D">
      <w:pPr>
        <w:jc w:val="center"/>
        <w:rPr>
          <w:rFonts w:cs="Times New Roman"/>
          <w:bCs/>
          <w:szCs w:val="24"/>
          <w:lang w:val="en-US"/>
        </w:rPr>
      </w:pPr>
    </w:p>
    <w:p w14:paraId="3DFC5DDD" w14:textId="15A9AE52" w:rsidR="007C63B3" w:rsidRPr="00626F1C" w:rsidRDefault="007C63B3" w:rsidP="00473B2D">
      <w:pPr>
        <w:jc w:val="center"/>
        <w:rPr>
          <w:rFonts w:cs="Times New Roman"/>
          <w:bCs/>
          <w:szCs w:val="24"/>
          <w:lang w:val="en-US"/>
        </w:rPr>
      </w:pPr>
    </w:p>
    <w:p w14:paraId="29913AC2" w14:textId="4387FC71" w:rsidR="007C63B3" w:rsidRPr="00626F1C" w:rsidRDefault="007C63B3" w:rsidP="00473B2D">
      <w:pPr>
        <w:jc w:val="center"/>
        <w:rPr>
          <w:rFonts w:cs="Times New Roman"/>
          <w:bCs/>
          <w:szCs w:val="24"/>
          <w:lang w:val="en-US"/>
        </w:rPr>
      </w:pPr>
    </w:p>
    <w:p w14:paraId="70193307" w14:textId="77777777" w:rsidR="00B76C63" w:rsidRPr="00626F1C" w:rsidRDefault="00B76C63" w:rsidP="007E122D">
      <w:pPr>
        <w:ind w:firstLine="0"/>
        <w:rPr>
          <w:rFonts w:cs="Times New Roman"/>
          <w:bCs/>
          <w:szCs w:val="24"/>
          <w:lang w:val="en-US"/>
        </w:rPr>
      </w:pPr>
    </w:p>
    <w:sdt>
      <w:sdtPr>
        <w:rPr>
          <w:lang w:val="es-ES"/>
        </w:rPr>
        <w:id w:val="-1607812689"/>
        <w:docPartObj>
          <w:docPartGallery w:val="Table of Contents"/>
          <w:docPartUnique/>
        </w:docPartObj>
      </w:sdtPr>
      <w:sdtEndPr>
        <w:rPr>
          <w:b/>
          <w:bCs/>
        </w:rPr>
      </w:sdtEndPr>
      <w:sdtContent>
        <w:p w14:paraId="3EF24140" w14:textId="129C7593" w:rsidR="00127F3D" w:rsidRPr="00635483" w:rsidRDefault="00635483" w:rsidP="00E972B8">
          <w:pPr>
            <w:jc w:val="center"/>
            <w:rPr>
              <w:rFonts w:cs="Times New Roman"/>
              <w:b/>
            </w:rPr>
          </w:pPr>
          <w:r>
            <w:rPr>
              <w:rFonts w:cs="Times New Roman"/>
              <w:b/>
            </w:rPr>
            <w:t>Tabla de contenido</w:t>
          </w:r>
        </w:p>
        <w:p w14:paraId="0C74105F" w14:textId="245DB695" w:rsidR="00E972B8" w:rsidRDefault="00E17CC1" w:rsidP="00E972B8">
          <w:pPr>
            <w:pStyle w:val="TDC1"/>
            <w:spacing w:line="480" w:lineRule="auto"/>
            <w:rPr>
              <w:rFonts w:asciiTheme="minorHAnsi" w:eastAsiaTheme="minorEastAsia" w:hAnsiTheme="minorHAnsi"/>
              <w:noProof/>
              <w:sz w:val="22"/>
              <w:lang w:eastAsia="es-CO"/>
            </w:rPr>
          </w:pPr>
          <w:r>
            <w:fldChar w:fldCharType="begin"/>
          </w:r>
          <w:r>
            <w:instrText xml:space="preserve"> TOC \o "1-4" \h \z \u </w:instrText>
          </w:r>
          <w:r>
            <w:fldChar w:fldCharType="separate"/>
          </w:r>
          <w:hyperlink w:anchor="_Toc47024545" w:history="1">
            <w:r w:rsidR="00E972B8" w:rsidRPr="008716A1">
              <w:rPr>
                <w:rStyle w:val="Hipervnculo"/>
                <w:noProof/>
              </w:rPr>
              <w:t>Introducción</w:t>
            </w:r>
            <w:r w:rsidR="00E972B8">
              <w:rPr>
                <w:noProof/>
                <w:webHidden/>
              </w:rPr>
              <w:tab/>
            </w:r>
            <w:r w:rsidR="00E972B8">
              <w:rPr>
                <w:noProof/>
                <w:webHidden/>
              </w:rPr>
              <w:fldChar w:fldCharType="begin"/>
            </w:r>
            <w:r w:rsidR="00E972B8">
              <w:rPr>
                <w:noProof/>
                <w:webHidden/>
              </w:rPr>
              <w:instrText xml:space="preserve"> PAGEREF _Toc47024545 \h </w:instrText>
            </w:r>
            <w:r w:rsidR="00E972B8">
              <w:rPr>
                <w:noProof/>
                <w:webHidden/>
              </w:rPr>
            </w:r>
            <w:r w:rsidR="00E972B8">
              <w:rPr>
                <w:noProof/>
                <w:webHidden/>
              </w:rPr>
              <w:fldChar w:fldCharType="separate"/>
            </w:r>
            <w:r w:rsidR="00E972B8">
              <w:rPr>
                <w:noProof/>
                <w:webHidden/>
              </w:rPr>
              <w:t>1</w:t>
            </w:r>
            <w:r w:rsidR="00E972B8">
              <w:rPr>
                <w:noProof/>
                <w:webHidden/>
              </w:rPr>
              <w:fldChar w:fldCharType="end"/>
            </w:r>
          </w:hyperlink>
        </w:p>
        <w:p w14:paraId="5BA4D03F" w14:textId="5CCCBA75" w:rsidR="00E972B8" w:rsidRDefault="00E972B8" w:rsidP="00E972B8">
          <w:pPr>
            <w:pStyle w:val="TDC1"/>
            <w:spacing w:line="480" w:lineRule="auto"/>
            <w:rPr>
              <w:rFonts w:asciiTheme="minorHAnsi" w:eastAsiaTheme="minorEastAsia" w:hAnsiTheme="minorHAnsi"/>
              <w:noProof/>
              <w:sz w:val="22"/>
              <w:lang w:eastAsia="es-CO"/>
            </w:rPr>
          </w:pPr>
          <w:hyperlink w:anchor="_Toc47024546" w:history="1">
            <w:r w:rsidRPr="008716A1">
              <w:rPr>
                <w:rStyle w:val="Hipervnculo"/>
                <w:noProof/>
              </w:rPr>
              <w:t>1. Planteamiento del problema</w:t>
            </w:r>
            <w:r>
              <w:rPr>
                <w:noProof/>
                <w:webHidden/>
              </w:rPr>
              <w:tab/>
            </w:r>
            <w:r>
              <w:rPr>
                <w:noProof/>
                <w:webHidden/>
              </w:rPr>
              <w:fldChar w:fldCharType="begin"/>
            </w:r>
            <w:r>
              <w:rPr>
                <w:noProof/>
                <w:webHidden/>
              </w:rPr>
              <w:instrText xml:space="preserve"> PAGEREF _Toc47024546 \h </w:instrText>
            </w:r>
            <w:r>
              <w:rPr>
                <w:noProof/>
                <w:webHidden/>
              </w:rPr>
            </w:r>
            <w:r>
              <w:rPr>
                <w:noProof/>
                <w:webHidden/>
              </w:rPr>
              <w:fldChar w:fldCharType="separate"/>
            </w:r>
            <w:r>
              <w:rPr>
                <w:noProof/>
                <w:webHidden/>
              </w:rPr>
              <w:t>5</w:t>
            </w:r>
            <w:r>
              <w:rPr>
                <w:noProof/>
                <w:webHidden/>
              </w:rPr>
              <w:fldChar w:fldCharType="end"/>
            </w:r>
          </w:hyperlink>
        </w:p>
        <w:p w14:paraId="5CD5E284" w14:textId="251C9C3C" w:rsidR="00E972B8" w:rsidRDefault="00E972B8" w:rsidP="00E972B8">
          <w:pPr>
            <w:pStyle w:val="TDC1"/>
            <w:spacing w:line="480" w:lineRule="auto"/>
            <w:rPr>
              <w:rFonts w:asciiTheme="minorHAnsi" w:eastAsiaTheme="minorEastAsia" w:hAnsiTheme="minorHAnsi"/>
              <w:noProof/>
              <w:sz w:val="22"/>
              <w:lang w:eastAsia="es-CO"/>
            </w:rPr>
          </w:pPr>
          <w:hyperlink w:anchor="_Toc47024547" w:history="1">
            <w:r w:rsidRPr="008716A1">
              <w:rPr>
                <w:rStyle w:val="Hipervnculo"/>
                <w:noProof/>
              </w:rPr>
              <w:t>2. Problema de investigación</w:t>
            </w:r>
            <w:r>
              <w:rPr>
                <w:noProof/>
                <w:webHidden/>
              </w:rPr>
              <w:tab/>
            </w:r>
            <w:r>
              <w:rPr>
                <w:noProof/>
                <w:webHidden/>
              </w:rPr>
              <w:fldChar w:fldCharType="begin"/>
            </w:r>
            <w:r>
              <w:rPr>
                <w:noProof/>
                <w:webHidden/>
              </w:rPr>
              <w:instrText xml:space="preserve"> PAGEREF _Toc47024547 \h </w:instrText>
            </w:r>
            <w:r>
              <w:rPr>
                <w:noProof/>
                <w:webHidden/>
              </w:rPr>
            </w:r>
            <w:r>
              <w:rPr>
                <w:noProof/>
                <w:webHidden/>
              </w:rPr>
              <w:fldChar w:fldCharType="separate"/>
            </w:r>
            <w:r>
              <w:rPr>
                <w:noProof/>
                <w:webHidden/>
              </w:rPr>
              <w:t>8</w:t>
            </w:r>
            <w:r>
              <w:rPr>
                <w:noProof/>
                <w:webHidden/>
              </w:rPr>
              <w:fldChar w:fldCharType="end"/>
            </w:r>
          </w:hyperlink>
        </w:p>
        <w:p w14:paraId="145FD5CC" w14:textId="453CE066" w:rsidR="00E972B8" w:rsidRDefault="00E972B8" w:rsidP="00E972B8">
          <w:pPr>
            <w:pStyle w:val="TDC2"/>
            <w:tabs>
              <w:tab w:val="right" w:leader="dot" w:pos="9350"/>
            </w:tabs>
            <w:rPr>
              <w:rFonts w:asciiTheme="minorHAnsi" w:eastAsiaTheme="minorEastAsia" w:hAnsiTheme="minorHAnsi"/>
              <w:noProof/>
              <w:sz w:val="22"/>
              <w:lang w:eastAsia="es-CO"/>
            </w:rPr>
          </w:pPr>
          <w:hyperlink w:anchor="_Toc47024548" w:history="1">
            <w:r w:rsidRPr="008716A1">
              <w:rPr>
                <w:rStyle w:val="Hipervnculo"/>
                <w:noProof/>
              </w:rPr>
              <w:t>2.1 Formulación del problema</w:t>
            </w:r>
            <w:r>
              <w:rPr>
                <w:noProof/>
                <w:webHidden/>
              </w:rPr>
              <w:tab/>
            </w:r>
            <w:r>
              <w:rPr>
                <w:noProof/>
                <w:webHidden/>
              </w:rPr>
              <w:fldChar w:fldCharType="begin"/>
            </w:r>
            <w:r>
              <w:rPr>
                <w:noProof/>
                <w:webHidden/>
              </w:rPr>
              <w:instrText xml:space="preserve"> PAGEREF _Toc47024548 \h </w:instrText>
            </w:r>
            <w:r>
              <w:rPr>
                <w:noProof/>
                <w:webHidden/>
              </w:rPr>
            </w:r>
            <w:r>
              <w:rPr>
                <w:noProof/>
                <w:webHidden/>
              </w:rPr>
              <w:fldChar w:fldCharType="separate"/>
            </w:r>
            <w:r>
              <w:rPr>
                <w:noProof/>
                <w:webHidden/>
              </w:rPr>
              <w:t>8</w:t>
            </w:r>
            <w:r>
              <w:rPr>
                <w:noProof/>
                <w:webHidden/>
              </w:rPr>
              <w:fldChar w:fldCharType="end"/>
            </w:r>
          </w:hyperlink>
        </w:p>
        <w:p w14:paraId="3B999F8B" w14:textId="22E9DCFD" w:rsidR="00E972B8" w:rsidRDefault="00E972B8" w:rsidP="00E972B8">
          <w:pPr>
            <w:pStyle w:val="TDC2"/>
            <w:tabs>
              <w:tab w:val="right" w:leader="dot" w:pos="9350"/>
            </w:tabs>
            <w:rPr>
              <w:rFonts w:asciiTheme="minorHAnsi" w:eastAsiaTheme="minorEastAsia" w:hAnsiTheme="minorHAnsi"/>
              <w:noProof/>
              <w:sz w:val="22"/>
              <w:lang w:eastAsia="es-CO"/>
            </w:rPr>
          </w:pPr>
          <w:hyperlink w:anchor="_Toc47024549" w:history="1">
            <w:r w:rsidRPr="008716A1">
              <w:rPr>
                <w:rStyle w:val="Hipervnculo"/>
                <w:noProof/>
              </w:rPr>
              <w:t>2.2 Sistematización del problema</w:t>
            </w:r>
            <w:r>
              <w:rPr>
                <w:noProof/>
                <w:webHidden/>
              </w:rPr>
              <w:tab/>
            </w:r>
            <w:r>
              <w:rPr>
                <w:noProof/>
                <w:webHidden/>
              </w:rPr>
              <w:fldChar w:fldCharType="begin"/>
            </w:r>
            <w:r>
              <w:rPr>
                <w:noProof/>
                <w:webHidden/>
              </w:rPr>
              <w:instrText xml:space="preserve"> PAGEREF _Toc47024549 \h </w:instrText>
            </w:r>
            <w:r>
              <w:rPr>
                <w:noProof/>
                <w:webHidden/>
              </w:rPr>
            </w:r>
            <w:r>
              <w:rPr>
                <w:noProof/>
                <w:webHidden/>
              </w:rPr>
              <w:fldChar w:fldCharType="separate"/>
            </w:r>
            <w:r>
              <w:rPr>
                <w:noProof/>
                <w:webHidden/>
              </w:rPr>
              <w:t>8</w:t>
            </w:r>
            <w:r>
              <w:rPr>
                <w:noProof/>
                <w:webHidden/>
              </w:rPr>
              <w:fldChar w:fldCharType="end"/>
            </w:r>
          </w:hyperlink>
        </w:p>
        <w:p w14:paraId="0F8A6653" w14:textId="64846004" w:rsidR="00E972B8" w:rsidRDefault="00E972B8" w:rsidP="00E972B8">
          <w:pPr>
            <w:pStyle w:val="TDC1"/>
            <w:spacing w:line="480" w:lineRule="auto"/>
            <w:rPr>
              <w:rFonts w:asciiTheme="minorHAnsi" w:eastAsiaTheme="minorEastAsia" w:hAnsiTheme="minorHAnsi"/>
              <w:noProof/>
              <w:sz w:val="22"/>
              <w:lang w:eastAsia="es-CO"/>
            </w:rPr>
          </w:pPr>
          <w:hyperlink w:anchor="_Toc47024550" w:history="1">
            <w:r w:rsidRPr="008716A1">
              <w:rPr>
                <w:rStyle w:val="Hipervnculo"/>
                <w:noProof/>
              </w:rPr>
              <w:t>3. Objetivos</w:t>
            </w:r>
            <w:r>
              <w:rPr>
                <w:noProof/>
                <w:webHidden/>
              </w:rPr>
              <w:tab/>
            </w:r>
            <w:r>
              <w:rPr>
                <w:noProof/>
                <w:webHidden/>
              </w:rPr>
              <w:fldChar w:fldCharType="begin"/>
            </w:r>
            <w:r>
              <w:rPr>
                <w:noProof/>
                <w:webHidden/>
              </w:rPr>
              <w:instrText xml:space="preserve"> PAGEREF _Toc47024550 \h </w:instrText>
            </w:r>
            <w:r>
              <w:rPr>
                <w:noProof/>
                <w:webHidden/>
              </w:rPr>
            </w:r>
            <w:r>
              <w:rPr>
                <w:noProof/>
                <w:webHidden/>
              </w:rPr>
              <w:fldChar w:fldCharType="separate"/>
            </w:r>
            <w:r>
              <w:rPr>
                <w:noProof/>
                <w:webHidden/>
              </w:rPr>
              <w:t>9</w:t>
            </w:r>
            <w:r>
              <w:rPr>
                <w:noProof/>
                <w:webHidden/>
              </w:rPr>
              <w:fldChar w:fldCharType="end"/>
            </w:r>
          </w:hyperlink>
        </w:p>
        <w:p w14:paraId="4B8434ED" w14:textId="59853FAC" w:rsidR="00E972B8" w:rsidRDefault="00E972B8" w:rsidP="00E972B8">
          <w:pPr>
            <w:pStyle w:val="TDC2"/>
            <w:tabs>
              <w:tab w:val="right" w:leader="dot" w:pos="9350"/>
            </w:tabs>
            <w:rPr>
              <w:rFonts w:asciiTheme="minorHAnsi" w:eastAsiaTheme="minorEastAsia" w:hAnsiTheme="minorHAnsi"/>
              <w:noProof/>
              <w:sz w:val="22"/>
              <w:lang w:eastAsia="es-CO"/>
            </w:rPr>
          </w:pPr>
          <w:hyperlink w:anchor="_Toc47024551" w:history="1">
            <w:r w:rsidRPr="008716A1">
              <w:rPr>
                <w:rStyle w:val="Hipervnculo"/>
                <w:noProof/>
              </w:rPr>
              <w:t>3.1 Objetivo general</w:t>
            </w:r>
            <w:r>
              <w:rPr>
                <w:noProof/>
                <w:webHidden/>
              </w:rPr>
              <w:tab/>
            </w:r>
            <w:r>
              <w:rPr>
                <w:noProof/>
                <w:webHidden/>
              </w:rPr>
              <w:fldChar w:fldCharType="begin"/>
            </w:r>
            <w:r>
              <w:rPr>
                <w:noProof/>
                <w:webHidden/>
              </w:rPr>
              <w:instrText xml:space="preserve"> PAGEREF _Toc47024551 \h </w:instrText>
            </w:r>
            <w:r>
              <w:rPr>
                <w:noProof/>
                <w:webHidden/>
              </w:rPr>
            </w:r>
            <w:r>
              <w:rPr>
                <w:noProof/>
                <w:webHidden/>
              </w:rPr>
              <w:fldChar w:fldCharType="separate"/>
            </w:r>
            <w:r>
              <w:rPr>
                <w:noProof/>
                <w:webHidden/>
              </w:rPr>
              <w:t>9</w:t>
            </w:r>
            <w:r>
              <w:rPr>
                <w:noProof/>
                <w:webHidden/>
              </w:rPr>
              <w:fldChar w:fldCharType="end"/>
            </w:r>
          </w:hyperlink>
        </w:p>
        <w:p w14:paraId="29EF3979" w14:textId="6EF2CACB" w:rsidR="00E972B8" w:rsidRDefault="00E972B8" w:rsidP="00E972B8">
          <w:pPr>
            <w:pStyle w:val="TDC2"/>
            <w:tabs>
              <w:tab w:val="right" w:leader="dot" w:pos="9350"/>
            </w:tabs>
            <w:rPr>
              <w:rFonts w:asciiTheme="minorHAnsi" w:eastAsiaTheme="minorEastAsia" w:hAnsiTheme="minorHAnsi"/>
              <w:noProof/>
              <w:sz w:val="22"/>
              <w:lang w:eastAsia="es-CO"/>
            </w:rPr>
          </w:pPr>
          <w:hyperlink w:anchor="_Toc47024552" w:history="1">
            <w:r w:rsidRPr="008716A1">
              <w:rPr>
                <w:rStyle w:val="Hipervnculo"/>
                <w:noProof/>
              </w:rPr>
              <w:t>3.2 Objetivos específicos</w:t>
            </w:r>
            <w:r>
              <w:rPr>
                <w:noProof/>
                <w:webHidden/>
              </w:rPr>
              <w:tab/>
            </w:r>
            <w:r>
              <w:rPr>
                <w:noProof/>
                <w:webHidden/>
              </w:rPr>
              <w:fldChar w:fldCharType="begin"/>
            </w:r>
            <w:r>
              <w:rPr>
                <w:noProof/>
                <w:webHidden/>
              </w:rPr>
              <w:instrText xml:space="preserve"> PAGEREF _Toc47024552 \h </w:instrText>
            </w:r>
            <w:r>
              <w:rPr>
                <w:noProof/>
                <w:webHidden/>
              </w:rPr>
            </w:r>
            <w:r>
              <w:rPr>
                <w:noProof/>
                <w:webHidden/>
              </w:rPr>
              <w:fldChar w:fldCharType="separate"/>
            </w:r>
            <w:r>
              <w:rPr>
                <w:noProof/>
                <w:webHidden/>
              </w:rPr>
              <w:t>9</w:t>
            </w:r>
            <w:r>
              <w:rPr>
                <w:noProof/>
                <w:webHidden/>
              </w:rPr>
              <w:fldChar w:fldCharType="end"/>
            </w:r>
          </w:hyperlink>
        </w:p>
        <w:p w14:paraId="597C9479" w14:textId="32E0BF32" w:rsidR="00E972B8" w:rsidRDefault="00E972B8" w:rsidP="00E972B8">
          <w:pPr>
            <w:pStyle w:val="TDC1"/>
            <w:spacing w:line="480" w:lineRule="auto"/>
            <w:rPr>
              <w:rFonts w:asciiTheme="minorHAnsi" w:eastAsiaTheme="minorEastAsia" w:hAnsiTheme="minorHAnsi"/>
              <w:noProof/>
              <w:sz w:val="22"/>
              <w:lang w:eastAsia="es-CO"/>
            </w:rPr>
          </w:pPr>
          <w:hyperlink w:anchor="_Toc47024553" w:history="1">
            <w:r w:rsidRPr="008716A1">
              <w:rPr>
                <w:rStyle w:val="Hipervnculo"/>
                <w:noProof/>
              </w:rPr>
              <w:t>4. Justificación</w:t>
            </w:r>
            <w:r>
              <w:rPr>
                <w:noProof/>
                <w:webHidden/>
              </w:rPr>
              <w:tab/>
            </w:r>
            <w:r>
              <w:rPr>
                <w:noProof/>
                <w:webHidden/>
              </w:rPr>
              <w:fldChar w:fldCharType="begin"/>
            </w:r>
            <w:r>
              <w:rPr>
                <w:noProof/>
                <w:webHidden/>
              </w:rPr>
              <w:instrText xml:space="preserve"> PAGEREF _Toc47024553 \h </w:instrText>
            </w:r>
            <w:r>
              <w:rPr>
                <w:noProof/>
                <w:webHidden/>
              </w:rPr>
            </w:r>
            <w:r>
              <w:rPr>
                <w:noProof/>
                <w:webHidden/>
              </w:rPr>
              <w:fldChar w:fldCharType="separate"/>
            </w:r>
            <w:r>
              <w:rPr>
                <w:noProof/>
                <w:webHidden/>
              </w:rPr>
              <w:t>10</w:t>
            </w:r>
            <w:r>
              <w:rPr>
                <w:noProof/>
                <w:webHidden/>
              </w:rPr>
              <w:fldChar w:fldCharType="end"/>
            </w:r>
          </w:hyperlink>
        </w:p>
        <w:p w14:paraId="1B58C4AB" w14:textId="78225086" w:rsidR="00E972B8" w:rsidRDefault="00E972B8" w:rsidP="00E972B8">
          <w:pPr>
            <w:pStyle w:val="TDC1"/>
            <w:spacing w:line="480" w:lineRule="auto"/>
            <w:rPr>
              <w:rFonts w:asciiTheme="minorHAnsi" w:eastAsiaTheme="minorEastAsia" w:hAnsiTheme="minorHAnsi"/>
              <w:noProof/>
              <w:sz w:val="22"/>
              <w:lang w:eastAsia="es-CO"/>
            </w:rPr>
          </w:pPr>
          <w:hyperlink w:anchor="_Toc47024554" w:history="1">
            <w:r w:rsidRPr="008716A1">
              <w:rPr>
                <w:rStyle w:val="Hipervnculo"/>
                <w:noProof/>
              </w:rPr>
              <w:t>5. Marco de referencia</w:t>
            </w:r>
            <w:r>
              <w:rPr>
                <w:noProof/>
                <w:webHidden/>
              </w:rPr>
              <w:tab/>
            </w:r>
            <w:r>
              <w:rPr>
                <w:noProof/>
                <w:webHidden/>
              </w:rPr>
              <w:fldChar w:fldCharType="begin"/>
            </w:r>
            <w:r>
              <w:rPr>
                <w:noProof/>
                <w:webHidden/>
              </w:rPr>
              <w:instrText xml:space="preserve"> PAGEREF _Toc47024554 \h </w:instrText>
            </w:r>
            <w:r>
              <w:rPr>
                <w:noProof/>
                <w:webHidden/>
              </w:rPr>
            </w:r>
            <w:r>
              <w:rPr>
                <w:noProof/>
                <w:webHidden/>
              </w:rPr>
              <w:fldChar w:fldCharType="separate"/>
            </w:r>
            <w:r>
              <w:rPr>
                <w:noProof/>
                <w:webHidden/>
              </w:rPr>
              <w:t>12</w:t>
            </w:r>
            <w:r>
              <w:rPr>
                <w:noProof/>
                <w:webHidden/>
              </w:rPr>
              <w:fldChar w:fldCharType="end"/>
            </w:r>
          </w:hyperlink>
        </w:p>
        <w:p w14:paraId="377D9E60" w14:textId="0CC72E49" w:rsidR="00E972B8" w:rsidRDefault="00E972B8" w:rsidP="00E972B8">
          <w:pPr>
            <w:pStyle w:val="TDC2"/>
            <w:tabs>
              <w:tab w:val="right" w:leader="dot" w:pos="9350"/>
            </w:tabs>
            <w:rPr>
              <w:rFonts w:asciiTheme="minorHAnsi" w:eastAsiaTheme="minorEastAsia" w:hAnsiTheme="minorHAnsi"/>
              <w:noProof/>
              <w:sz w:val="22"/>
              <w:lang w:eastAsia="es-CO"/>
            </w:rPr>
          </w:pPr>
          <w:hyperlink w:anchor="_Toc47024555" w:history="1">
            <w:r w:rsidRPr="008716A1">
              <w:rPr>
                <w:rStyle w:val="Hipervnculo"/>
                <w:noProof/>
              </w:rPr>
              <w:t>5.1 Antecedentes</w:t>
            </w:r>
            <w:r>
              <w:rPr>
                <w:noProof/>
                <w:webHidden/>
              </w:rPr>
              <w:tab/>
            </w:r>
            <w:r>
              <w:rPr>
                <w:noProof/>
                <w:webHidden/>
              </w:rPr>
              <w:fldChar w:fldCharType="begin"/>
            </w:r>
            <w:r>
              <w:rPr>
                <w:noProof/>
                <w:webHidden/>
              </w:rPr>
              <w:instrText xml:space="preserve"> PAGEREF _Toc47024555 \h </w:instrText>
            </w:r>
            <w:r>
              <w:rPr>
                <w:noProof/>
                <w:webHidden/>
              </w:rPr>
            </w:r>
            <w:r>
              <w:rPr>
                <w:noProof/>
                <w:webHidden/>
              </w:rPr>
              <w:fldChar w:fldCharType="separate"/>
            </w:r>
            <w:r>
              <w:rPr>
                <w:noProof/>
                <w:webHidden/>
              </w:rPr>
              <w:t>12</w:t>
            </w:r>
            <w:r>
              <w:rPr>
                <w:noProof/>
                <w:webHidden/>
              </w:rPr>
              <w:fldChar w:fldCharType="end"/>
            </w:r>
          </w:hyperlink>
        </w:p>
        <w:p w14:paraId="6931A2F0" w14:textId="2F603880" w:rsidR="00E972B8" w:rsidRDefault="00E972B8" w:rsidP="00E972B8">
          <w:pPr>
            <w:pStyle w:val="TDC2"/>
            <w:tabs>
              <w:tab w:val="right" w:leader="dot" w:pos="9350"/>
            </w:tabs>
            <w:rPr>
              <w:rFonts w:asciiTheme="minorHAnsi" w:eastAsiaTheme="minorEastAsia" w:hAnsiTheme="minorHAnsi"/>
              <w:noProof/>
              <w:sz w:val="22"/>
              <w:lang w:eastAsia="es-CO"/>
            </w:rPr>
          </w:pPr>
          <w:hyperlink w:anchor="_Toc47024556" w:history="1">
            <w:r w:rsidRPr="008716A1">
              <w:rPr>
                <w:rStyle w:val="Hipervnculo"/>
                <w:noProof/>
              </w:rPr>
              <w:t>5.2 Marco conceptual</w:t>
            </w:r>
            <w:r>
              <w:rPr>
                <w:noProof/>
                <w:webHidden/>
              </w:rPr>
              <w:tab/>
            </w:r>
            <w:r>
              <w:rPr>
                <w:noProof/>
                <w:webHidden/>
              </w:rPr>
              <w:fldChar w:fldCharType="begin"/>
            </w:r>
            <w:r>
              <w:rPr>
                <w:noProof/>
                <w:webHidden/>
              </w:rPr>
              <w:instrText xml:space="preserve"> PAGEREF _Toc47024556 \h </w:instrText>
            </w:r>
            <w:r>
              <w:rPr>
                <w:noProof/>
                <w:webHidden/>
              </w:rPr>
            </w:r>
            <w:r>
              <w:rPr>
                <w:noProof/>
                <w:webHidden/>
              </w:rPr>
              <w:fldChar w:fldCharType="separate"/>
            </w:r>
            <w:r>
              <w:rPr>
                <w:noProof/>
                <w:webHidden/>
              </w:rPr>
              <w:t>14</w:t>
            </w:r>
            <w:r>
              <w:rPr>
                <w:noProof/>
                <w:webHidden/>
              </w:rPr>
              <w:fldChar w:fldCharType="end"/>
            </w:r>
          </w:hyperlink>
        </w:p>
        <w:p w14:paraId="3044B7C4" w14:textId="598CCC9D"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57" w:history="1">
            <w:r w:rsidRPr="008716A1">
              <w:rPr>
                <w:rStyle w:val="Hipervnculo"/>
                <w:noProof/>
              </w:rPr>
              <w:t>5.2.1 Proceso de software</w:t>
            </w:r>
            <w:r>
              <w:rPr>
                <w:noProof/>
                <w:webHidden/>
              </w:rPr>
              <w:tab/>
            </w:r>
            <w:r>
              <w:rPr>
                <w:noProof/>
                <w:webHidden/>
              </w:rPr>
              <w:fldChar w:fldCharType="begin"/>
            </w:r>
            <w:r>
              <w:rPr>
                <w:noProof/>
                <w:webHidden/>
              </w:rPr>
              <w:instrText xml:space="preserve"> PAGEREF _Toc47024557 \h </w:instrText>
            </w:r>
            <w:r>
              <w:rPr>
                <w:noProof/>
                <w:webHidden/>
              </w:rPr>
            </w:r>
            <w:r>
              <w:rPr>
                <w:noProof/>
                <w:webHidden/>
              </w:rPr>
              <w:fldChar w:fldCharType="separate"/>
            </w:r>
            <w:r>
              <w:rPr>
                <w:noProof/>
                <w:webHidden/>
              </w:rPr>
              <w:t>14</w:t>
            </w:r>
            <w:r>
              <w:rPr>
                <w:noProof/>
                <w:webHidden/>
              </w:rPr>
              <w:fldChar w:fldCharType="end"/>
            </w:r>
          </w:hyperlink>
        </w:p>
        <w:p w14:paraId="574AA73A" w14:textId="22A1E814"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58" w:history="1">
            <w:r w:rsidRPr="008716A1">
              <w:rPr>
                <w:rStyle w:val="Hipervnculo"/>
                <w:noProof/>
              </w:rPr>
              <w:t>5.2.2</w:t>
            </w:r>
            <w:r w:rsidRPr="008716A1">
              <w:rPr>
                <w:rStyle w:val="Hipervnculo"/>
                <w:bCs/>
                <w:noProof/>
              </w:rPr>
              <w:t xml:space="preserve"> Metodología de desarrollo de software</w:t>
            </w:r>
            <w:r>
              <w:rPr>
                <w:noProof/>
                <w:webHidden/>
              </w:rPr>
              <w:tab/>
            </w:r>
            <w:r>
              <w:rPr>
                <w:noProof/>
                <w:webHidden/>
              </w:rPr>
              <w:fldChar w:fldCharType="begin"/>
            </w:r>
            <w:r>
              <w:rPr>
                <w:noProof/>
                <w:webHidden/>
              </w:rPr>
              <w:instrText xml:space="preserve"> PAGEREF _Toc47024558 \h </w:instrText>
            </w:r>
            <w:r>
              <w:rPr>
                <w:noProof/>
                <w:webHidden/>
              </w:rPr>
            </w:r>
            <w:r>
              <w:rPr>
                <w:noProof/>
                <w:webHidden/>
              </w:rPr>
              <w:fldChar w:fldCharType="separate"/>
            </w:r>
            <w:r>
              <w:rPr>
                <w:noProof/>
                <w:webHidden/>
              </w:rPr>
              <w:t>15</w:t>
            </w:r>
            <w:r>
              <w:rPr>
                <w:noProof/>
                <w:webHidden/>
              </w:rPr>
              <w:fldChar w:fldCharType="end"/>
            </w:r>
          </w:hyperlink>
        </w:p>
        <w:p w14:paraId="65FE51C8" w14:textId="09E18B3F"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59" w:history="1">
            <w:r w:rsidRPr="008716A1">
              <w:rPr>
                <w:rStyle w:val="Hipervnculo"/>
                <w:bCs/>
                <w:noProof/>
              </w:rPr>
              <w:t>5.2.3 Lenguaje Unificado de Modelado (Unified Modeling Language (UML))</w:t>
            </w:r>
            <w:r>
              <w:rPr>
                <w:noProof/>
                <w:webHidden/>
              </w:rPr>
              <w:tab/>
            </w:r>
            <w:r>
              <w:rPr>
                <w:noProof/>
                <w:webHidden/>
              </w:rPr>
              <w:fldChar w:fldCharType="begin"/>
            </w:r>
            <w:r>
              <w:rPr>
                <w:noProof/>
                <w:webHidden/>
              </w:rPr>
              <w:instrText xml:space="preserve"> PAGEREF _Toc47024559 \h </w:instrText>
            </w:r>
            <w:r>
              <w:rPr>
                <w:noProof/>
                <w:webHidden/>
              </w:rPr>
            </w:r>
            <w:r>
              <w:rPr>
                <w:noProof/>
                <w:webHidden/>
              </w:rPr>
              <w:fldChar w:fldCharType="separate"/>
            </w:r>
            <w:r>
              <w:rPr>
                <w:noProof/>
                <w:webHidden/>
              </w:rPr>
              <w:t>15</w:t>
            </w:r>
            <w:r>
              <w:rPr>
                <w:noProof/>
                <w:webHidden/>
              </w:rPr>
              <w:fldChar w:fldCharType="end"/>
            </w:r>
          </w:hyperlink>
        </w:p>
        <w:p w14:paraId="68944D34" w14:textId="16704CBB"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60" w:history="1">
            <w:r w:rsidRPr="008716A1">
              <w:rPr>
                <w:rStyle w:val="Hipervnculo"/>
                <w:noProof/>
              </w:rPr>
              <w:t>5.2.4</w:t>
            </w:r>
            <w:r w:rsidRPr="008716A1">
              <w:rPr>
                <w:rStyle w:val="Hipervnculo"/>
                <w:bCs/>
                <w:noProof/>
              </w:rPr>
              <w:t xml:space="preserve"> Calidad de software</w:t>
            </w:r>
            <w:r>
              <w:rPr>
                <w:noProof/>
                <w:webHidden/>
              </w:rPr>
              <w:tab/>
            </w:r>
            <w:r>
              <w:rPr>
                <w:noProof/>
                <w:webHidden/>
              </w:rPr>
              <w:fldChar w:fldCharType="begin"/>
            </w:r>
            <w:r>
              <w:rPr>
                <w:noProof/>
                <w:webHidden/>
              </w:rPr>
              <w:instrText xml:space="preserve"> PAGEREF _Toc47024560 \h </w:instrText>
            </w:r>
            <w:r>
              <w:rPr>
                <w:noProof/>
                <w:webHidden/>
              </w:rPr>
            </w:r>
            <w:r>
              <w:rPr>
                <w:noProof/>
                <w:webHidden/>
              </w:rPr>
              <w:fldChar w:fldCharType="separate"/>
            </w:r>
            <w:r>
              <w:rPr>
                <w:noProof/>
                <w:webHidden/>
              </w:rPr>
              <w:t>16</w:t>
            </w:r>
            <w:r>
              <w:rPr>
                <w:noProof/>
                <w:webHidden/>
              </w:rPr>
              <w:fldChar w:fldCharType="end"/>
            </w:r>
          </w:hyperlink>
        </w:p>
        <w:p w14:paraId="1C62C525" w14:textId="6D02C380"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61" w:history="1">
            <w:r w:rsidRPr="008716A1">
              <w:rPr>
                <w:rStyle w:val="Hipervnculo"/>
                <w:noProof/>
              </w:rPr>
              <w:t>5.2.5</w:t>
            </w:r>
            <w:r w:rsidRPr="008716A1">
              <w:rPr>
                <w:rStyle w:val="Hipervnculo"/>
                <w:bCs/>
                <w:noProof/>
              </w:rPr>
              <w:t xml:space="preserve"> Modelo de calidad de software</w:t>
            </w:r>
            <w:r>
              <w:rPr>
                <w:noProof/>
                <w:webHidden/>
              </w:rPr>
              <w:tab/>
            </w:r>
            <w:r>
              <w:rPr>
                <w:noProof/>
                <w:webHidden/>
              </w:rPr>
              <w:fldChar w:fldCharType="begin"/>
            </w:r>
            <w:r>
              <w:rPr>
                <w:noProof/>
                <w:webHidden/>
              </w:rPr>
              <w:instrText xml:space="preserve"> PAGEREF _Toc47024561 \h </w:instrText>
            </w:r>
            <w:r>
              <w:rPr>
                <w:noProof/>
                <w:webHidden/>
              </w:rPr>
            </w:r>
            <w:r>
              <w:rPr>
                <w:noProof/>
                <w:webHidden/>
              </w:rPr>
              <w:fldChar w:fldCharType="separate"/>
            </w:r>
            <w:r>
              <w:rPr>
                <w:noProof/>
                <w:webHidden/>
              </w:rPr>
              <w:t>16</w:t>
            </w:r>
            <w:r>
              <w:rPr>
                <w:noProof/>
                <w:webHidden/>
              </w:rPr>
              <w:fldChar w:fldCharType="end"/>
            </w:r>
          </w:hyperlink>
        </w:p>
        <w:p w14:paraId="1431DC95" w14:textId="33B932B8" w:rsidR="00E972B8" w:rsidRDefault="00E972B8" w:rsidP="00E972B8">
          <w:pPr>
            <w:pStyle w:val="TDC2"/>
            <w:tabs>
              <w:tab w:val="right" w:leader="dot" w:pos="9350"/>
            </w:tabs>
            <w:rPr>
              <w:rFonts w:asciiTheme="minorHAnsi" w:eastAsiaTheme="minorEastAsia" w:hAnsiTheme="minorHAnsi"/>
              <w:noProof/>
              <w:sz w:val="22"/>
              <w:lang w:eastAsia="es-CO"/>
            </w:rPr>
          </w:pPr>
          <w:hyperlink w:anchor="_Toc47024562" w:history="1">
            <w:r w:rsidRPr="008716A1">
              <w:rPr>
                <w:rStyle w:val="Hipervnculo"/>
                <w:noProof/>
              </w:rPr>
              <w:t>5.3 Marco teórico</w:t>
            </w:r>
            <w:r>
              <w:rPr>
                <w:noProof/>
                <w:webHidden/>
              </w:rPr>
              <w:tab/>
            </w:r>
            <w:r>
              <w:rPr>
                <w:noProof/>
                <w:webHidden/>
              </w:rPr>
              <w:fldChar w:fldCharType="begin"/>
            </w:r>
            <w:r>
              <w:rPr>
                <w:noProof/>
                <w:webHidden/>
              </w:rPr>
              <w:instrText xml:space="preserve"> PAGEREF _Toc47024562 \h </w:instrText>
            </w:r>
            <w:r>
              <w:rPr>
                <w:noProof/>
                <w:webHidden/>
              </w:rPr>
            </w:r>
            <w:r>
              <w:rPr>
                <w:noProof/>
                <w:webHidden/>
              </w:rPr>
              <w:fldChar w:fldCharType="separate"/>
            </w:r>
            <w:r>
              <w:rPr>
                <w:noProof/>
                <w:webHidden/>
              </w:rPr>
              <w:t>16</w:t>
            </w:r>
            <w:r>
              <w:rPr>
                <w:noProof/>
                <w:webHidden/>
              </w:rPr>
              <w:fldChar w:fldCharType="end"/>
            </w:r>
          </w:hyperlink>
        </w:p>
        <w:p w14:paraId="57E80630" w14:textId="2F1BAD42"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63" w:history="1">
            <w:r w:rsidRPr="008716A1">
              <w:rPr>
                <w:rStyle w:val="Hipervnculo"/>
                <w:noProof/>
              </w:rPr>
              <w:t>5.3.1 Revisión de área</w:t>
            </w:r>
            <w:r>
              <w:rPr>
                <w:noProof/>
                <w:webHidden/>
              </w:rPr>
              <w:tab/>
            </w:r>
            <w:r>
              <w:rPr>
                <w:noProof/>
                <w:webHidden/>
              </w:rPr>
              <w:fldChar w:fldCharType="begin"/>
            </w:r>
            <w:r>
              <w:rPr>
                <w:noProof/>
                <w:webHidden/>
              </w:rPr>
              <w:instrText xml:space="preserve"> PAGEREF _Toc47024563 \h </w:instrText>
            </w:r>
            <w:r>
              <w:rPr>
                <w:noProof/>
                <w:webHidden/>
              </w:rPr>
            </w:r>
            <w:r>
              <w:rPr>
                <w:noProof/>
                <w:webHidden/>
              </w:rPr>
              <w:fldChar w:fldCharType="separate"/>
            </w:r>
            <w:r>
              <w:rPr>
                <w:noProof/>
                <w:webHidden/>
              </w:rPr>
              <w:t>17</w:t>
            </w:r>
            <w:r>
              <w:rPr>
                <w:noProof/>
                <w:webHidden/>
              </w:rPr>
              <w:fldChar w:fldCharType="end"/>
            </w:r>
          </w:hyperlink>
        </w:p>
        <w:p w14:paraId="7B4232E8" w14:textId="334C78A2" w:rsidR="00E972B8" w:rsidRDefault="00E972B8" w:rsidP="00E972B8">
          <w:pPr>
            <w:pStyle w:val="TDC4"/>
            <w:tabs>
              <w:tab w:val="right" w:leader="dot" w:pos="9350"/>
            </w:tabs>
            <w:rPr>
              <w:rFonts w:asciiTheme="minorHAnsi" w:eastAsiaTheme="minorEastAsia" w:hAnsiTheme="minorHAnsi"/>
              <w:noProof/>
              <w:sz w:val="22"/>
              <w:lang w:eastAsia="es-CO"/>
            </w:rPr>
          </w:pPr>
          <w:hyperlink w:anchor="_Toc47024564" w:history="1">
            <w:r w:rsidRPr="008716A1">
              <w:rPr>
                <w:rStyle w:val="Hipervnculo"/>
                <w:noProof/>
              </w:rPr>
              <w:t>5.3.1.1 PMBOK</w:t>
            </w:r>
            <w:r>
              <w:rPr>
                <w:noProof/>
                <w:webHidden/>
              </w:rPr>
              <w:tab/>
            </w:r>
            <w:r>
              <w:rPr>
                <w:noProof/>
                <w:webHidden/>
              </w:rPr>
              <w:fldChar w:fldCharType="begin"/>
            </w:r>
            <w:r>
              <w:rPr>
                <w:noProof/>
                <w:webHidden/>
              </w:rPr>
              <w:instrText xml:space="preserve"> PAGEREF _Toc47024564 \h </w:instrText>
            </w:r>
            <w:r>
              <w:rPr>
                <w:noProof/>
                <w:webHidden/>
              </w:rPr>
            </w:r>
            <w:r>
              <w:rPr>
                <w:noProof/>
                <w:webHidden/>
              </w:rPr>
              <w:fldChar w:fldCharType="separate"/>
            </w:r>
            <w:r>
              <w:rPr>
                <w:noProof/>
                <w:webHidden/>
              </w:rPr>
              <w:t>19</w:t>
            </w:r>
            <w:r>
              <w:rPr>
                <w:noProof/>
                <w:webHidden/>
              </w:rPr>
              <w:fldChar w:fldCharType="end"/>
            </w:r>
          </w:hyperlink>
        </w:p>
        <w:p w14:paraId="35A7D575" w14:textId="7C865A2B"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65" w:history="1">
            <w:r w:rsidRPr="008716A1">
              <w:rPr>
                <w:rStyle w:val="Hipervnculo"/>
                <w:noProof/>
              </w:rPr>
              <w:t>5.3.2 Comparación entre estándares para la gestión de proyectos</w:t>
            </w:r>
            <w:r>
              <w:rPr>
                <w:noProof/>
                <w:webHidden/>
              </w:rPr>
              <w:tab/>
            </w:r>
            <w:r>
              <w:rPr>
                <w:noProof/>
                <w:webHidden/>
              </w:rPr>
              <w:fldChar w:fldCharType="begin"/>
            </w:r>
            <w:r>
              <w:rPr>
                <w:noProof/>
                <w:webHidden/>
              </w:rPr>
              <w:instrText xml:space="preserve"> PAGEREF _Toc47024565 \h </w:instrText>
            </w:r>
            <w:r>
              <w:rPr>
                <w:noProof/>
                <w:webHidden/>
              </w:rPr>
            </w:r>
            <w:r>
              <w:rPr>
                <w:noProof/>
                <w:webHidden/>
              </w:rPr>
              <w:fldChar w:fldCharType="separate"/>
            </w:r>
            <w:r>
              <w:rPr>
                <w:noProof/>
                <w:webHidden/>
              </w:rPr>
              <w:t>19</w:t>
            </w:r>
            <w:r>
              <w:rPr>
                <w:noProof/>
                <w:webHidden/>
              </w:rPr>
              <w:fldChar w:fldCharType="end"/>
            </w:r>
          </w:hyperlink>
        </w:p>
        <w:p w14:paraId="02B4C7FE" w14:textId="72BBAF72"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66" w:history="1">
            <w:r w:rsidRPr="008716A1">
              <w:rPr>
                <w:rStyle w:val="Hipervnculo"/>
                <w:noProof/>
              </w:rPr>
              <w:t>5.3.3</w:t>
            </w:r>
            <w:r w:rsidRPr="008716A1">
              <w:rPr>
                <w:rStyle w:val="Hipervnculo"/>
                <w:bCs/>
                <w:noProof/>
              </w:rPr>
              <w:t xml:space="preserve"> Estándar ISO/IEC 29110.</w:t>
            </w:r>
            <w:r>
              <w:rPr>
                <w:noProof/>
                <w:webHidden/>
              </w:rPr>
              <w:tab/>
            </w:r>
            <w:r>
              <w:rPr>
                <w:noProof/>
                <w:webHidden/>
              </w:rPr>
              <w:fldChar w:fldCharType="begin"/>
            </w:r>
            <w:r>
              <w:rPr>
                <w:noProof/>
                <w:webHidden/>
              </w:rPr>
              <w:instrText xml:space="preserve"> PAGEREF _Toc47024566 \h </w:instrText>
            </w:r>
            <w:r>
              <w:rPr>
                <w:noProof/>
                <w:webHidden/>
              </w:rPr>
            </w:r>
            <w:r>
              <w:rPr>
                <w:noProof/>
                <w:webHidden/>
              </w:rPr>
              <w:fldChar w:fldCharType="separate"/>
            </w:r>
            <w:r>
              <w:rPr>
                <w:noProof/>
                <w:webHidden/>
              </w:rPr>
              <w:t>20</w:t>
            </w:r>
            <w:r>
              <w:rPr>
                <w:noProof/>
                <w:webHidden/>
              </w:rPr>
              <w:fldChar w:fldCharType="end"/>
            </w:r>
          </w:hyperlink>
        </w:p>
        <w:p w14:paraId="6C69109F" w14:textId="2033C0F9"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67" w:history="1">
            <w:r w:rsidRPr="008716A1">
              <w:rPr>
                <w:rStyle w:val="Hipervnculo"/>
                <w:noProof/>
              </w:rPr>
              <w:t>5.3.4 Comparación entre metodologías de desarrollo de software</w:t>
            </w:r>
            <w:r>
              <w:rPr>
                <w:noProof/>
                <w:webHidden/>
              </w:rPr>
              <w:tab/>
            </w:r>
            <w:r>
              <w:rPr>
                <w:noProof/>
                <w:webHidden/>
              </w:rPr>
              <w:fldChar w:fldCharType="begin"/>
            </w:r>
            <w:r>
              <w:rPr>
                <w:noProof/>
                <w:webHidden/>
              </w:rPr>
              <w:instrText xml:space="preserve"> PAGEREF _Toc47024567 \h </w:instrText>
            </w:r>
            <w:r>
              <w:rPr>
                <w:noProof/>
                <w:webHidden/>
              </w:rPr>
            </w:r>
            <w:r>
              <w:rPr>
                <w:noProof/>
                <w:webHidden/>
              </w:rPr>
              <w:fldChar w:fldCharType="separate"/>
            </w:r>
            <w:r>
              <w:rPr>
                <w:noProof/>
                <w:webHidden/>
              </w:rPr>
              <w:t>27</w:t>
            </w:r>
            <w:r>
              <w:rPr>
                <w:noProof/>
                <w:webHidden/>
              </w:rPr>
              <w:fldChar w:fldCharType="end"/>
            </w:r>
          </w:hyperlink>
        </w:p>
        <w:p w14:paraId="15AF8A32" w14:textId="7CE72603"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68" w:history="1">
            <w:r w:rsidRPr="008716A1">
              <w:rPr>
                <w:rStyle w:val="Hipervnculo"/>
                <w:noProof/>
              </w:rPr>
              <w:t>5.3.5 Metodología Iconix.</w:t>
            </w:r>
            <w:r>
              <w:rPr>
                <w:noProof/>
                <w:webHidden/>
              </w:rPr>
              <w:tab/>
            </w:r>
            <w:r>
              <w:rPr>
                <w:noProof/>
                <w:webHidden/>
              </w:rPr>
              <w:fldChar w:fldCharType="begin"/>
            </w:r>
            <w:r>
              <w:rPr>
                <w:noProof/>
                <w:webHidden/>
              </w:rPr>
              <w:instrText xml:space="preserve"> PAGEREF _Toc47024568 \h </w:instrText>
            </w:r>
            <w:r>
              <w:rPr>
                <w:noProof/>
                <w:webHidden/>
              </w:rPr>
            </w:r>
            <w:r>
              <w:rPr>
                <w:noProof/>
                <w:webHidden/>
              </w:rPr>
              <w:fldChar w:fldCharType="separate"/>
            </w:r>
            <w:r>
              <w:rPr>
                <w:noProof/>
                <w:webHidden/>
              </w:rPr>
              <w:t>29</w:t>
            </w:r>
            <w:r>
              <w:rPr>
                <w:noProof/>
                <w:webHidden/>
              </w:rPr>
              <w:fldChar w:fldCharType="end"/>
            </w:r>
          </w:hyperlink>
        </w:p>
        <w:p w14:paraId="0A554FE6" w14:textId="3982215A"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69" w:history="1">
            <w:r w:rsidRPr="008716A1">
              <w:rPr>
                <w:rStyle w:val="Hipervnculo"/>
                <w:noProof/>
              </w:rPr>
              <w:t>5.3.6 Reconocimiento de las tecnologías utilizadas por los equipos de trabajo</w:t>
            </w:r>
            <w:r>
              <w:rPr>
                <w:noProof/>
                <w:webHidden/>
              </w:rPr>
              <w:tab/>
            </w:r>
            <w:r>
              <w:rPr>
                <w:noProof/>
                <w:webHidden/>
              </w:rPr>
              <w:fldChar w:fldCharType="begin"/>
            </w:r>
            <w:r>
              <w:rPr>
                <w:noProof/>
                <w:webHidden/>
              </w:rPr>
              <w:instrText xml:space="preserve"> PAGEREF _Toc47024569 \h </w:instrText>
            </w:r>
            <w:r>
              <w:rPr>
                <w:noProof/>
                <w:webHidden/>
              </w:rPr>
            </w:r>
            <w:r>
              <w:rPr>
                <w:noProof/>
                <w:webHidden/>
              </w:rPr>
              <w:fldChar w:fldCharType="separate"/>
            </w:r>
            <w:r>
              <w:rPr>
                <w:noProof/>
                <w:webHidden/>
              </w:rPr>
              <w:t>34</w:t>
            </w:r>
            <w:r>
              <w:rPr>
                <w:noProof/>
                <w:webHidden/>
              </w:rPr>
              <w:fldChar w:fldCharType="end"/>
            </w:r>
          </w:hyperlink>
        </w:p>
        <w:p w14:paraId="05E6D2B8" w14:textId="38015B80" w:rsidR="00E972B8" w:rsidRDefault="00E972B8" w:rsidP="00E972B8">
          <w:pPr>
            <w:pStyle w:val="TDC4"/>
            <w:tabs>
              <w:tab w:val="right" w:leader="dot" w:pos="9350"/>
            </w:tabs>
            <w:rPr>
              <w:rFonts w:asciiTheme="minorHAnsi" w:eastAsiaTheme="minorEastAsia" w:hAnsiTheme="minorHAnsi"/>
              <w:noProof/>
              <w:sz w:val="22"/>
              <w:lang w:eastAsia="es-CO"/>
            </w:rPr>
          </w:pPr>
          <w:hyperlink w:anchor="_Toc47024570" w:history="1">
            <w:r w:rsidRPr="008716A1">
              <w:rPr>
                <w:rStyle w:val="Hipervnculo"/>
                <w:noProof/>
              </w:rPr>
              <w:t>5.3.6.1 Angular Framework</w:t>
            </w:r>
            <w:r>
              <w:rPr>
                <w:noProof/>
                <w:webHidden/>
              </w:rPr>
              <w:tab/>
            </w:r>
            <w:r>
              <w:rPr>
                <w:noProof/>
                <w:webHidden/>
              </w:rPr>
              <w:fldChar w:fldCharType="begin"/>
            </w:r>
            <w:r>
              <w:rPr>
                <w:noProof/>
                <w:webHidden/>
              </w:rPr>
              <w:instrText xml:space="preserve"> PAGEREF _Toc47024570 \h </w:instrText>
            </w:r>
            <w:r>
              <w:rPr>
                <w:noProof/>
                <w:webHidden/>
              </w:rPr>
            </w:r>
            <w:r>
              <w:rPr>
                <w:noProof/>
                <w:webHidden/>
              </w:rPr>
              <w:fldChar w:fldCharType="separate"/>
            </w:r>
            <w:r>
              <w:rPr>
                <w:noProof/>
                <w:webHidden/>
              </w:rPr>
              <w:t>34</w:t>
            </w:r>
            <w:r>
              <w:rPr>
                <w:noProof/>
                <w:webHidden/>
              </w:rPr>
              <w:fldChar w:fldCharType="end"/>
            </w:r>
          </w:hyperlink>
        </w:p>
        <w:p w14:paraId="032E9E1C" w14:textId="7F8FDA5F" w:rsidR="00E972B8" w:rsidRDefault="00E972B8" w:rsidP="00E972B8">
          <w:pPr>
            <w:pStyle w:val="TDC4"/>
            <w:tabs>
              <w:tab w:val="right" w:leader="dot" w:pos="9350"/>
            </w:tabs>
            <w:rPr>
              <w:rFonts w:asciiTheme="minorHAnsi" w:eastAsiaTheme="minorEastAsia" w:hAnsiTheme="minorHAnsi"/>
              <w:noProof/>
              <w:sz w:val="22"/>
              <w:lang w:eastAsia="es-CO"/>
            </w:rPr>
          </w:pPr>
          <w:hyperlink w:anchor="_Toc47024571" w:history="1">
            <w:r w:rsidRPr="008716A1">
              <w:rPr>
                <w:rStyle w:val="Hipervnculo"/>
                <w:noProof/>
              </w:rPr>
              <w:t>5.3.6.2 JavaScript</w:t>
            </w:r>
            <w:r>
              <w:rPr>
                <w:noProof/>
                <w:webHidden/>
              </w:rPr>
              <w:tab/>
            </w:r>
            <w:r>
              <w:rPr>
                <w:noProof/>
                <w:webHidden/>
              </w:rPr>
              <w:fldChar w:fldCharType="begin"/>
            </w:r>
            <w:r>
              <w:rPr>
                <w:noProof/>
                <w:webHidden/>
              </w:rPr>
              <w:instrText xml:space="preserve"> PAGEREF _Toc47024571 \h </w:instrText>
            </w:r>
            <w:r>
              <w:rPr>
                <w:noProof/>
                <w:webHidden/>
              </w:rPr>
            </w:r>
            <w:r>
              <w:rPr>
                <w:noProof/>
                <w:webHidden/>
              </w:rPr>
              <w:fldChar w:fldCharType="separate"/>
            </w:r>
            <w:r>
              <w:rPr>
                <w:noProof/>
                <w:webHidden/>
              </w:rPr>
              <w:t>34</w:t>
            </w:r>
            <w:r>
              <w:rPr>
                <w:noProof/>
                <w:webHidden/>
              </w:rPr>
              <w:fldChar w:fldCharType="end"/>
            </w:r>
          </w:hyperlink>
        </w:p>
        <w:p w14:paraId="2E7453AB" w14:textId="06968626" w:rsidR="00E972B8" w:rsidRDefault="00E972B8" w:rsidP="00E972B8">
          <w:pPr>
            <w:pStyle w:val="TDC4"/>
            <w:tabs>
              <w:tab w:val="right" w:leader="dot" w:pos="9350"/>
            </w:tabs>
            <w:rPr>
              <w:rFonts w:asciiTheme="minorHAnsi" w:eastAsiaTheme="minorEastAsia" w:hAnsiTheme="minorHAnsi"/>
              <w:noProof/>
              <w:sz w:val="22"/>
              <w:lang w:eastAsia="es-CO"/>
            </w:rPr>
          </w:pPr>
          <w:hyperlink w:anchor="_Toc47024572" w:history="1">
            <w:r w:rsidRPr="008716A1">
              <w:rPr>
                <w:rStyle w:val="Hipervnculo"/>
                <w:noProof/>
              </w:rPr>
              <w:t>5.3.6.3 TypeScript</w:t>
            </w:r>
            <w:r>
              <w:rPr>
                <w:noProof/>
                <w:webHidden/>
              </w:rPr>
              <w:tab/>
            </w:r>
            <w:r>
              <w:rPr>
                <w:noProof/>
                <w:webHidden/>
              </w:rPr>
              <w:fldChar w:fldCharType="begin"/>
            </w:r>
            <w:r>
              <w:rPr>
                <w:noProof/>
                <w:webHidden/>
              </w:rPr>
              <w:instrText xml:space="preserve"> PAGEREF _Toc47024572 \h </w:instrText>
            </w:r>
            <w:r>
              <w:rPr>
                <w:noProof/>
                <w:webHidden/>
              </w:rPr>
            </w:r>
            <w:r>
              <w:rPr>
                <w:noProof/>
                <w:webHidden/>
              </w:rPr>
              <w:fldChar w:fldCharType="separate"/>
            </w:r>
            <w:r>
              <w:rPr>
                <w:noProof/>
                <w:webHidden/>
              </w:rPr>
              <w:t>34</w:t>
            </w:r>
            <w:r>
              <w:rPr>
                <w:noProof/>
                <w:webHidden/>
              </w:rPr>
              <w:fldChar w:fldCharType="end"/>
            </w:r>
          </w:hyperlink>
        </w:p>
        <w:p w14:paraId="3FBA8324" w14:textId="629F732C" w:rsidR="00E972B8" w:rsidRDefault="00E972B8" w:rsidP="00E972B8">
          <w:pPr>
            <w:pStyle w:val="TDC4"/>
            <w:tabs>
              <w:tab w:val="right" w:leader="dot" w:pos="9350"/>
            </w:tabs>
            <w:rPr>
              <w:rFonts w:asciiTheme="minorHAnsi" w:eastAsiaTheme="minorEastAsia" w:hAnsiTheme="minorHAnsi"/>
              <w:noProof/>
              <w:sz w:val="22"/>
              <w:lang w:eastAsia="es-CO"/>
            </w:rPr>
          </w:pPr>
          <w:hyperlink w:anchor="_Toc47024573" w:history="1">
            <w:r w:rsidRPr="008716A1">
              <w:rPr>
                <w:rStyle w:val="Hipervnculo"/>
                <w:noProof/>
              </w:rPr>
              <w:t>5.3.6.4 PostgreSQL</w:t>
            </w:r>
            <w:r>
              <w:rPr>
                <w:noProof/>
                <w:webHidden/>
              </w:rPr>
              <w:tab/>
            </w:r>
            <w:r>
              <w:rPr>
                <w:noProof/>
                <w:webHidden/>
              </w:rPr>
              <w:fldChar w:fldCharType="begin"/>
            </w:r>
            <w:r>
              <w:rPr>
                <w:noProof/>
                <w:webHidden/>
              </w:rPr>
              <w:instrText xml:space="preserve"> PAGEREF _Toc47024573 \h </w:instrText>
            </w:r>
            <w:r>
              <w:rPr>
                <w:noProof/>
                <w:webHidden/>
              </w:rPr>
            </w:r>
            <w:r>
              <w:rPr>
                <w:noProof/>
                <w:webHidden/>
              </w:rPr>
              <w:fldChar w:fldCharType="separate"/>
            </w:r>
            <w:r>
              <w:rPr>
                <w:noProof/>
                <w:webHidden/>
              </w:rPr>
              <w:t>35</w:t>
            </w:r>
            <w:r>
              <w:rPr>
                <w:noProof/>
                <w:webHidden/>
              </w:rPr>
              <w:fldChar w:fldCharType="end"/>
            </w:r>
          </w:hyperlink>
        </w:p>
        <w:p w14:paraId="7145D983" w14:textId="5C914033" w:rsidR="00E972B8" w:rsidRDefault="00E972B8" w:rsidP="00E972B8">
          <w:pPr>
            <w:pStyle w:val="TDC4"/>
            <w:tabs>
              <w:tab w:val="right" w:leader="dot" w:pos="9350"/>
            </w:tabs>
            <w:rPr>
              <w:rFonts w:asciiTheme="minorHAnsi" w:eastAsiaTheme="minorEastAsia" w:hAnsiTheme="minorHAnsi"/>
              <w:noProof/>
              <w:sz w:val="22"/>
              <w:lang w:eastAsia="es-CO"/>
            </w:rPr>
          </w:pPr>
          <w:hyperlink w:anchor="_Toc47024574" w:history="1">
            <w:r w:rsidRPr="008716A1">
              <w:rPr>
                <w:rStyle w:val="Hipervnculo"/>
                <w:noProof/>
              </w:rPr>
              <w:t>5.3.6.5 NodeJS</w:t>
            </w:r>
            <w:r>
              <w:rPr>
                <w:noProof/>
                <w:webHidden/>
              </w:rPr>
              <w:tab/>
            </w:r>
            <w:r>
              <w:rPr>
                <w:noProof/>
                <w:webHidden/>
              </w:rPr>
              <w:fldChar w:fldCharType="begin"/>
            </w:r>
            <w:r>
              <w:rPr>
                <w:noProof/>
                <w:webHidden/>
              </w:rPr>
              <w:instrText xml:space="preserve"> PAGEREF _Toc47024574 \h </w:instrText>
            </w:r>
            <w:r>
              <w:rPr>
                <w:noProof/>
                <w:webHidden/>
              </w:rPr>
            </w:r>
            <w:r>
              <w:rPr>
                <w:noProof/>
                <w:webHidden/>
              </w:rPr>
              <w:fldChar w:fldCharType="separate"/>
            </w:r>
            <w:r>
              <w:rPr>
                <w:noProof/>
                <w:webHidden/>
              </w:rPr>
              <w:t>35</w:t>
            </w:r>
            <w:r>
              <w:rPr>
                <w:noProof/>
                <w:webHidden/>
              </w:rPr>
              <w:fldChar w:fldCharType="end"/>
            </w:r>
          </w:hyperlink>
        </w:p>
        <w:p w14:paraId="1FB663D6" w14:textId="51F63A6D" w:rsidR="00E972B8" w:rsidRDefault="00E972B8" w:rsidP="00E972B8">
          <w:pPr>
            <w:pStyle w:val="TDC4"/>
            <w:tabs>
              <w:tab w:val="right" w:leader="dot" w:pos="9350"/>
            </w:tabs>
            <w:rPr>
              <w:rFonts w:asciiTheme="minorHAnsi" w:eastAsiaTheme="minorEastAsia" w:hAnsiTheme="minorHAnsi"/>
              <w:noProof/>
              <w:sz w:val="22"/>
              <w:lang w:eastAsia="es-CO"/>
            </w:rPr>
          </w:pPr>
          <w:hyperlink w:anchor="_Toc47024575" w:history="1">
            <w:r w:rsidRPr="008716A1">
              <w:rPr>
                <w:rStyle w:val="Hipervnculo"/>
                <w:noProof/>
              </w:rPr>
              <w:t>5.3.6.6 GitHub</w:t>
            </w:r>
            <w:r>
              <w:rPr>
                <w:noProof/>
                <w:webHidden/>
              </w:rPr>
              <w:tab/>
            </w:r>
            <w:r>
              <w:rPr>
                <w:noProof/>
                <w:webHidden/>
              </w:rPr>
              <w:fldChar w:fldCharType="begin"/>
            </w:r>
            <w:r>
              <w:rPr>
                <w:noProof/>
                <w:webHidden/>
              </w:rPr>
              <w:instrText xml:space="preserve"> PAGEREF _Toc47024575 \h </w:instrText>
            </w:r>
            <w:r>
              <w:rPr>
                <w:noProof/>
                <w:webHidden/>
              </w:rPr>
            </w:r>
            <w:r>
              <w:rPr>
                <w:noProof/>
                <w:webHidden/>
              </w:rPr>
              <w:fldChar w:fldCharType="separate"/>
            </w:r>
            <w:r>
              <w:rPr>
                <w:noProof/>
                <w:webHidden/>
              </w:rPr>
              <w:t>35</w:t>
            </w:r>
            <w:r>
              <w:rPr>
                <w:noProof/>
                <w:webHidden/>
              </w:rPr>
              <w:fldChar w:fldCharType="end"/>
            </w:r>
          </w:hyperlink>
        </w:p>
        <w:p w14:paraId="3320DC4A" w14:textId="0360D743" w:rsidR="00E972B8" w:rsidRDefault="00E972B8" w:rsidP="00E972B8">
          <w:pPr>
            <w:pStyle w:val="TDC4"/>
            <w:tabs>
              <w:tab w:val="right" w:leader="dot" w:pos="9350"/>
            </w:tabs>
            <w:rPr>
              <w:rFonts w:asciiTheme="minorHAnsi" w:eastAsiaTheme="minorEastAsia" w:hAnsiTheme="minorHAnsi"/>
              <w:noProof/>
              <w:sz w:val="22"/>
              <w:lang w:eastAsia="es-CO"/>
            </w:rPr>
          </w:pPr>
          <w:hyperlink w:anchor="_Toc47024576" w:history="1">
            <w:r w:rsidRPr="008716A1">
              <w:rPr>
                <w:rStyle w:val="Hipervnculo"/>
                <w:noProof/>
              </w:rPr>
              <w:t>5.3.6.7 GitHub Desktop</w:t>
            </w:r>
            <w:r>
              <w:rPr>
                <w:noProof/>
                <w:webHidden/>
              </w:rPr>
              <w:tab/>
            </w:r>
            <w:r>
              <w:rPr>
                <w:noProof/>
                <w:webHidden/>
              </w:rPr>
              <w:fldChar w:fldCharType="begin"/>
            </w:r>
            <w:r>
              <w:rPr>
                <w:noProof/>
                <w:webHidden/>
              </w:rPr>
              <w:instrText xml:space="preserve"> PAGEREF _Toc47024576 \h </w:instrText>
            </w:r>
            <w:r>
              <w:rPr>
                <w:noProof/>
                <w:webHidden/>
              </w:rPr>
            </w:r>
            <w:r>
              <w:rPr>
                <w:noProof/>
                <w:webHidden/>
              </w:rPr>
              <w:fldChar w:fldCharType="separate"/>
            </w:r>
            <w:r>
              <w:rPr>
                <w:noProof/>
                <w:webHidden/>
              </w:rPr>
              <w:t>35</w:t>
            </w:r>
            <w:r>
              <w:rPr>
                <w:noProof/>
                <w:webHidden/>
              </w:rPr>
              <w:fldChar w:fldCharType="end"/>
            </w:r>
          </w:hyperlink>
        </w:p>
        <w:p w14:paraId="0EAFCAAB" w14:textId="14F12706" w:rsidR="00E972B8" w:rsidRDefault="00E972B8" w:rsidP="00E972B8">
          <w:pPr>
            <w:pStyle w:val="TDC4"/>
            <w:tabs>
              <w:tab w:val="right" w:leader="dot" w:pos="9350"/>
            </w:tabs>
            <w:rPr>
              <w:rFonts w:asciiTheme="minorHAnsi" w:eastAsiaTheme="minorEastAsia" w:hAnsiTheme="minorHAnsi"/>
              <w:noProof/>
              <w:sz w:val="22"/>
              <w:lang w:eastAsia="es-CO"/>
            </w:rPr>
          </w:pPr>
          <w:hyperlink w:anchor="_Toc47024577" w:history="1">
            <w:r w:rsidRPr="008716A1">
              <w:rPr>
                <w:rStyle w:val="Hipervnculo"/>
                <w:noProof/>
              </w:rPr>
              <w:t>5.3.6.8 Visual Studio Code</w:t>
            </w:r>
            <w:r>
              <w:rPr>
                <w:noProof/>
                <w:webHidden/>
              </w:rPr>
              <w:tab/>
            </w:r>
            <w:r>
              <w:rPr>
                <w:noProof/>
                <w:webHidden/>
              </w:rPr>
              <w:fldChar w:fldCharType="begin"/>
            </w:r>
            <w:r>
              <w:rPr>
                <w:noProof/>
                <w:webHidden/>
              </w:rPr>
              <w:instrText xml:space="preserve"> PAGEREF _Toc47024577 \h </w:instrText>
            </w:r>
            <w:r>
              <w:rPr>
                <w:noProof/>
                <w:webHidden/>
              </w:rPr>
            </w:r>
            <w:r>
              <w:rPr>
                <w:noProof/>
                <w:webHidden/>
              </w:rPr>
              <w:fldChar w:fldCharType="separate"/>
            </w:r>
            <w:r>
              <w:rPr>
                <w:noProof/>
                <w:webHidden/>
              </w:rPr>
              <w:t>35</w:t>
            </w:r>
            <w:r>
              <w:rPr>
                <w:noProof/>
                <w:webHidden/>
              </w:rPr>
              <w:fldChar w:fldCharType="end"/>
            </w:r>
          </w:hyperlink>
        </w:p>
        <w:p w14:paraId="08FEB60D" w14:textId="135E4BD6" w:rsidR="00E972B8" w:rsidRDefault="00E972B8" w:rsidP="00E972B8">
          <w:pPr>
            <w:pStyle w:val="TDC4"/>
            <w:tabs>
              <w:tab w:val="right" w:leader="dot" w:pos="9350"/>
            </w:tabs>
            <w:rPr>
              <w:rFonts w:asciiTheme="minorHAnsi" w:eastAsiaTheme="minorEastAsia" w:hAnsiTheme="minorHAnsi"/>
              <w:noProof/>
              <w:sz w:val="22"/>
              <w:lang w:eastAsia="es-CO"/>
            </w:rPr>
          </w:pPr>
          <w:hyperlink w:anchor="_Toc47024578" w:history="1">
            <w:r w:rsidRPr="008716A1">
              <w:rPr>
                <w:rStyle w:val="Hipervnculo"/>
                <w:noProof/>
              </w:rPr>
              <w:t>5.3.6.9 Jest</w:t>
            </w:r>
            <w:r>
              <w:rPr>
                <w:noProof/>
                <w:webHidden/>
              </w:rPr>
              <w:tab/>
            </w:r>
            <w:r>
              <w:rPr>
                <w:noProof/>
                <w:webHidden/>
              </w:rPr>
              <w:fldChar w:fldCharType="begin"/>
            </w:r>
            <w:r>
              <w:rPr>
                <w:noProof/>
                <w:webHidden/>
              </w:rPr>
              <w:instrText xml:space="preserve"> PAGEREF _Toc47024578 \h </w:instrText>
            </w:r>
            <w:r>
              <w:rPr>
                <w:noProof/>
                <w:webHidden/>
              </w:rPr>
            </w:r>
            <w:r>
              <w:rPr>
                <w:noProof/>
                <w:webHidden/>
              </w:rPr>
              <w:fldChar w:fldCharType="separate"/>
            </w:r>
            <w:r>
              <w:rPr>
                <w:noProof/>
                <w:webHidden/>
              </w:rPr>
              <w:t>36</w:t>
            </w:r>
            <w:r>
              <w:rPr>
                <w:noProof/>
                <w:webHidden/>
              </w:rPr>
              <w:fldChar w:fldCharType="end"/>
            </w:r>
          </w:hyperlink>
        </w:p>
        <w:p w14:paraId="2E9ABF7B" w14:textId="45A1F2AC" w:rsidR="00E972B8" w:rsidRDefault="00E972B8" w:rsidP="00E972B8">
          <w:pPr>
            <w:pStyle w:val="TDC4"/>
            <w:tabs>
              <w:tab w:val="right" w:leader="dot" w:pos="9350"/>
            </w:tabs>
            <w:rPr>
              <w:rFonts w:asciiTheme="minorHAnsi" w:eastAsiaTheme="minorEastAsia" w:hAnsiTheme="minorHAnsi"/>
              <w:noProof/>
              <w:sz w:val="22"/>
              <w:lang w:eastAsia="es-CO"/>
            </w:rPr>
          </w:pPr>
          <w:hyperlink w:anchor="_Toc47024579" w:history="1">
            <w:r w:rsidRPr="008716A1">
              <w:rPr>
                <w:rStyle w:val="Hipervnculo"/>
                <w:noProof/>
              </w:rPr>
              <w:t>5.3.6.10 Jmeter</w:t>
            </w:r>
            <w:r>
              <w:rPr>
                <w:noProof/>
                <w:webHidden/>
              </w:rPr>
              <w:tab/>
            </w:r>
            <w:r>
              <w:rPr>
                <w:noProof/>
                <w:webHidden/>
              </w:rPr>
              <w:fldChar w:fldCharType="begin"/>
            </w:r>
            <w:r>
              <w:rPr>
                <w:noProof/>
                <w:webHidden/>
              </w:rPr>
              <w:instrText xml:space="preserve"> PAGEREF _Toc47024579 \h </w:instrText>
            </w:r>
            <w:r>
              <w:rPr>
                <w:noProof/>
                <w:webHidden/>
              </w:rPr>
            </w:r>
            <w:r>
              <w:rPr>
                <w:noProof/>
                <w:webHidden/>
              </w:rPr>
              <w:fldChar w:fldCharType="separate"/>
            </w:r>
            <w:r>
              <w:rPr>
                <w:noProof/>
                <w:webHidden/>
              </w:rPr>
              <w:t>36</w:t>
            </w:r>
            <w:r>
              <w:rPr>
                <w:noProof/>
                <w:webHidden/>
              </w:rPr>
              <w:fldChar w:fldCharType="end"/>
            </w:r>
          </w:hyperlink>
        </w:p>
        <w:p w14:paraId="01B0925A" w14:textId="2935A5FA" w:rsidR="00E972B8" w:rsidRDefault="00E972B8" w:rsidP="00E972B8">
          <w:pPr>
            <w:pStyle w:val="TDC2"/>
            <w:tabs>
              <w:tab w:val="right" w:leader="dot" w:pos="9350"/>
            </w:tabs>
            <w:rPr>
              <w:rFonts w:asciiTheme="minorHAnsi" w:eastAsiaTheme="minorEastAsia" w:hAnsiTheme="minorHAnsi"/>
              <w:noProof/>
              <w:sz w:val="22"/>
              <w:lang w:eastAsia="es-CO"/>
            </w:rPr>
          </w:pPr>
          <w:hyperlink w:anchor="_Toc47024580" w:history="1">
            <w:r w:rsidRPr="008716A1">
              <w:rPr>
                <w:rStyle w:val="Hipervnculo"/>
                <w:noProof/>
              </w:rPr>
              <w:t>5.4 Marco legal</w:t>
            </w:r>
            <w:r>
              <w:rPr>
                <w:noProof/>
                <w:webHidden/>
              </w:rPr>
              <w:tab/>
            </w:r>
            <w:r>
              <w:rPr>
                <w:noProof/>
                <w:webHidden/>
              </w:rPr>
              <w:fldChar w:fldCharType="begin"/>
            </w:r>
            <w:r>
              <w:rPr>
                <w:noProof/>
                <w:webHidden/>
              </w:rPr>
              <w:instrText xml:space="preserve"> PAGEREF _Toc47024580 \h </w:instrText>
            </w:r>
            <w:r>
              <w:rPr>
                <w:noProof/>
                <w:webHidden/>
              </w:rPr>
            </w:r>
            <w:r>
              <w:rPr>
                <w:noProof/>
                <w:webHidden/>
              </w:rPr>
              <w:fldChar w:fldCharType="separate"/>
            </w:r>
            <w:r>
              <w:rPr>
                <w:noProof/>
                <w:webHidden/>
              </w:rPr>
              <w:t>36</w:t>
            </w:r>
            <w:r>
              <w:rPr>
                <w:noProof/>
                <w:webHidden/>
              </w:rPr>
              <w:fldChar w:fldCharType="end"/>
            </w:r>
          </w:hyperlink>
        </w:p>
        <w:p w14:paraId="6DEB30CD" w14:textId="6E1976A1" w:rsidR="00E972B8" w:rsidRDefault="00E972B8" w:rsidP="00E972B8">
          <w:pPr>
            <w:pStyle w:val="TDC1"/>
            <w:spacing w:line="480" w:lineRule="auto"/>
            <w:rPr>
              <w:rFonts w:asciiTheme="minorHAnsi" w:eastAsiaTheme="minorEastAsia" w:hAnsiTheme="minorHAnsi"/>
              <w:noProof/>
              <w:sz w:val="22"/>
              <w:lang w:eastAsia="es-CO"/>
            </w:rPr>
          </w:pPr>
          <w:hyperlink w:anchor="_Toc47024581" w:history="1">
            <w:r w:rsidRPr="008716A1">
              <w:rPr>
                <w:rStyle w:val="Hipervnculo"/>
                <w:noProof/>
              </w:rPr>
              <w:t>6. Resultados</w:t>
            </w:r>
            <w:r>
              <w:rPr>
                <w:noProof/>
                <w:webHidden/>
              </w:rPr>
              <w:tab/>
            </w:r>
            <w:r>
              <w:rPr>
                <w:noProof/>
                <w:webHidden/>
              </w:rPr>
              <w:fldChar w:fldCharType="begin"/>
            </w:r>
            <w:r>
              <w:rPr>
                <w:noProof/>
                <w:webHidden/>
              </w:rPr>
              <w:instrText xml:space="preserve"> PAGEREF _Toc47024581 \h </w:instrText>
            </w:r>
            <w:r>
              <w:rPr>
                <w:noProof/>
                <w:webHidden/>
              </w:rPr>
            </w:r>
            <w:r>
              <w:rPr>
                <w:noProof/>
                <w:webHidden/>
              </w:rPr>
              <w:fldChar w:fldCharType="separate"/>
            </w:r>
            <w:r>
              <w:rPr>
                <w:noProof/>
                <w:webHidden/>
              </w:rPr>
              <w:t>38</w:t>
            </w:r>
            <w:r>
              <w:rPr>
                <w:noProof/>
                <w:webHidden/>
              </w:rPr>
              <w:fldChar w:fldCharType="end"/>
            </w:r>
          </w:hyperlink>
        </w:p>
        <w:p w14:paraId="72BC2BD2" w14:textId="23865B87" w:rsidR="00E972B8" w:rsidRDefault="00E972B8" w:rsidP="00E972B8">
          <w:pPr>
            <w:pStyle w:val="TDC2"/>
            <w:tabs>
              <w:tab w:val="right" w:leader="dot" w:pos="9350"/>
            </w:tabs>
            <w:rPr>
              <w:rFonts w:asciiTheme="minorHAnsi" w:eastAsiaTheme="minorEastAsia" w:hAnsiTheme="minorHAnsi"/>
              <w:noProof/>
              <w:sz w:val="22"/>
              <w:lang w:eastAsia="es-CO"/>
            </w:rPr>
          </w:pPr>
          <w:hyperlink w:anchor="_Toc47024582" w:history="1">
            <w:r w:rsidRPr="008716A1">
              <w:rPr>
                <w:rStyle w:val="Hipervnculo"/>
                <w:noProof/>
              </w:rPr>
              <w:t>6.1 Fase 1: Planificación del proyecto</w:t>
            </w:r>
            <w:r>
              <w:rPr>
                <w:noProof/>
                <w:webHidden/>
              </w:rPr>
              <w:tab/>
            </w:r>
            <w:r>
              <w:rPr>
                <w:noProof/>
                <w:webHidden/>
              </w:rPr>
              <w:fldChar w:fldCharType="begin"/>
            </w:r>
            <w:r>
              <w:rPr>
                <w:noProof/>
                <w:webHidden/>
              </w:rPr>
              <w:instrText xml:space="preserve"> PAGEREF _Toc47024582 \h </w:instrText>
            </w:r>
            <w:r>
              <w:rPr>
                <w:noProof/>
                <w:webHidden/>
              </w:rPr>
            </w:r>
            <w:r>
              <w:rPr>
                <w:noProof/>
                <w:webHidden/>
              </w:rPr>
              <w:fldChar w:fldCharType="separate"/>
            </w:r>
            <w:r>
              <w:rPr>
                <w:noProof/>
                <w:webHidden/>
              </w:rPr>
              <w:t>42</w:t>
            </w:r>
            <w:r>
              <w:rPr>
                <w:noProof/>
                <w:webHidden/>
              </w:rPr>
              <w:fldChar w:fldCharType="end"/>
            </w:r>
          </w:hyperlink>
        </w:p>
        <w:p w14:paraId="37EA1817" w14:textId="0E9EB561"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83" w:history="1">
            <w:r w:rsidRPr="008716A1">
              <w:rPr>
                <w:rStyle w:val="Hipervnculo"/>
                <w:noProof/>
              </w:rPr>
              <w:t>6.1.1 Crear el plan del proyecto.</w:t>
            </w:r>
            <w:r>
              <w:rPr>
                <w:noProof/>
                <w:webHidden/>
              </w:rPr>
              <w:tab/>
            </w:r>
            <w:r>
              <w:rPr>
                <w:noProof/>
                <w:webHidden/>
              </w:rPr>
              <w:fldChar w:fldCharType="begin"/>
            </w:r>
            <w:r>
              <w:rPr>
                <w:noProof/>
                <w:webHidden/>
              </w:rPr>
              <w:instrText xml:space="preserve"> PAGEREF _Toc47024583 \h </w:instrText>
            </w:r>
            <w:r>
              <w:rPr>
                <w:noProof/>
                <w:webHidden/>
              </w:rPr>
            </w:r>
            <w:r>
              <w:rPr>
                <w:noProof/>
                <w:webHidden/>
              </w:rPr>
              <w:fldChar w:fldCharType="separate"/>
            </w:r>
            <w:r>
              <w:rPr>
                <w:noProof/>
                <w:webHidden/>
              </w:rPr>
              <w:t>42</w:t>
            </w:r>
            <w:r>
              <w:rPr>
                <w:noProof/>
                <w:webHidden/>
              </w:rPr>
              <w:fldChar w:fldCharType="end"/>
            </w:r>
          </w:hyperlink>
        </w:p>
        <w:p w14:paraId="2AAB0D7D" w14:textId="051FA1D3"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84" w:history="1">
            <w:r w:rsidRPr="008716A1">
              <w:rPr>
                <w:rStyle w:val="Hipervnculo"/>
                <w:noProof/>
              </w:rPr>
              <w:t>6.1.2 Crear repositorio del proyecto</w:t>
            </w:r>
            <w:r>
              <w:rPr>
                <w:noProof/>
                <w:webHidden/>
              </w:rPr>
              <w:tab/>
            </w:r>
            <w:r>
              <w:rPr>
                <w:noProof/>
                <w:webHidden/>
              </w:rPr>
              <w:fldChar w:fldCharType="begin"/>
            </w:r>
            <w:r>
              <w:rPr>
                <w:noProof/>
                <w:webHidden/>
              </w:rPr>
              <w:instrText xml:space="preserve"> PAGEREF _Toc47024584 \h </w:instrText>
            </w:r>
            <w:r>
              <w:rPr>
                <w:noProof/>
                <w:webHidden/>
              </w:rPr>
            </w:r>
            <w:r>
              <w:rPr>
                <w:noProof/>
                <w:webHidden/>
              </w:rPr>
              <w:fldChar w:fldCharType="separate"/>
            </w:r>
            <w:r>
              <w:rPr>
                <w:noProof/>
                <w:webHidden/>
              </w:rPr>
              <w:t>79</w:t>
            </w:r>
            <w:r>
              <w:rPr>
                <w:noProof/>
                <w:webHidden/>
              </w:rPr>
              <w:fldChar w:fldCharType="end"/>
            </w:r>
          </w:hyperlink>
        </w:p>
        <w:p w14:paraId="7F3133CC" w14:textId="18D6E490"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85" w:history="1">
            <w:r w:rsidRPr="008716A1">
              <w:rPr>
                <w:rStyle w:val="Hipervnculo"/>
                <w:noProof/>
              </w:rPr>
              <w:t>6.1.3 Registrar los resultados de la verificación</w:t>
            </w:r>
            <w:r>
              <w:rPr>
                <w:noProof/>
                <w:webHidden/>
              </w:rPr>
              <w:tab/>
            </w:r>
            <w:r>
              <w:rPr>
                <w:noProof/>
                <w:webHidden/>
              </w:rPr>
              <w:fldChar w:fldCharType="begin"/>
            </w:r>
            <w:r>
              <w:rPr>
                <w:noProof/>
                <w:webHidden/>
              </w:rPr>
              <w:instrText xml:space="preserve"> PAGEREF _Toc47024585 \h </w:instrText>
            </w:r>
            <w:r>
              <w:rPr>
                <w:noProof/>
                <w:webHidden/>
              </w:rPr>
            </w:r>
            <w:r>
              <w:rPr>
                <w:noProof/>
                <w:webHidden/>
              </w:rPr>
              <w:fldChar w:fldCharType="separate"/>
            </w:r>
            <w:r>
              <w:rPr>
                <w:noProof/>
                <w:webHidden/>
              </w:rPr>
              <w:t>81</w:t>
            </w:r>
            <w:r>
              <w:rPr>
                <w:noProof/>
                <w:webHidden/>
              </w:rPr>
              <w:fldChar w:fldCharType="end"/>
            </w:r>
          </w:hyperlink>
        </w:p>
        <w:p w14:paraId="1D9D0C94" w14:textId="702E5125" w:rsidR="00E972B8" w:rsidRDefault="00E972B8" w:rsidP="00E972B8">
          <w:pPr>
            <w:pStyle w:val="TDC2"/>
            <w:tabs>
              <w:tab w:val="right" w:leader="dot" w:pos="9350"/>
            </w:tabs>
            <w:rPr>
              <w:rFonts w:asciiTheme="minorHAnsi" w:eastAsiaTheme="minorEastAsia" w:hAnsiTheme="minorHAnsi"/>
              <w:noProof/>
              <w:sz w:val="22"/>
              <w:lang w:eastAsia="es-CO"/>
            </w:rPr>
          </w:pPr>
          <w:hyperlink w:anchor="_Toc47024586" w:history="1">
            <w:r w:rsidRPr="008716A1">
              <w:rPr>
                <w:rStyle w:val="Hipervnculo"/>
                <w:rFonts w:eastAsia="Times New Roman"/>
                <w:noProof/>
              </w:rPr>
              <w:t>6.2 Fase 2: Ejecución del plan del proyecto</w:t>
            </w:r>
            <w:r>
              <w:rPr>
                <w:noProof/>
                <w:webHidden/>
              </w:rPr>
              <w:tab/>
            </w:r>
            <w:r>
              <w:rPr>
                <w:noProof/>
                <w:webHidden/>
              </w:rPr>
              <w:fldChar w:fldCharType="begin"/>
            </w:r>
            <w:r>
              <w:rPr>
                <w:noProof/>
                <w:webHidden/>
              </w:rPr>
              <w:instrText xml:space="preserve"> PAGEREF _Toc47024586 \h </w:instrText>
            </w:r>
            <w:r>
              <w:rPr>
                <w:noProof/>
                <w:webHidden/>
              </w:rPr>
            </w:r>
            <w:r>
              <w:rPr>
                <w:noProof/>
                <w:webHidden/>
              </w:rPr>
              <w:fldChar w:fldCharType="separate"/>
            </w:r>
            <w:r>
              <w:rPr>
                <w:noProof/>
                <w:webHidden/>
              </w:rPr>
              <w:t>82</w:t>
            </w:r>
            <w:r>
              <w:rPr>
                <w:noProof/>
                <w:webHidden/>
              </w:rPr>
              <w:fldChar w:fldCharType="end"/>
            </w:r>
          </w:hyperlink>
        </w:p>
        <w:p w14:paraId="2CF839CC" w14:textId="2CDD3605"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87" w:history="1">
            <w:r w:rsidRPr="008716A1">
              <w:rPr>
                <w:rStyle w:val="Hipervnculo"/>
                <w:noProof/>
              </w:rPr>
              <w:t>6.2.1 Diligenciar un acta de reunión</w:t>
            </w:r>
            <w:r>
              <w:rPr>
                <w:noProof/>
                <w:webHidden/>
              </w:rPr>
              <w:tab/>
            </w:r>
            <w:r>
              <w:rPr>
                <w:noProof/>
                <w:webHidden/>
              </w:rPr>
              <w:fldChar w:fldCharType="begin"/>
            </w:r>
            <w:r>
              <w:rPr>
                <w:noProof/>
                <w:webHidden/>
              </w:rPr>
              <w:instrText xml:space="preserve"> PAGEREF _Toc47024587 \h </w:instrText>
            </w:r>
            <w:r>
              <w:rPr>
                <w:noProof/>
                <w:webHidden/>
              </w:rPr>
            </w:r>
            <w:r>
              <w:rPr>
                <w:noProof/>
                <w:webHidden/>
              </w:rPr>
              <w:fldChar w:fldCharType="separate"/>
            </w:r>
            <w:r>
              <w:rPr>
                <w:noProof/>
                <w:webHidden/>
              </w:rPr>
              <w:t>83</w:t>
            </w:r>
            <w:r>
              <w:rPr>
                <w:noProof/>
                <w:webHidden/>
              </w:rPr>
              <w:fldChar w:fldCharType="end"/>
            </w:r>
          </w:hyperlink>
        </w:p>
        <w:p w14:paraId="49CE0B25" w14:textId="393476C4"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88" w:history="1">
            <w:r w:rsidRPr="008716A1">
              <w:rPr>
                <w:rStyle w:val="Hipervnculo"/>
                <w:noProof/>
              </w:rPr>
              <w:t>6.2.2 Diligenciar el registro de estado de progreso</w:t>
            </w:r>
            <w:r>
              <w:rPr>
                <w:noProof/>
                <w:webHidden/>
              </w:rPr>
              <w:tab/>
            </w:r>
            <w:r>
              <w:rPr>
                <w:noProof/>
                <w:webHidden/>
              </w:rPr>
              <w:fldChar w:fldCharType="begin"/>
            </w:r>
            <w:r>
              <w:rPr>
                <w:noProof/>
                <w:webHidden/>
              </w:rPr>
              <w:instrText xml:space="preserve"> PAGEREF _Toc47024588 \h </w:instrText>
            </w:r>
            <w:r>
              <w:rPr>
                <w:noProof/>
                <w:webHidden/>
              </w:rPr>
            </w:r>
            <w:r>
              <w:rPr>
                <w:noProof/>
                <w:webHidden/>
              </w:rPr>
              <w:fldChar w:fldCharType="separate"/>
            </w:r>
            <w:r>
              <w:rPr>
                <w:noProof/>
                <w:webHidden/>
              </w:rPr>
              <w:t>84</w:t>
            </w:r>
            <w:r>
              <w:rPr>
                <w:noProof/>
                <w:webHidden/>
              </w:rPr>
              <w:fldChar w:fldCharType="end"/>
            </w:r>
          </w:hyperlink>
        </w:p>
        <w:p w14:paraId="008E6196" w14:textId="645590AF"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89" w:history="1">
            <w:r w:rsidRPr="008716A1">
              <w:rPr>
                <w:rStyle w:val="Hipervnculo"/>
                <w:noProof/>
              </w:rPr>
              <w:t>6.2.3 Diligenciar una solicitud de cambio</w:t>
            </w:r>
            <w:r>
              <w:rPr>
                <w:noProof/>
                <w:webHidden/>
              </w:rPr>
              <w:tab/>
            </w:r>
            <w:r>
              <w:rPr>
                <w:noProof/>
                <w:webHidden/>
              </w:rPr>
              <w:fldChar w:fldCharType="begin"/>
            </w:r>
            <w:r>
              <w:rPr>
                <w:noProof/>
                <w:webHidden/>
              </w:rPr>
              <w:instrText xml:space="preserve"> PAGEREF _Toc47024589 \h </w:instrText>
            </w:r>
            <w:r>
              <w:rPr>
                <w:noProof/>
                <w:webHidden/>
              </w:rPr>
            </w:r>
            <w:r>
              <w:rPr>
                <w:noProof/>
                <w:webHidden/>
              </w:rPr>
              <w:fldChar w:fldCharType="separate"/>
            </w:r>
            <w:r>
              <w:rPr>
                <w:noProof/>
                <w:webHidden/>
              </w:rPr>
              <w:t>85</w:t>
            </w:r>
            <w:r>
              <w:rPr>
                <w:noProof/>
                <w:webHidden/>
              </w:rPr>
              <w:fldChar w:fldCharType="end"/>
            </w:r>
          </w:hyperlink>
        </w:p>
        <w:p w14:paraId="7142747B" w14:textId="24336882" w:rsidR="00E972B8" w:rsidRDefault="00E972B8" w:rsidP="00E972B8">
          <w:pPr>
            <w:pStyle w:val="TDC2"/>
            <w:tabs>
              <w:tab w:val="right" w:leader="dot" w:pos="9350"/>
            </w:tabs>
            <w:rPr>
              <w:rFonts w:asciiTheme="minorHAnsi" w:eastAsiaTheme="minorEastAsia" w:hAnsiTheme="minorHAnsi"/>
              <w:noProof/>
              <w:sz w:val="22"/>
              <w:lang w:eastAsia="es-CO"/>
            </w:rPr>
          </w:pPr>
          <w:hyperlink w:anchor="_Toc47024590" w:history="1">
            <w:r w:rsidRPr="008716A1">
              <w:rPr>
                <w:rStyle w:val="Hipervnculo"/>
                <w:noProof/>
              </w:rPr>
              <w:t>6.3 Fase 3: Evaluación y control del proyecto</w:t>
            </w:r>
            <w:r>
              <w:rPr>
                <w:noProof/>
                <w:webHidden/>
              </w:rPr>
              <w:tab/>
            </w:r>
            <w:r>
              <w:rPr>
                <w:noProof/>
                <w:webHidden/>
              </w:rPr>
              <w:fldChar w:fldCharType="begin"/>
            </w:r>
            <w:r>
              <w:rPr>
                <w:noProof/>
                <w:webHidden/>
              </w:rPr>
              <w:instrText xml:space="preserve"> PAGEREF _Toc47024590 \h </w:instrText>
            </w:r>
            <w:r>
              <w:rPr>
                <w:noProof/>
                <w:webHidden/>
              </w:rPr>
            </w:r>
            <w:r>
              <w:rPr>
                <w:noProof/>
                <w:webHidden/>
              </w:rPr>
              <w:fldChar w:fldCharType="separate"/>
            </w:r>
            <w:r>
              <w:rPr>
                <w:noProof/>
                <w:webHidden/>
              </w:rPr>
              <w:t>87</w:t>
            </w:r>
            <w:r>
              <w:rPr>
                <w:noProof/>
                <w:webHidden/>
              </w:rPr>
              <w:fldChar w:fldCharType="end"/>
            </w:r>
          </w:hyperlink>
        </w:p>
        <w:p w14:paraId="1D7B8D58" w14:textId="58D5D85A"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91" w:history="1">
            <w:r w:rsidRPr="008716A1">
              <w:rPr>
                <w:rStyle w:val="Hipervnculo"/>
                <w:noProof/>
              </w:rPr>
              <w:t>6.3.1 Diligenciar el registro de corrección</w:t>
            </w:r>
            <w:r>
              <w:rPr>
                <w:noProof/>
                <w:webHidden/>
              </w:rPr>
              <w:tab/>
            </w:r>
            <w:r>
              <w:rPr>
                <w:noProof/>
                <w:webHidden/>
              </w:rPr>
              <w:fldChar w:fldCharType="begin"/>
            </w:r>
            <w:r>
              <w:rPr>
                <w:noProof/>
                <w:webHidden/>
              </w:rPr>
              <w:instrText xml:space="preserve"> PAGEREF _Toc47024591 \h </w:instrText>
            </w:r>
            <w:r>
              <w:rPr>
                <w:noProof/>
                <w:webHidden/>
              </w:rPr>
            </w:r>
            <w:r>
              <w:rPr>
                <w:noProof/>
                <w:webHidden/>
              </w:rPr>
              <w:fldChar w:fldCharType="separate"/>
            </w:r>
            <w:r>
              <w:rPr>
                <w:noProof/>
                <w:webHidden/>
              </w:rPr>
              <w:t>87</w:t>
            </w:r>
            <w:r>
              <w:rPr>
                <w:noProof/>
                <w:webHidden/>
              </w:rPr>
              <w:fldChar w:fldCharType="end"/>
            </w:r>
          </w:hyperlink>
        </w:p>
        <w:p w14:paraId="27EA3553" w14:textId="4E7D54D4" w:rsidR="00E972B8" w:rsidRDefault="00E972B8" w:rsidP="00E972B8">
          <w:pPr>
            <w:pStyle w:val="TDC2"/>
            <w:tabs>
              <w:tab w:val="right" w:leader="dot" w:pos="9350"/>
            </w:tabs>
            <w:rPr>
              <w:rFonts w:asciiTheme="minorHAnsi" w:eastAsiaTheme="minorEastAsia" w:hAnsiTheme="minorHAnsi"/>
              <w:noProof/>
              <w:sz w:val="22"/>
              <w:lang w:eastAsia="es-CO"/>
            </w:rPr>
          </w:pPr>
          <w:hyperlink w:anchor="_Toc47024592" w:history="1">
            <w:r w:rsidRPr="008716A1">
              <w:rPr>
                <w:rStyle w:val="Hipervnculo"/>
                <w:noProof/>
              </w:rPr>
              <w:t>6.4 Fase 4: Cierre del proyecto</w:t>
            </w:r>
            <w:r>
              <w:rPr>
                <w:noProof/>
                <w:webHidden/>
              </w:rPr>
              <w:tab/>
            </w:r>
            <w:r>
              <w:rPr>
                <w:noProof/>
                <w:webHidden/>
              </w:rPr>
              <w:fldChar w:fldCharType="begin"/>
            </w:r>
            <w:r>
              <w:rPr>
                <w:noProof/>
                <w:webHidden/>
              </w:rPr>
              <w:instrText xml:space="preserve"> PAGEREF _Toc47024592 \h </w:instrText>
            </w:r>
            <w:r>
              <w:rPr>
                <w:noProof/>
                <w:webHidden/>
              </w:rPr>
            </w:r>
            <w:r>
              <w:rPr>
                <w:noProof/>
                <w:webHidden/>
              </w:rPr>
              <w:fldChar w:fldCharType="separate"/>
            </w:r>
            <w:r>
              <w:rPr>
                <w:noProof/>
                <w:webHidden/>
              </w:rPr>
              <w:t>88</w:t>
            </w:r>
            <w:r>
              <w:rPr>
                <w:noProof/>
                <w:webHidden/>
              </w:rPr>
              <w:fldChar w:fldCharType="end"/>
            </w:r>
          </w:hyperlink>
        </w:p>
        <w:p w14:paraId="5F0C6826" w14:textId="63A546AF" w:rsidR="00E972B8" w:rsidRDefault="00E972B8" w:rsidP="00E972B8">
          <w:pPr>
            <w:pStyle w:val="TDC3"/>
            <w:tabs>
              <w:tab w:val="right" w:leader="dot" w:pos="9350"/>
            </w:tabs>
            <w:rPr>
              <w:rFonts w:asciiTheme="minorHAnsi" w:eastAsiaTheme="minorEastAsia" w:hAnsiTheme="minorHAnsi"/>
              <w:noProof/>
              <w:sz w:val="22"/>
              <w:lang w:eastAsia="es-CO"/>
            </w:rPr>
          </w:pPr>
          <w:hyperlink w:anchor="_Toc47024593" w:history="1">
            <w:r w:rsidRPr="008716A1">
              <w:rPr>
                <w:rStyle w:val="Hipervnculo"/>
                <w:noProof/>
              </w:rPr>
              <w:t>6.4.1 Diligenciar un registro de aceptación.</w:t>
            </w:r>
            <w:r>
              <w:rPr>
                <w:noProof/>
                <w:webHidden/>
              </w:rPr>
              <w:tab/>
            </w:r>
            <w:r>
              <w:rPr>
                <w:noProof/>
                <w:webHidden/>
              </w:rPr>
              <w:fldChar w:fldCharType="begin"/>
            </w:r>
            <w:r>
              <w:rPr>
                <w:noProof/>
                <w:webHidden/>
              </w:rPr>
              <w:instrText xml:space="preserve"> PAGEREF _Toc47024593 \h </w:instrText>
            </w:r>
            <w:r>
              <w:rPr>
                <w:noProof/>
                <w:webHidden/>
              </w:rPr>
            </w:r>
            <w:r>
              <w:rPr>
                <w:noProof/>
                <w:webHidden/>
              </w:rPr>
              <w:fldChar w:fldCharType="separate"/>
            </w:r>
            <w:r>
              <w:rPr>
                <w:noProof/>
                <w:webHidden/>
              </w:rPr>
              <w:t>88</w:t>
            </w:r>
            <w:r>
              <w:rPr>
                <w:noProof/>
                <w:webHidden/>
              </w:rPr>
              <w:fldChar w:fldCharType="end"/>
            </w:r>
          </w:hyperlink>
        </w:p>
        <w:p w14:paraId="7A046014" w14:textId="775CDE08" w:rsidR="00E972B8" w:rsidRDefault="00E972B8" w:rsidP="00E972B8">
          <w:pPr>
            <w:pStyle w:val="TDC1"/>
            <w:spacing w:line="480" w:lineRule="auto"/>
            <w:rPr>
              <w:rFonts w:asciiTheme="minorHAnsi" w:eastAsiaTheme="minorEastAsia" w:hAnsiTheme="minorHAnsi"/>
              <w:noProof/>
              <w:sz w:val="22"/>
              <w:lang w:eastAsia="es-CO"/>
            </w:rPr>
          </w:pPr>
          <w:hyperlink w:anchor="_Toc47024594" w:history="1">
            <w:r w:rsidRPr="008716A1">
              <w:rPr>
                <w:rStyle w:val="Hipervnculo"/>
                <w:noProof/>
              </w:rPr>
              <w:t>7. Conclusiones</w:t>
            </w:r>
            <w:r>
              <w:rPr>
                <w:noProof/>
                <w:webHidden/>
              </w:rPr>
              <w:tab/>
            </w:r>
            <w:r>
              <w:rPr>
                <w:noProof/>
                <w:webHidden/>
              </w:rPr>
              <w:fldChar w:fldCharType="begin"/>
            </w:r>
            <w:r>
              <w:rPr>
                <w:noProof/>
                <w:webHidden/>
              </w:rPr>
              <w:instrText xml:space="preserve"> PAGEREF _Toc47024594 \h </w:instrText>
            </w:r>
            <w:r>
              <w:rPr>
                <w:noProof/>
                <w:webHidden/>
              </w:rPr>
            </w:r>
            <w:r>
              <w:rPr>
                <w:noProof/>
                <w:webHidden/>
              </w:rPr>
              <w:fldChar w:fldCharType="separate"/>
            </w:r>
            <w:r>
              <w:rPr>
                <w:noProof/>
                <w:webHidden/>
              </w:rPr>
              <w:t>91</w:t>
            </w:r>
            <w:r>
              <w:rPr>
                <w:noProof/>
                <w:webHidden/>
              </w:rPr>
              <w:fldChar w:fldCharType="end"/>
            </w:r>
          </w:hyperlink>
        </w:p>
        <w:p w14:paraId="14E6DD26" w14:textId="7D5994A9" w:rsidR="00E972B8" w:rsidRDefault="00E972B8" w:rsidP="00E972B8">
          <w:pPr>
            <w:pStyle w:val="TDC1"/>
            <w:spacing w:line="480" w:lineRule="auto"/>
            <w:rPr>
              <w:rFonts w:asciiTheme="minorHAnsi" w:eastAsiaTheme="minorEastAsia" w:hAnsiTheme="minorHAnsi"/>
              <w:noProof/>
              <w:sz w:val="22"/>
              <w:lang w:eastAsia="es-CO"/>
            </w:rPr>
          </w:pPr>
          <w:hyperlink w:anchor="_Toc47024595" w:history="1">
            <w:r w:rsidRPr="008716A1">
              <w:rPr>
                <w:rStyle w:val="Hipervnculo"/>
                <w:noProof/>
              </w:rPr>
              <w:t>8. Referencias</w:t>
            </w:r>
            <w:r>
              <w:rPr>
                <w:noProof/>
                <w:webHidden/>
              </w:rPr>
              <w:tab/>
            </w:r>
            <w:r>
              <w:rPr>
                <w:noProof/>
                <w:webHidden/>
              </w:rPr>
              <w:fldChar w:fldCharType="begin"/>
            </w:r>
            <w:r>
              <w:rPr>
                <w:noProof/>
                <w:webHidden/>
              </w:rPr>
              <w:instrText xml:space="preserve"> PAGEREF _Toc47024595 \h </w:instrText>
            </w:r>
            <w:r>
              <w:rPr>
                <w:noProof/>
                <w:webHidden/>
              </w:rPr>
            </w:r>
            <w:r>
              <w:rPr>
                <w:noProof/>
                <w:webHidden/>
              </w:rPr>
              <w:fldChar w:fldCharType="separate"/>
            </w:r>
            <w:r>
              <w:rPr>
                <w:noProof/>
                <w:webHidden/>
              </w:rPr>
              <w:t>99</w:t>
            </w:r>
            <w:r>
              <w:rPr>
                <w:noProof/>
                <w:webHidden/>
              </w:rPr>
              <w:fldChar w:fldCharType="end"/>
            </w:r>
          </w:hyperlink>
        </w:p>
        <w:p w14:paraId="6B1EB913" w14:textId="77BEB446" w:rsidR="00127F3D" w:rsidRDefault="00E17CC1" w:rsidP="00E972B8">
          <w:pPr>
            <w:ind w:firstLine="0"/>
          </w:pPr>
          <w:r>
            <w:fldChar w:fldCharType="end"/>
          </w:r>
        </w:p>
      </w:sdtContent>
    </w:sdt>
    <w:p w14:paraId="14AEF322" w14:textId="77777777" w:rsidR="00127F3D" w:rsidRDefault="00127F3D" w:rsidP="00127F3D"/>
    <w:p w14:paraId="16B2221E" w14:textId="0080E12E" w:rsidR="00127F3D" w:rsidRDefault="00127F3D" w:rsidP="00127F3D"/>
    <w:p w14:paraId="15CCD4D2" w14:textId="1649894B" w:rsidR="000C5009" w:rsidRDefault="000C5009" w:rsidP="00C72DB3">
      <w:pPr>
        <w:ind w:firstLine="0"/>
        <w:rPr>
          <w:rFonts w:cs="Times New Roman"/>
          <w:b/>
        </w:rPr>
      </w:pPr>
    </w:p>
    <w:p w14:paraId="1E24B20E" w14:textId="00CF7238" w:rsidR="00AD14AC" w:rsidRDefault="00AD14AC" w:rsidP="00C72DB3">
      <w:pPr>
        <w:ind w:firstLine="0"/>
        <w:rPr>
          <w:rFonts w:cs="Times New Roman"/>
          <w:b/>
        </w:rPr>
      </w:pPr>
    </w:p>
    <w:p w14:paraId="315D8B7D" w14:textId="6CBCF647" w:rsidR="00AD14AC" w:rsidRDefault="00AD14AC" w:rsidP="00C72DB3">
      <w:pPr>
        <w:ind w:firstLine="0"/>
        <w:rPr>
          <w:rFonts w:cs="Times New Roman"/>
          <w:b/>
        </w:rPr>
      </w:pPr>
    </w:p>
    <w:p w14:paraId="2840EC28" w14:textId="5DB07B0B" w:rsidR="00AD14AC" w:rsidRDefault="00AD14AC" w:rsidP="00C72DB3">
      <w:pPr>
        <w:ind w:firstLine="0"/>
        <w:rPr>
          <w:rFonts w:cs="Times New Roman"/>
          <w:b/>
        </w:rPr>
      </w:pPr>
    </w:p>
    <w:p w14:paraId="566D3DE5" w14:textId="37EC5F6C" w:rsidR="00AD14AC" w:rsidRDefault="00AD14AC" w:rsidP="00C72DB3">
      <w:pPr>
        <w:ind w:firstLine="0"/>
        <w:rPr>
          <w:rFonts w:cs="Times New Roman"/>
          <w:b/>
        </w:rPr>
      </w:pPr>
    </w:p>
    <w:p w14:paraId="021574ED" w14:textId="0C334E8A" w:rsidR="00AD14AC" w:rsidRDefault="00AD14AC" w:rsidP="00C72DB3">
      <w:pPr>
        <w:ind w:firstLine="0"/>
        <w:rPr>
          <w:rFonts w:cs="Times New Roman"/>
          <w:b/>
        </w:rPr>
      </w:pPr>
    </w:p>
    <w:p w14:paraId="631B98BF" w14:textId="338EFE43" w:rsidR="00D531B1" w:rsidRDefault="00D531B1" w:rsidP="00C72DB3">
      <w:pPr>
        <w:ind w:firstLine="0"/>
        <w:rPr>
          <w:rFonts w:cs="Times New Roman"/>
          <w:b/>
        </w:rPr>
      </w:pPr>
    </w:p>
    <w:p w14:paraId="0FBD1713" w14:textId="77777777" w:rsidR="00A646FE" w:rsidRDefault="00A646FE" w:rsidP="00C72DB3">
      <w:pPr>
        <w:ind w:firstLine="0"/>
        <w:rPr>
          <w:rFonts w:cs="Times New Roman"/>
          <w:b/>
        </w:rPr>
      </w:pPr>
    </w:p>
    <w:p w14:paraId="41BACD1C" w14:textId="6EBECD4E" w:rsidR="0087647F" w:rsidRPr="0087647F" w:rsidRDefault="007A539B" w:rsidP="003D20AA">
      <w:pPr>
        <w:jc w:val="center"/>
        <w:rPr>
          <w:rFonts w:cs="Times New Roman"/>
          <w:b/>
        </w:rPr>
      </w:pPr>
      <w:r>
        <w:rPr>
          <w:rFonts w:cs="Times New Roman"/>
          <w:b/>
        </w:rPr>
        <w:lastRenderedPageBreak/>
        <w:t>Lista de tablas</w:t>
      </w:r>
    </w:p>
    <w:p w14:paraId="679E87F5" w14:textId="6938AA61" w:rsidR="003D20AA" w:rsidRDefault="00991E2E" w:rsidP="003D20AA">
      <w:pPr>
        <w:pStyle w:val="Tabladeilustraciones"/>
        <w:tabs>
          <w:tab w:val="right" w:leader="dot" w:pos="9350"/>
        </w:tabs>
        <w:spacing w:line="480" w:lineRule="auto"/>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47024472" w:history="1">
        <w:r w:rsidR="003D20AA" w:rsidRPr="00A27765">
          <w:rPr>
            <w:rStyle w:val="Hipervnculo"/>
            <w:noProof/>
          </w:rPr>
          <w:t>Tabla 1. Diagnóstico y pronóstico del proyecto.</w:t>
        </w:r>
        <w:r w:rsidR="003D20AA">
          <w:rPr>
            <w:noProof/>
            <w:webHidden/>
          </w:rPr>
          <w:tab/>
        </w:r>
        <w:r w:rsidR="003D20AA">
          <w:rPr>
            <w:noProof/>
            <w:webHidden/>
          </w:rPr>
          <w:fldChar w:fldCharType="begin"/>
        </w:r>
        <w:r w:rsidR="003D20AA">
          <w:rPr>
            <w:noProof/>
            <w:webHidden/>
          </w:rPr>
          <w:instrText xml:space="preserve"> PAGEREF _Toc47024472 \h </w:instrText>
        </w:r>
        <w:r w:rsidR="003D20AA">
          <w:rPr>
            <w:noProof/>
            <w:webHidden/>
          </w:rPr>
        </w:r>
        <w:r w:rsidR="003D20AA">
          <w:rPr>
            <w:noProof/>
            <w:webHidden/>
          </w:rPr>
          <w:fldChar w:fldCharType="separate"/>
        </w:r>
        <w:r w:rsidR="003D20AA">
          <w:rPr>
            <w:noProof/>
            <w:webHidden/>
          </w:rPr>
          <w:t>7</w:t>
        </w:r>
        <w:r w:rsidR="003D20AA">
          <w:rPr>
            <w:noProof/>
            <w:webHidden/>
          </w:rPr>
          <w:fldChar w:fldCharType="end"/>
        </w:r>
      </w:hyperlink>
    </w:p>
    <w:p w14:paraId="47D2B252" w14:textId="0B480DF5"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73" w:history="1">
        <w:r w:rsidRPr="00A27765">
          <w:rPr>
            <w:rStyle w:val="Hipervnculo"/>
            <w:noProof/>
          </w:rPr>
          <w:t>Tabla 2. Diagramas de UML por categoría.</w:t>
        </w:r>
        <w:r>
          <w:rPr>
            <w:noProof/>
            <w:webHidden/>
          </w:rPr>
          <w:tab/>
        </w:r>
        <w:r>
          <w:rPr>
            <w:noProof/>
            <w:webHidden/>
          </w:rPr>
          <w:fldChar w:fldCharType="begin"/>
        </w:r>
        <w:r>
          <w:rPr>
            <w:noProof/>
            <w:webHidden/>
          </w:rPr>
          <w:instrText xml:space="preserve"> PAGEREF _Toc47024473 \h </w:instrText>
        </w:r>
        <w:r>
          <w:rPr>
            <w:noProof/>
            <w:webHidden/>
          </w:rPr>
        </w:r>
        <w:r>
          <w:rPr>
            <w:noProof/>
            <w:webHidden/>
          </w:rPr>
          <w:fldChar w:fldCharType="separate"/>
        </w:r>
        <w:r>
          <w:rPr>
            <w:noProof/>
            <w:webHidden/>
          </w:rPr>
          <w:t>16</w:t>
        </w:r>
        <w:r>
          <w:rPr>
            <w:noProof/>
            <w:webHidden/>
          </w:rPr>
          <w:fldChar w:fldCharType="end"/>
        </w:r>
      </w:hyperlink>
    </w:p>
    <w:p w14:paraId="790FD857" w14:textId="1EE6ADA2"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74" w:history="1">
        <w:r w:rsidRPr="00A27765">
          <w:rPr>
            <w:rStyle w:val="Hipervnculo"/>
            <w:noProof/>
          </w:rPr>
          <w:t>Tabla 3. Estándares para la gestión de proyectos.</w:t>
        </w:r>
        <w:r>
          <w:rPr>
            <w:noProof/>
            <w:webHidden/>
          </w:rPr>
          <w:tab/>
        </w:r>
        <w:r>
          <w:rPr>
            <w:noProof/>
            <w:webHidden/>
          </w:rPr>
          <w:fldChar w:fldCharType="begin"/>
        </w:r>
        <w:r>
          <w:rPr>
            <w:noProof/>
            <w:webHidden/>
          </w:rPr>
          <w:instrText xml:space="preserve"> PAGEREF _Toc47024474 \h </w:instrText>
        </w:r>
        <w:r>
          <w:rPr>
            <w:noProof/>
            <w:webHidden/>
          </w:rPr>
        </w:r>
        <w:r>
          <w:rPr>
            <w:noProof/>
            <w:webHidden/>
          </w:rPr>
          <w:fldChar w:fldCharType="separate"/>
        </w:r>
        <w:r>
          <w:rPr>
            <w:noProof/>
            <w:webHidden/>
          </w:rPr>
          <w:t>17</w:t>
        </w:r>
        <w:r>
          <w:rPr>
            <w:noProof/>
            <w:webHidden/>
          </w:rPr>
          <w:fldChar w:fldCharType="end"/>
        </w:r>
      </w:hyperlink>
    </w:p>
    <w:p w14:paraId="6FEB78AA" w14:textId="528D6932"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75" w:history="1">
        <w:r w:rsidRPr="00A27765">
          <w:rPr>
            <w:rStyle w:val="Hipervnculo"/>
            <w:noProof/>
          </w:rPr>
          <w:t>Tabla 4. Comparación entre estándares para la gestión de proyectos.</w:t>
        </w:r>
        <w:r>
          <w:rPr>
            <w:noProof/>
            <w:webHidden/>
          </w:rPr>
          <w:tab/>
        </w:r>
        <w:r>
          <w:rPr>
            <w:noProof/>
            <w:webHidden/>
          </w:rPr>
          <w:fldChar w:fldCharType="begin"/>
        </w:r>
        <w:r>
          <w:rPr>
            <w:noProof/>
            <w:webHidden/>
          </w:rPr>
          <w:instrText xml:space="preserve"> PAGEREF _Toc47024475 \h </w:instrText>
        </w:r>
        <w:r>
          <w:rPr>
            <w:noProof/>
            <w:webHidden/>
          </w:rPr>
        </w:r>
        <w:r>
          <w:rPr>
            <w:noProof/>
            <w:webHidden/>
          </w:rPr>
          <w:fldChar w:fldCharType="separate"/>
        </w:r>
        <w:r>
          <w:rPr>
            <w:noProof/>
            <w:webHidden/>
          </w:rPr>
          <w:t>19</w:t>
        </w:r>
        <w:r>
          <w:rPr>
            <w:noProof/>
            <w:webHidden/>
          </w:rPr>
          <w:fldChar w:fldCharType="end"/>
        </w:r>
      </w:hyperlink>
    </w:p>
    <w:p w14:paraId="378103B9" w14:textId="162C418D"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76" w:history="1">
        <w:r w:rsidRPr="00A27765">
          <w:rPr>
            <w:rStyle w:val="Hipervnculo"/>
            <w:rFonts w:cs="Times New Roman"/>
            <w:noProof/>
          </w:rPr>
          <w:t>Tabla 5. Público objetivo de la ISO/IEC 29110.</w:t>
        </w:r>
        <w:r>
          <w:rPr>
            <w:noProof/>
            <w:webHidden/>
          </w:rPr>
          <w:tab/>
        </w:r>
        <w:r>
          <w:rPr>
            <w:noProof/>
            <w:webHidden/>
          </w:rPr>
          <w:fldChar w:fldCharType="begin"/>
        </w:r>
        <w:r>
          <w:rPr>
            <w:noProof/>
            <w:webHidden/>
          </w:rPr>
          <w:instrText xml:space="preserve"> PAGEREF _Toc47024476 \h </w:instrText>
        </w:r>
        <w:r>
          <w:rPr>
            <w:noProof/>
            <w:webHidden/>
          </w:rPr>
        </w:r>
        <w:r>
          <w:rPr>
            <w:noProof/>
            <w:webHidden/>
          </w:rPr>
          <w:fldChar w:fldCharType="separate"/>
        </w:r>
        <w:r>
          <w:rPr>
            <w:noProof/>
            <w:webHidden/>
          </w:rPr>
          <w:t>21</w:t>
        </w:r>
        <w:r>
          <w:rPr>
            <w:noProof/>
            <w:webHidden/>
          </w:rPr>
          <w:fldChar w:fldCharType="end"/>
        </w:r>
      </w:hyperlink>
    </w:p>
    <w:p w14:paraId="6B78B4AF" w14:textId="6E4DC0E2"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77" w:history="1">
        <w:r w:rsidRPr="00A27765">
          <w:rPr>
            <w:rStyle w:val="Hipervnculo"/>
            <w:noProof/>
          </w:rPr>
          <w:t>Tabla 6. Productos o artefactos según la ISO/IEC 29110.</w:t>
        </w:r>
        <w:r>
          <w:rPr>
            <w:noProof/>
            <w:webHidden/>
          </w:rPr>
          <w:tab/>
        </w:r>
        <w:r>
          <w:rPr>
            <w:noProof/>
            <w:webHidden/>
          </w:rPr>
          <w:fldChar w:fldCharType="begin"/>
        </w:r>
        <w:r>
          <w:rPr>
            <w:noProof/>
            <w:webHidden/>
          </w:rPr>
          <w:instrText xml:space="preserve"> PAGEREF _Toc47024477 \h </w:instrText>
        </w:r>
        <w:r>
          <w:rPr>
            <w:noProof/>
            <w:webHidden/>
          </w:rPr>
        </w:r>
        <w:r>
          <w:rPr>
            <w:noProof/>
            <w:webHidden/>
          </w:rPr>
          <w:fldChar w:fldCharType="separate"/>
        </w:r>
        <w:r>
          <w:rPr>
            <w:noProof/>
            <w:webHidden/>
          </w:rPr>
          <w:t>26</w:t>
        </w:r>
        <w:r>
          <w:rPr>
            <w:noProof/>
            <w:webHidden/>
          </w:rPr>
          <w:fldChar w:fldCharType="end"/>
        </w:r>
      </w:hyperlink>
    </w:p>
    <w:p w14:paraId="10B88DAC" w14:textId="5E5345D2"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78" w:history="1">
        <w:r w:rsidRPr="00A27765">
          <w:rPr>
            <w:rStyle w:val="Hipervnculo"/>
            <w:noProof/>
          </w:rPr>
          <w:t>Tabla 7. Comparación entre metodologías de desarrollo de software.</w:t>
        </w:r>
        <w:r>
          <w:rPr>
            <w:noProof/>
            <w:webHidden/>
          </w:rPr>
          <w:tab/>
        </w:r>
        <w:r>
          <w:rPr>
            <w:noProof/>
            <w:webHidden/>
          </w:rPr>
          <w:fldChar w:fldCharType="begin"/>
        </w:r>
        <w:r>
          <w:rPr>
            <w:noProof/>
            <w:webHidden/>
          </w:rPr>
          <w:instrText xml:space="preserve"> PAGEREF _Toc47024478 \h </w:instrText>
        </w:r>
        <w:r>
          <w:rPr>
            <w:noProof/>
            <w:webHidden/>
          </w:rPr>
        </w:r>
        <w:r>
          <w:rPr>
            <w:noProof/>
            <w:webHidden/>
          </w:rPr>
          <w:fldChar w:fldCharType="separate"/>
        </w:r>
        <w:r>
          <w:rPr>
            <w:noProof/>
            <w:webHidden/>
          </w:rPr>
          <w:t>28</w:t>
        </w:r>
        <w:r>
          <w:rPr>
            <w:noProof/>
            <w:webHidden/>
          </w:rPr>
          <w:fldChar w:fldCharType="end"/>
        </w:r>
      </w:hyperlink>
    </w:p>
    <w:p w14:paraId="131FA8C6" w14:textId="3A4B901A"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79" w:history="1">
        <w:r w:rsidRPr="00A27765">
          <w:rPr>
            <w:rStyle w:val="Hipervnculo"/>
            <w:noProof/>
          </w:rPr>
          <w:t>Tabla 8. Entregables del equipo de desarrollo.</w:t>
        </w:r>
        <w:r>
          <w:rPr>
            <w:noProof/>
            <w:webHidden/>
          </w:rPr>
          <w:tab/>
        </w:r>
        <w:r>
          <w:rPr>
            <w:noProof/>
            <w:webHidden/>
          </w:rPr>
          <w:fldChar w:fldCharType="begin"/>
        </w:r>
        <w:r>
          <w:rPr>
            <w:noProof/>
            <w:webHidden/>
          </w:rPr>
          <w:instrText xml:space="preserve"> PAGEREF _Toc47024479 \h </w:instrText>
        </w:r>
        <w:r>
          <w:rPr>
            <w:noProof/>
            <w:webHidden/>
          </w:rPr>
        </w:r>
        <w:r>
          <w:rPr>
            <w:noProof/>
            <w:webHidden/>
          </w:rPr>
          <w:fldChar w:fldCharType="separate"/>
        </w:r>
        <w:r>
          <w:rPr>
            <w:noProof/>
            <w:webHidden/>
          </w:rPr>
          <w:t>43</w:t>
        </w:r>
        <w:r>
          <w:rPr>
            <w:noProof/>
            <w:webHidden/>
          </w:rPr>
          <w:fldChar w:fldCharType="end"/>
        </w:r>
      </w:hyperlink>
    </w:p>
    <w:p w14:paraId="409A6AA1" w14:textId="7622445F"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80" w:history="1">
        <w:r w:rsidRPr="00A27765">
          <w:rPr>
            <w:rStyle w:val="Hipervnculo"/>
            <w:noProof/>
          </w:rPr>
          <w:t>Tabla 9. Entregables del equipo de calidad.</w:t>
        </w:r>
        <w:r>
          <w:rPr>
            <w:noProof/>
            <w:webHidden/>
          </w:rPr>
          <w:tab/>
        </w:r>
        <w:r>
          <w:rPr>
            <w:noProof/>
            <w:webHidden/>
          </w:rPr>
          <w:fldChar w:fldCharType="begin"/>
        </w:r>
        <w:r>
          <w:rPr>
            <w:noProof/>
            <w:webHidden/>
          </w:rPr>
          <w:instrText xml:space="preserve"> PAGEREF _Toc47024480 \h </w:instrText>
        </w:r>
        <w:r>
          <w:rPr>
            <w:noProof/>
            <w:webHidden/>
          </w:rPr>
        </w:r>
        <w:r>
          <w:rPr>
            <w:noProof/>
            <w:webHidden/>
          </w:rPr>
          <w:fldChar w:fldCharType="separate"/>
        </w:r>
        <w:r>
          <w:rPr>
            <w:noProof/>
            <w:webHidden/>
          </w:rPr>
          <w:t>44</w:t>
        </w:r>
        <w:r>
          <w:rPr>
            <w:noProof/>
            <w:webHidden/>
          </w:rPr>
          <w:fldChar w:fldCharType="end"/>
        </w:r>
      </w:hyperlink>
    </w:p>
    <w:p w14:paraId="7EF96CE3" w14:textId="3E1AF67A"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81" w:history="1">
        <w:r w:rsidRPr="00A27765">
          <w:rPr>
            <w:rStyle w:val="Hipervnculo"/>
            <w:noProof/>
          </w:rPr>
          <w:t>Tabla 10. Duración estimada de las tareas 1.1 - 3.2 (CU04 y CU08) del equipo de desarrollo.</w:t>
        </w:r>
        <w:r>
          <w:rPr>
            <w:noProof/>
            <w:webHidden/>
          </w:rPr>
          <w:tab/>
        </w:r>
        <w:r>
          <w:rPr>
            <w:noProof/>
            <w:webHidden/>
          </w:rPr>
          <w:fldChar w:fldCharType="begin"/>
        </w:r>
        <w:r>
          <w:rPr>
            <w:noProof/>
            <w:webHidden/>
          </w:rPr>
          <w:instrText xml:space="preserve"> PAGEREF _Toc47024481 \h </w:instrText>
        </w:r>
        <w:r>
          <w:rPr>
            <w:noProof/>
            <w:webHidden/>
          </w:rPr>
        </w:r>
        <w:r>
          <w:rPr>
            <w:noProof/>
            <w:webHidden/>
          </w:rPr>
          <w:fldChar w:fldCharType="separate"/>
        </w:r>
        <w:r>
          <w:rPr>
            <w:noProof/>
            <w:webHidden/>
          </w:rPr>
          <w:t>46</w:t>
        </w:r>
        <w:r>
          <w:rPr>
            <w:noProof/>
            <w:webHidden/>
          </w:rPr>
          <w:fldChar w:fldCharType="end"/>
        </w:r>
      </w:hyperlink>
    </w:p>
    <w:p w14:paraId="41D34ED4" w14:textId="70CC22A3"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82" w:history="1">
        <w:r w:rsidRPr="00A27765">
          <w:rPr>
            <w:rStyle w:val="Hipervnculo"/>
            <w:noProof/>
          </w:rPr>
          <w:t>Tabla 11. Duración estimada de las tareas 1.1 - 3.2 (CU16 y CU10) del equipo de desarrollo.</w:t>
        </w:r>
        <w:r>
          <w:rPr>
            <w:noProof/>
            <w:webHidden/>
          </w:rPr>
          <w:tab/>
        </w:r>
        <w:r>
          <w:rPr>
            <w:noProof/>
            <w:webHidden/>
          </w:rPr>
          <w:fldChar w:fldCharType="begin"/>
        </w:r>
        <w:r>
          <w:rPr>
            <w:noProof/>
            <w:webHidden/>
          </w:rPr>
          <w:instrText xml:space="preserve"> PAGEREF _Toc47024482 \h </w:instrText>
        </w:r>
        <w:r>
          <w:rPr>
            <w:noProof/>
            <w:webHidden/>
          </w:rPr>
        </w:r>
        <w:r>
          <w:rPr>
            <w:noProof/>
            <w:webHidden/>
          </w:rPr>
          <w:fldChar w:fldCharType="separate"/>
        </w:r>
        <w:r>
          <w:rPr>
            <w:noProof/>
            <w:webHidden/>
          </w:rPr>
          <w:t>46</w:t>
        </w:r>
        <w:r>
          <w:rPr>
            <w:noProof/>
            <w:webHidden/>
          </w:rPr>
          <w:fldChar w:fldCharType="end"/>
        </w:r>
      </w:hyperlink>
    </w:p>
    <w:p w14:paraId="6283F959" w14:textId="5EF442DF"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83" w:history="1">
        <w:r w:rsidRPr="00A27765">
          <w:rPr>
            <w:rStyle w:val="Hipervnculo"/>
            <w:noProof/>
          </w:rPr>
          <w:t>Tabla 12. Duración estimada de las tareas 1.1 - 3.2 (CU06 y CU07) del equipo de desarrollo.</w:t>
        </w:r>
        <w:r>
          <w:rPr>
            <w:noProof/>
            <w:webHidden/>
          </w:rPr>
          <w:tab/>
        </w:r>
        <w:r>
          <w:rPr>
            <w:noProof/>
            <w:webHidden/>
          </w:rPr>
          <w:fldChar w:fldCharType="begin"/>
        </w:r>
        <w:r>
          <w:rPr>
            <w:noProof/>
            <w:webHidden/>
          </w:rPr>
          <w:instrText xml:space="preserve"> PAGEREF _Toc47024483 \h </w:instrText>
        </w:r>
        <w:r>
          <w:rPr>
            <w:noProof/>
            <w:webHidden/>
          </w:rPr>
        </w:r>
        <w:r>
          <w:rPr>
            <w:noProof/>
            <w:webHidden/>
          </w:rPr>
          <w:fldChar w:fldCharType="separate"/>
        </w:r>
        <w:r>
          <w:rPr>
            <w:noProof/>
            <w:webHidden/>
          </w:rPr>
          <w:t>47</w:t>
        </w:r>
        <w:r>
          <w:rPr>
            <w:noProof/>
            <w:webHidden/>
          </w:rPr>
          <w:fldChar w:fldCharType="end"/>
        </w:r>
      </w:hyperlink>
    </w:p>
    <w:p w14:paraId="7C01BF78" w14:textId="49D29642"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84" w:history="1">
        <w:r w:rsidRPr="00A27765">
          <w:rPr>
            <w:rStyle w:val="Hipervnculo"/>
            <w:noProof/>
          </w:rPr>
          <w:t>Tabla 13. Duración estimada de las tareas 1.1 - 3.2 (CU05) del equipo de desarrollo.</w:t>
        </w:r>
        <w:r>
          <w:rPr>
            <w:noProof/>
            <w:webHidden/>
          </w:rPr>
          <w:tab/>
        </w:r>
        <w:r>
          <w:rPr>
            <w:noProof/>
            <w:webHidden/>
          </w:rPr>
          <w:fldChar w:fldCharType="begin"/>
        </w:r>
        <w:r>
          <w:rPr>
            <w:noProof/>
            <w:webHidden/>
          </w:rPr>
          <w:instrText xml:space="preserve"> PAGEREF _Toc47024484 \h </w:instrText>
        </w:r>
        <w:r>
          <w:rPr>
            <w:noProof/>
            <w:webHidden/>
          </w:rPr>
        </w:r>
        <w:r>
          <w:rPr>
            <w:noProof/>
            <w:webHidden/>
          </w:rPr>
          <w:fldChar w:fldCharType="separate"/>
        </w:r>
        <w:r>
          <w:rPr>
            <w:noProof/>
            <w:webHidden/>
          </w:rPr>
          <w:t>48</w:t>
        </w:r>
        <w:r>
          <w:rPr>
            <w:noProof/>
            <w:webHidden/>
          </w:rPr>
          <w:fldChar w:fldCharType="end"/>
        </w:r>
      </w:hyperlink>
    </w:p>
    <w:p w14:paraId="6A1B4D43" w14:textId="40958C18"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85" w:history="1">
        <w:r w:rsidRPr="00A27765">
          <w:rPr>
            <w:rStyle w:val="Hipervnculo"/>
            <w:noProof/>
          </w:rPr>
          <w:t>Tabla 14. Duración estimada de las tareas 1.1 - 3.2 (CU01) del equipo de desarrollo.</w:t>
        </w:r>
        <w:r>
          <w:rPr>
            <w:noProof/>
            <w:webHidden/>
          </w:rPr>
          <w:tab/>
        </w:r>
        <w:r>
          <w:rPr>
            <w:noProof/>
            <w:webHidden/>
          </w:rPr>
          <w:fldChar w:fldCharType="begin"/>
        </w:r>
        <w:r>
          <w:rPr>
            <w:noProof/>
            <w:webHidden/>
          </w:rPr>
          <w:instrText xml:space="preserve"> PAGEREF _Toc47024485 \h </w:instrText>
        </w:r>
        <w:r>
          <w:rPr>
            <w:noProof/>
            <w:webHidden/>
          </w:rPr>
        </w:r>
        <w:r>
          <w:rPr>
            <w:noProof/>
            <w:webHidden/>
          </w:rPr>
          <w:fldChar w:fldCharType="separate"/>
        </w:r>
        <w:r>
          <w:rPr>
            <w:noProof/>
            <w:webHidden/>
          </w:rPr>
          <w:t>48</w:t>
        </w:r>
        <w:r>
          <w:rPr>
            <w:noProof/>
            <w:webHidden/>
          </w:rPr>
          <w:fldChar w:fldCharType="end"/>
        </w:r>
      </w:hyperlink>
    </w:p>
    <w:p w14:paraId="346FE81F" w14:textId="4B271C1D"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86" w:history="1">
        <w:r w:rsidRPr="00A27765">
          <w:rPr>
            <w:rStyle w:val="Hipervnculo"/>
            <w:noProof/>
          </w:rPr>
          <w:t>Tabla 15. Duración estimada de las tareas 1.1 - 3.2 (CU09 y CU11) del equipo de desarrollo.</w:t>
        </w:r>
        <w:r>
          <w:rPr>
            <w:noProof/>
            <w:webHidden/>
          </w:rPr>
          <w:tab/>
        </w:r>
        <w:r>
          <w:rPr>
            <w:noProof/>
            <w:webHidden/>
          </w:rPr>
          <w:fldChar w:fldCharType="begin"/>
        </w:r>
        <w:r>
          <w:rPr>
            <w:noProof/>
            <w:webHidden/>
          </w:rPr>
          <w:instrText xml:space="preserve"> PAGEREF _Toc47024486 \h </w:instrText>
        </w:r>
        <w:r>
          <w:rPr>
            <w:noProof/>
            <w:webHidden/>
          </w:rPr>
        </w:r>
        <w:r>
          <w:rPr>
            <w:noProof/>
            <w:webHidden/>
          </w:rPr>
          <w:fldChar w:fldCharType="separate"/>
        </w:r>
        <w:r>
          <w:rPr>
            <w:noProof/>
            <w:webHidden/>
          </w:rPr>
          <w:t>49</w:t>
        </w:r>
        <w:r>
          <w:rPr>
            <w:noProof/>
            <w:webHidden/>
          </w:rPr>
          <w:fldChar w:fldCharType="end"/>
        </w:r>
      </w:hyperlink>
    </w:p>
    <w:p w14:paraId="4428AC80" w14:textId="679717BC"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87" w:history="1">
        <w:r w:rsidRPr="00A27765">
          <w:rPr>
            <w:rStyle w:val="Hipervnculo"/>
            <w:noProof/>
          </w:rPr>
          <w:t>Tabla 16. Duración estimada de las tareas 3.3 y 3.4 (CU04 y CU08) del equipo de desarrollo.</w:t>
        </w:r>
        <w:r>
          <w:rPr>
            <w:noProof/>
            <w:webHidden/>
          </w:rPr>
          <w:tab/>
        </w:r>
        <w:r>
          <w:rPr>
            <w:noProof/>
            <w:webHidden/>
          </w:rPr>
          <w:fldChar w:fldCharType="begin"/>
        </w:r>
        <w:r>
          <w:rPr>
            <w:noProof/>
            <w:webHidden/>
          </w:rPr>
          <w:instrText xml:space="preserve"> PAGEREF _Toc47024487 \h </w:instrText>
        </w:r>
        <w:r>
          <w:rPr>
            <w:noProof/>
            <w:webHidden/>
          </w:rPr>
        </w:r>
        <w:r>
          <w:rPr>
            <w:noProof/>
            <w:webHidden/>
          </w:rPr>
          <w:fldChar w:fldCharType="separate"/>
        </w:r>
        <w:r>
          <w:rPr>
            <w:noProof/>
            <w:webHidden/>
          </w:rPr>
          <w:t>50</w:t>
        </w:r>
        <w:r>
          <w:rPr>
            <w:noProof/>
            <w:webHidden/>
          </w:rPr>
          <w:fldChar w:fldCharType="end"/>
        </w:r>
      </w:hyperlink>
    </w:p>
    <w:p w14:paraId="676E9007" w14:textId="5840242C"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88" w:history="1">
        <w:r w:rsidRPr="00A27765">
          <w:rPr>
            <w:rStyle w:val="Hipervnculo"/>
            <w:noProof/>
          </w:rPr>
          <w:t>Tabla 17. Duración estimada de las tareas 3.3 y 3.4 (CU16 y CU10) del equipo de desarrollo.</w:t>
        </w:r>
        <w:r>
          <w:rPr>
            <w:noProof/>
            <w:webHidden/>
          </w:rPr>
          <w:tab/>
        </w:r>
        <w:r>
          <w:rPr>
            <w:noProof/>
            <w:webHidden/>
          </w:rPr>
          <w:fldChar w:fldCharType="begin"/>
        </w:r>
        <w:r>
          <w:rPr>
            <w:noProof/>
            <w:webHidden/>
          </w:rPr>
          <w:instrText xml:space="preserve"> PAGEREF _Toc47024488 \h </w:instrText>
        </w:r>
        <w:r>
          <w:rPr>
            <w:noProof/>
            <w:webHidden/>
          </w:rPr>
        </w:r>
        <w:r>
          <w:rPr>
            <w:noProof/>
            <w:webHidden/>
          </w:rPr>
          <w:fldChar w:fldCharType="separate"/>
        </w:r>
        <w:r>
          <w:rPr>
            <w:noProof/>
            <w:webHidden/>
          </w:rPr>
          <w:t>50</w:t>
        </w:r>
        <w:r>
          <w:rPr>
            <w:noProof/>
            <w:webHidden/>
          </w:rPr>
          <w:fldChar w:fldCharType="end"/>
        </w:r>
      </w:hyperlink>
    </w:p>
    <w:p w14:paraId="17983B1B" w14:textId="38C3C736"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89" w:history="1">
        <w:r w:rsidRPr="00A27765">
          <w:rPr>
            <w:rStyle w:val="Hipervnculo"/>
            <w:noProof/>
          </w:rPr>
          <w:t>Tabla 18. Duración estimada de las tareas 3.3 y 3.4 (CU06 y CU07) del equipo de desarrollo.</w:t>
        </w:r>
        <w:r>
          <w:rPr>
            <w:noProof/>
            <w:webHidden/>
          </w:rPr>
          <w:tab/>
        </w:r>
        <w:r>
          <w:rPr>
            <w:noProof/>
            <w:webHidden/>
          </w:rPr>
          <w:fldChar w:fldCharType="begin"/>
        </w:r>
        <w:r>
          <w:rPr>
            <w:noProof/>
            <w:webHidden/>
          </w:rPr>
          <w:instrText xml:space="preserve"> PAGEREF _Toc47024489 \h </w:instrText>
        </w:r>
        <w:r>
          <w:rPr>
            <w:noProof/>
            <w:webHidden/>
          </w:rPr>
        </w:r>
        <w:r>
          <w:rPr>
            <w:noProof/>
            <w:webHidden/>
          </w:rPr>
          <w:fldChar w:fldCharType="separate"/>
        </w:r>
        <w:r>
          <w:rPr>
            <w:noProof/>
            <w:webHidden/>
          </w:rPr>
          <w:t>50</w:t>
        </w:r>
        <w:r>
          <w:rPr>
            <w:noProof/>
            <w:webHidden/>
          </w:rPr>
          <w:fldChar w:fldCharType="end"/>
        </w:r>
      </w:hyperlink>
    </w:p>
    <w:p w14:paraId="46203720" w14:textId="28A3A38F"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90" w:history="1">
        <w:r w:rsidRPr="00A27765">
          <w:rPr>
            <w:rStyle w:val="Hipervnculo"/>
            <w:noProof/>
          </w:rPr>
          <w:t>Tabla 19. Duración estimada de las tareas 3.3 y 3.4 (CU05) del equipo de desarrollo.</w:t>
        </w:r>
        <w:r>
          <w:rPr>
            <w:noProof/>
            <w:webHidden/>
          </w:rPr>
          <w:tab/>
        </w:r>
        <w:r>
          <w:rPr>
            <w:noProof/>
            <w:webHidden/>
          </w:rPr>
          <w:fldChar w:fldCharType="begin"/>
        </w:r>
        <w:r>
          <w:rPr>
            <w:noProof/>
            <w:webHidden/>
          </w:rPr>
          <w:instrText xml:space="preserve"> PAGEREF _Toc47024490 \h </w:instrText>
        </w:r>
        <w:r>
          <w:rPr>
            <w:noProof/>
            <w:webHidden/>
          </w:rPr>
        </w:r>
        <w:r>
          <w:rPr>
            <w:noProof/>
            <w:webHidden/>
          </w:rPr>
          <w:fldChar w:fldCharType="separate"/>
        </w:r>
        <w:r>
          <w:rPr>
            <w:noProof/>
            <w:webHidden/>
          </w:rPr>
          <w:t>51</w:t>
        </w:r>
        <w:r>
          <w:rPr>
            <w:noProof/>
            <w:webHidden/>
          </w:rPr>
          <w:fldChar w:fldCharType="end"/>
        </w:r>
      </w:hyperlink>
    </w:p>
    <w:p w14:paraId="5CEFA8EE" w14:textId="2C2D2740"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91" w:history="1">
        <w:r w:rsidRPr="00A27765">
          <w:rPr>
            <w:rStyle w:val="Hipervnculo"/>
            <w:noProof/>
          </w:rPr>
          <w:t>Tabla 20. Duración estimada de las tareas 3.3 y 3.4 (CU01) del equipo de desarrollo.</w:t>
        </w:r>
        <w:r>
          <w:rPr>
            <w:noProof/>
            <w:webHidden/>
          </w:rPr>
          <w:tab/>
        </w:r>
        <w:r>
          <w:rPr>
            <w:noProof/>
            <w:webHidden/>
          </w:rPr>
          <w:fldChar w:fldCharType="begin"/>
        </w:r>
        <w:r>
          <w:rPr>
            <w:noProof/>
            <w:webHidden/>
          </w:rPr>
          <w:instrText xml:space="preserve"> PAGEREF _Toc47024491 \h </w:instrText>
        </w:r>
        <w:r>
          <w:rPr>
            <w:noProof/>
            <w:webHidden/>
          </w:rPr>
        </w:r>
        <w:r>
          <w:rPr>
            <w:noProof/>
            <w:webHidden/>
          </w:rPr>
          <w:fldChar w:fldCharType="separate"/>
        </w:r>
        <w:r>
          <w:rPr>
            <w:noProof/>
            <w:webHidden/>
          </w:rPr>
          <w:t>51</w:t>
        </w:r>
        <w:r>
          <w:rPr>
            <w:noProof/>
            <w:webHidden/>
          </w:rPr>
          <w:fldChar w:fldCharType="end"/>
        </w:r>
      </w:hyperlink>
    </w:p>
    <w:p w14:paraId="71309849" w14:textId="2D266BAA"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92" w:history="1">
        <w:r w:rsidRPr="00A27765">
          <w:rPr>
            <w:rStyle w:val="Hipervnculo"/>
            <w:noProof/>
          </w:rPr>
          <w:t>Tabla 21. Duración estimada de las tareas 3.3 y 3.4 (CU09 y CU11) del equipo de desarrollo.</w:t>
        </w:r>
        <w:r>
          <w:rPr>
            <w:noProof/>
            <w:webHidden/>
          </w:rPr>
          <w:tab/>
        </w:r>
        <w:r>
          <w:rPr>
            <w:noProof/>
            <w:webHidden/>
          </w:rPr>
          <w:fldChar w:fldCharType="begin"/>
        </w:r>
        <w:r>
          <w:rPr>
            <w:noProof/>
            <w:webHidden/>
          </w:rPr>
          <w:instrText xml:space="preserve"> PAGEREF _Toc47024492 \h </w:instrText>
        </w:r>
        <w:r>
          <w:rPr>
            <w:noProof/>
            <w:webHidden/>
          </w:rPr>
        </w:r>
        <w:r>
          <w:rPr>
            <w:noProof/>
            <w:webHidden/>
          </w:rPr>
          <w:fldChar w:fldCharType="separate"/>
        </w:r>
        <w:r>
          <w:rPr>
            <w:noProof/>
            <w:webHidden/>
          </w:rPr>
          <w:t>52</w:t>
        </w:r>
        <w:r>
          <w:rPr>
            <w:noProof/>
            <w:webHidden/>
          </w:rPr>
          <w:fldChar w:fldCharType="end"/>
        </w:r>
      </w:hyperlink>
    </w:p>
    <w:p w14:paraId="704F22F3" w14:textId="41175FBA"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93" w:history="1">
        <w:r w:rsidRPr="00A27765">
          <w:rPr>
            <w:rStyle w:val="Hipervnculo"/>
            <w:noProof/>
          </w:rPr>
          <w:t>Tabla 22. Duración estimada de las tareas 1.1 - 4.1 (CU04 y CU08) del equipo de calidad.</w:t>
        </w:r>
        <w:r>
          <w:rPr>
            <w:noProof/>
            <w:webHidden/>
          </w:rPr>
          <w:tab/>
        </w:r>
        <w:r>
          <w:rPr>
            <w:noProof/>
            <w:webHidden/>
          </w:rPr>
          <w:fldChar w:fldCharType="begin"/>
        </w:r>
        <w:r>
          <w:rPr>
            <w:noProof/>
            <w:webHidden/>
          </w:rPr>
          <w:instrText xml:space="preserve"> PAGEREF _Toc47024493 \h </w:instrText>
        </w:r>
        <w:r>
          <w:rPr>
            <w:noProof/>
            <w:webHidden/>
          </w:rPr>
        </w:r>
        <w:r>
          <w:rPr>
            <w:noProof/>
            <w:webHidden/>
          </w:rPr>
          <w:fldChar w:fldCharType="separate"/>
        </w:r>
        <w:r>
          <w:rPr>
            <w:noProof/>
            <w:webHidden/>
          </w:rPr>
          <w:t>52</w:t>
        </w:r>
        <w:r>
          <w:rPr>
            <w:noProof/>
            <w:webHidden/>
          </w:rPr>
          <w:fldChar w:fldCharType="end"/>
        </w:r>
      </w:hyperlink>
    </w:p>
    <w:p w14:paraId="26FCBCFD" w14:textId="0566797A"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94" w:history="1">
        <w:r w:rsidRPr="00A27765">
          <w:rPr>
            <w:rStyle w:val="Hipervnculo"/>
            <w:noProof/>
          </w:rPr>
          <w:t>Tabla 23. Duración estimada de las tareas 1.1 - 4.1 (CU16 y CU10) del equipo de calidad.</w:t>
        </w:r>
        <w:r>
          <w:rPr>
            <w:noProof/>
            <w:webHidden/>
          </w:rPr>
          <w:tab/>
        </w:r>
        <w:r>
          <w:rPr>
            <w:noProof/>
            <w:webHidden/>
          </w:rPr>
          <w:fldChar w:fldCharType="begin"/>
        </w:r>
        <w:r>
          <w:rPr>
            <w:noProof/>
            <w:webHidden/>
          </w:rPr>
          <w:instrText xml:space="preserve"> PAGEREF _Toc47024494 \h </w:instrText>
        </w:r>
        <w:r>
          <w:rPr>
            <w:noProof/>
            <w:webHidden/>
          </w:rPr>
        </w:r>
        <w:r>
          <w:rPr>
            <w:noProof/>
            <w:webHidden/>
          </w:rPr>
          <w:fldChar w:fldCharType="separate"/>
        </w:r>
        <w:r>
          <w:rPr>
            <w:noProof/>
            <w:webHidden/>
          </w:rPr>
          <w:t>53</w:t>
        </w:r>
        <w:r>
          <w:rPr>
            <w:noProof/>
            <w:webHidden/>
          </w:rPr>
          <w:fldChar w:fldCharType="end"/>
        </w:r>
      </w:hyperlink>
    </w:p>
    <w:p w14:paraId="48EB015D" w14:textId="6D1FB035"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95" w:history="1">
        <w:r w:rsidRPr="00A27765">
          <w:rPr>
            <w:rStyle w:val="Hipervnculo"/>
            <w:noProof/>
          </w:rPr>
          <w:t>Tabla 24. Duración estimada de las tareas 1.1 - 4.1 (CU06 y CU07) del equipo de calidad.</w:t>
        </w:r>
        <w:r>
          <w:rPr>
            <w:noProof/>
            <w:webHidden/>
          </w:rPr>
          <w:tab/>
        </w:r>
        <w:r>
          <w:rPr>
            <w:noProof/>
            <w:webHidden/>
          </w:rPr>
          <w:fldChar w:fldCharType="begin"/>
        </w:r>
        <w:r>
          <w:rPr>
            <w:noProof/>
            <w:webHidden/>
          </w:rPr>
          <w:instrText xml:space="preserve"> PAGEREF _Toc47024495 \h </w:instrText>
        </w:r>
        <w:r>
          <w:rPr>
            <w:noProof/>
            <w:webHidden/>
          </w:rPr>
        </w:r>
        <w:r>
          <w:rPr>
            <w:noProof/>
            <w:webHidden/>
          </w:rPr>
          <w:fldChar w:fldCharType="separate"/>
        </w:r>
        <w:r>
          <w:rPr>
            <w:noProof/>
            <w:webHidden/>
          </w:rPr>
          <w:t>54</w:t>
        </w:r>
        <w:r>
          <w:rPr>
            <w:noProof/>
            <w:webHidden/>
          </w:rPr>
          <w:fldChar w:fldCharType="end"/>
        </w:r>
      </w:hyperlink>
    </w:p>
    <w:p w14:paraId="7AA02340" w14:textId="762B3315"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96" w:history="1">
        <w:r w:rsidRPr="00A27765">
          <w:rPr>
            <w:rStyle w:val="Hipervnculo"/>
            <w:noProof/>
          </w:rPr>
          <w:t>Tabla 25. Duración estimada de las tareas 1.1 - 4.1 (CU05) del equipo de calidad.</w:t>
        </w:r>
        <w:r>
          <w:rPr>
            <w:noProof/>
            <w:webHidden/>
          </w:rPr>
          <w:tab/>
        </w:r>
        <w:r>
          <w:rPr>
            <w:noProof/>
            <w:webHidden/>
          </w:rPr>
          <w:fldChar w:fldCharType="begin"/>
        </w:r>
        <w:r>
          <w:rPr>
            <w:noProof/>
            <w:webHidden/>
          </w:rPr>
          <w:instrText xml:space="preserve"> PAGEREF _Toc47024496 \h </w:instrText>
        </w:r>
        <w:r>
          <w:rPr>
            <w:noProof/>
            <w:webHidden/>
          </w:rPr>
        </w:r>
        <w:r>
          <w:rPr>
            <w:noProof/>
            <w:webHidden/>
          </w:rPr>
          <w:fldChar w:fldCharType="separate"/>
        </w:r>
        <w:r>
          <w:rPr>
            <w:noProof/>
            <w:webHidden/>
          </w:rPr>
          <w:t>55</w:t>
        </w:r>
        <w:r>
          <w:rPr>
            <w:noProof/>
            <w:webHidden/>
          </w:rPr>
          <w:fldChar w:fldCharType="end"/>
        </w:r>
      </w:hyperlink>
    </w:p>
    <w:p w14:paraId="6C753F9D" w14:textId="1820E5A5"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97" w:history="1">
        <w:r w:rsidRPr="00A27765">
          <w:rPr>
            <w:rStyle w:val="Hipervnculo"/>
            <w:noProof/>
          </w:rPr>
          <w:t>Tabla 26. Duración estimada de las tareas 1.1 - 4.1 (CU01) del equipo de calidad.</w:t>
        </w:r>
        <w:r>
          <w:rPr>
            <w:noProof/>
            <w:webHidden/>
          </w:rPr>
          <w:tab/>
        </w:r>
        <w:r>
          <w:rPr>
            <w:noProof/>
            <w:webHidden/>
          </w:rPr>
          <w:fldChar w:fldCharType="begin"/>
        </w:r>
        <w:r>
          <w:rPr>
            <w:noProof/>
            <w:webHidden/>
          </w:rPr>
          <w:instrText xml:space="preserve"> PAGEREF _Toc47024497 \h </w:instrText>
        </w:r>
        <w:r>
          <w:rPr>
            <w:noProof/>
            <w:webHidden/>
          </w:rPr>
        </w:r>
        <w:r>
          <w:rPr>
            <w:noProof/>
            <w:webHidden/>
          </w:rPr>
          <w:fldChar w:fldCharType="separate"/>
        </w:r>
        <w:r>
          <w:rPr>
            <w:noProof/>
            <w:webHidden/>
          </w:rPr>
          <w:t>57</w:t>
        </w:r>
        <w:r>
          <w:rPr>
            <w:noProof/>
            <w:webHidden/>
          </w:rPr>
          <w:fldChar w:fldCharType="end"/>
        </w:r>
      </w:hyperlink>
    </w:p>
    <w:p w14:paraId="6916637E" w14:textId="67AB0F44"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98" w:history="1">
        <w:r w:rsidRPr="00A27765">
          <w:rPr>
            <w:rStyle w:val="Hipervnculo"/>
            <w:noProof/>
          </w:rPr>
          <w:t>Tabla 27. Duración estimada de las tareas 1.1 - 4.1 (CU09 y CU11) del equipo de calidad.</w:t>
        </w:r>
        <w:r>
          <w:rPr>
            <w:noProof/>
            <w:webHidden/>
          </w:rPr>
          <w:tab/>
        </w:r>
        <w:r>
          <w:rPr>
            <w:noProof/>
            <w:webHidden/>
          </w:rPr>
          <w:fldChar w:fldCharType="begin"/>
        </w:r>
        <w:r>
          <w:rPr>
            <w:noProof/>
            <w:webHidden/>
          </w:rPr>
          <w:instrText xml:space="preserve"> PAGEREF _Toc47024498 \h </w:instrText>
        </w:r>
        <w:r>
          <w:rPr>
            <w:noProof/>
            <w:webHidden/>
          </w:rPr>
        </w:r>
        <w:r>
          <w:rPr>
            <w:noProof/>
            <w:webHidden/>
          </w:rPr>
          <w:fldChar w:fldCharType="separate"/>
        </w:r>
        <w:r>
          <w:rPr>
            <w:noProof/>
            <w:webHidden/>
          </w:rPr>
          <w:t>58</w:t>
        </w:r>
        <w:r>
          <w:rPr>
            <w:noProof/>
            <w:webHidden/>
          </w:rPr>
          <w:fldChar w:fldCharType="end"/>
        </w:r>
      </w:hyperlink>
    </w:p>
    <w:p w14:paraId="1AF3C38D" w14:textId="5EC75EAD"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499" w:history="1">
        <w:r w:rsidRPr="00A27765">
          <w:rPr>
            <w:rStyle w:val="Hipervnculo"/>
            <w:noProof/>
          </w:rPr>
          <w:t>Tabla 28. Calendario de las tareas 1.1 - 3.2 (CU04 y CU08) del equipo de desarrollo.</w:t>
        </w:r>
        <w:r>
          <w:rPr>
            <w:noProof/>
            <w:webHidden/>
          </w:rPr>
          <w:tab/>
        </w:r>
        <w:r>
          <w:rPr>
            <w:noProof/>
            <w:webHidden/>
          </w:rPr>
          <w:fldChar w:fldCharType="begin"/>
        </w:r>
        <w:r>
          <w:rPr>
            <w:noProof/>
            <w:webHidden/>
          </w:rPr>
          <w:instrText xml:space="preserve"> PAGEREF _Toc47024499 \h </w:instrText>
        </w:r>
        <w:r>
          <w:rPr>
            <w:noProof/>
            <w:webHidden/>
          </w:rPr>
        </w:r>
        <w:r>
          <w:rPr>
            <w:noProof/>
            <w:webHidden/>
          </w:rPr>
          <w:fldChar w:fldCharType="separate"/>
        </w:r>
        <w:r>
          <w:rPr>
            <w:noProof/>
            <w:webHidden/>
          </w:rPr>
          <w:t>60</w:t>
        </w:r>
        <w:r>
          <w:rPr>
            <w:noProof/>
            <w:webHidden/>
          </w:rPr>
          <w:fldChar w:fldCharType="end"/>
        </w:r>
      </w:hyperlink>
    </w:p>
    <w:p w14:paraId="14A1A57B" w14:textId="3B8B8741"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00" w:history="1">
        <w:r w:rsidRPr="00A27765">
          <w:rPr>
            <w:rStyle w:val="Hipervnculo"/>
            <w:noProof/>
          </w:rPr>
          <w:t>Tabla 29. Calendario de las tareas 1.1 - 3.2 (CU16 y CU10) del equipo de desarrollo.</w:t>
        </w:r>
        <w:r>
          <w:rPr>
            <w:noProof/>
            <w:webHidden/>
          </w:rPr>
          <w:tab/>
        </w:r>
        <w:r>
          <w:rPr>
            <w:noProof/>
            <w:webHidden/>
          </w:rPr>
          <w:fldChar w:fldCharType="begin"/>
        </w:r>
        <w:r>
          <w:rPr>
            <w:noProof/>
            <w:webHidden/>
          </w:rPr>
          <w:instrText xml:space="preserve"> PAGEREF _Toc47024500 \h </w:instrText>
        </w:r>
        <w:r>
          <w:rPr>
            <w:noProof/>
            <w:webHidden/>
          </w:rPr>
        </w:r>
        <w:r>
          <w:rPr>
            <w:noProof/>
            <w:webHidden/>
          </w:rPr>
          <w:fldChar w:fldCharType="separate"/>
        </w:r>
        <w:r>
          <w:rPr>
            <w:noProof/>
            <w:webHidden/>
          </w:rPr>
          <w:t>61</w:t>
        </w:r>
        <w:r>
          <w:rPr>
            <w:noProof/>
            <w:webHidden/>
          </w:rPr>
          <w:fldChar w:fldCharType="end"/>
        </w:r>
      </w:hyperlink>
    </w:p>
    <w:p w14:paraId="18562E70" w14:textId="2780BF0F"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01" w:history="1">
        <w:r w:rsidRPr="00A27765">
          <w:rPr>
            <w:rStyle w:val="Hipervnculo"/>
            <w:noProof/>
          </w:rPr>
          <w:t>Tabla 30. Calendario de las tareas 1.1 - 3.2 (CU06 y CU07) del equipo de desarrollo.</w:t>
        </w:r>
        <w:r>
          <w:rPr>
            <w:noProof/>
            <w:webHidden/>
          </w:rPr>
          <w:tab/>
        </w:r>
        <w:r>
          <w:rPr>
            <w:noProof/>
            <w:webHidden/>
          </w:rPr>
          <w:fldChar w:fldCharType="begin"/>
        </w:r>
        <w:r>
          <w:rPr>
            <w:noProof/>
            <w:webHidden/>
          </w:rPr>
          <w:instrText xml:space="preserve"> PAGEREF _Toc47024501 \h </w:instrText>
        </w:r>
        <w:r>
          <w:rPr>
            <w:noProof/>
            <w:webHidden/>
          </w:rPr>
        </w:r>
        <w:r>
          <w:rPr>
            <w:noProof/>
            <w:webHidden/>
          </w:rPr>
          <w:fldChar w:fldCharType="separate"/>
        </w:r>
        <w:r>
          <w:rPr>
            <w:noProof/>
            <w:webHidden/>
          </w:rPr>
          <w:t>61</w:t>
        </w:r>
        <w:r>
          <w:rPr>
            <w:noProof/>
            <w:webHidden/>
          </w:rPr>
          <w:fldChar w:fldCharType="end"/>
        </w:r>
      </w:hyperlink>
    </w:p>
    <w:p w14:paraId="3D402E7E" w14:textId="7D85A011"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02" w:history="1">
        <w:r w:rsidRPr="00A27765">
          <w:rPr>
            <w:rStyle w:val="Hipervnculo"/>
            <w:noProof/>
          </w:rPr>
          <w:t>Tabla 31. Calendario de las tareas 1.1 - 3.2 (CU05) del equipo de desarrollo.</w:t>
        </w:r>
        <w:r>
          <w:rPr>
            <w:noProof/>
            <w:webHidden/>
          </w:rPr>
          <w:tab/>
        </w:r>
        <w:r>
          <w:rPr>
            <w:noProof/>
            <w:webHidden/>
          </w:rPr>
          <w:fldChar w:fldCharType="begin"/>
        </w:r>
        <w:r>
          <w:rPr>
            <w:noProof/>
            <w:webHidden/>
          </w:rPr>
          <w:instrText xml:space="preserve"> PAGEREF _Toc47024502 \h </w:instrText>
        </w:r>
        <w:r>
          <w:rPr>
            <w:noProof/>
            <w:webHidden/>
          </w:rPr>
        </w:r>
        <w:r>
          <w:rPr>
            <w:noProof/>
            <w:webHidden/>
          </w:rPr>
          <w:fldChar w:fldCharType="separate"/>
        </w:r>
        <w:r>
          <w:rPr>
            <w:noProof/>
            <w:webHidden/>
          </w:rPr>
          <w:t>62</w:t>
        </w:r>
        <w:r>
          <w:rPr>
            <w:noProof/>
            <w:webHidden/>
          </w:rPr>
          <w:fldChar w:fldCharType="end"/>
        </w:r>
      </w:hyperlink>
    </w:p>
    <w:p w14:paraId="62446D44" w14:textId="1CA91C0C"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03" w:history="1">
        <w:r w:rsidRPr="00A27765">
          <w:rPr>
            <w:rStyle w:val="Hipervnculo"/>
            <w:noProof/>
          </w:rPr>
          <w:t>Tabla 32. Calendario de las tareas 1.1 - 3.2 (CU01) del equipo de desarrollo.</w:t>
        </w:r>
        <w:r>
          <w:rPr>
            <w:noProof/>
            <w:webHidden/>
          </w:rPr>
          <w:tab/>
        </w:r>
        <w:r>
          <w:rPr>
            <w:noProof/>
            <w:webHidden/>
          </w:rPr>
          <w:fldChar w:fldCharType="begin"/>
        </w:r>
        <w:r>
          <w:rPr>
            <w:noProof/>
            <w:webHidden/>
          </w:rPr>
          <w:instrText xml:space="preserve"> PAGEREF _Toc47024503 \h </w:instrText>
        </w:r>
        <w:r>
          <w:rPr>
            <w:noProof/>
            <w:webHidden/>
          </w:rPr>
        </w:r>
        <w:r>
          <w:rPr>
            <w:noProof/>
            <w:webHidden/>
          </w:rPr>
          <w:fldChar w:fldCharType="separate"/>
        </w:r>
        <w:r>
          <w:rPr>
            <w:noProof/>
            <w:webHidden/>
          </w:rPr>
          <w:t>63</w:t>
        </w:r>
        <w:r>
          <w:rPr>
            <w:noProof/>
            <w:webHidden/>
          </w:rPr>
          <w:fldChar w:fldCharType="end"/>
        </w:r>
      </w:hyperlink>
    </w:p>
    <w:p w14:paraId="7620AD34" w14:textId="13E461A5"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04" w:history="1">
        <w:r w:rsidRPr="00A27765">
          <w:rPr>
            <w:rStyle w:val="Hipervnculo"/>
            <w:noProof/>
          </w:rPr>
          <w:t>Tabla 33. Calendario de las tareas 1.1 - 3.2 (CU09 y CU11) del equipo de desarrollo.</w:t>
        </w:r>
        <w:r>
          <w:rPr>
            <w:noProof/>
            <w:webHidden/>
          </w:rPr>
          <w:tab/>
        </w:r>
        <w:r>
          <w:rPr>
            <w:noProof/>
            <w:webHidden/>
          </w:rPr>
          <w:fldChar w:fldCharType="begin"/>
        </w:r>
        <w:r>
          <w:rPr>
            <w:noProof/>
            <w:webHidden/>
          </w:rPr>
          <w:instrText xml:space="preserve"> PAGEREF _Toc47024504 \h </w:instrText>
        </w:r>
        <w:r>
          <w:rPr>
            <w:noProof/>
            <w:webHidden/>
          </w:rPr>
        </w:r>
        <w:r>
          <w:rPr>
            <w:noProof/>
            <w:webHidden/>
          </w:rPr>
          <w:fldChar w:fldCharType="separate"/>
        </w:r>
        <w:r>
          <w:rPr>
            <w:noProof/>
            <w:webHidden/>
          </w:rPr>
          <w:t>63</w:t>
        </w:r>
        <w:r>
          <w:rPr>
            <w:noProof/>
            <w:webHidden/>
          </w:rPr>
          <w:fldChar w:fldCharType="end"/>
        </w:r>
      </w:hyperlink>
    </w:p>
    <w:p w14:paraId="5EA1AC7C" w14:textId="59A28905"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05" w:history="1">
        <w:r w:rsidRPr="00A27765">
          <w:rPr>
            <w:rStyle w:val="Hipervnculo"/>
            <w:noProof/>
          </w:rPr>
          <w:t>Tabla 34. Calendario de las tareas 3.3 y 3.4 (CU04 y CU08) del equipo de desarrollo.</w:t>
        </w:r>
        <w:r>
          <w:rPr>
            <w:noProof/>
            <w:webHidden/>
          </w:rPr>
          <w:tab/>
        </w:r>
        <w:r>
          <w:rPr>
            <w:noProof/>
            <w:webHidden/>
          </w:rPr>
          <w:fldChar w:fldCharType="begin"/>
        </w:r>
        <w:r>
          <w:rPr>
            <w:noProof/>
            <w:webHidden/>
          </w:rPr>
          <w:instrText xml:space="preserve"> PAGEREF _Toc47024505 \h </w:instrText>
        </w:r>
        <w:r>
          <w:rPr>
            <w:noProof/>
            <w:webHidden/>
          </w:rPr>
        </w:r>
        <w:r>
          <w:rPr>
            <w:noProof/>
            <w:webHidden/>
          </w:rPr>
          <w:fldChar w:fldCharType="separate"/>
        </w:r>
        <w:r>
          <w:rPr>
            <w:noProof/>
            <w:webHidden/>
          </w:rPr>
          <w:t>64</w:t>
        </w:r>
        <w:r>
          <w:rPr>
            <w:noProof/>
            <w:webHidden/>
          </w:rPr>
          <w:fldChar w:fldCharType="end"/>
        </w:r>
      </w:hyperlink>
    </w:p>
    <w:p w14:paraId="7B62EFFA" w14:textId="4C038BD3"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06" w:history="1">
        <w:r w:rsidRPr="00A27765">
          <w:rPr>
            <w:rStyle w:val="Hipervnculo"/>
            <w:noProof/>
          </w:rPr>
          <w:t>Tabla 35. Calendario de las tareas 3.3 y 3.4 (CU16 y CU10) del equipo de desarrollo.</w:t>
        </w:r>
        <w:r>
          <w:rPr>
            <w:noProof/>
            <w:webHidden/>
          </w:rPr>
          <w:tab/>
        </w:r>
        <w:r>
          <w:rPr>
            <w:noProof/>
            <w:webHidden/>
          </w:rPr>
          <w:fldChar w:fldCharType="begin"/>
        </w:r>
        <w:r>
          <w:rPr>
            <w:noProof/>
            <w:webHidden/>
          </w:rPr>
          <w:instrText xml:space="preserve"> PAGEREF _Toc47024506 \h </w:instrText>
        </w:r>
        <w:r>
          <w:rPr>
            <w:noProof/>
            <w:webHidden/>
          </w:rPr>
        </w:r>
        <w:r>
          <w:rPr>
            <w:noProof/>
            <w:webHidden/>
          </w:rPr>
          <w:fldChar w:fldCharType="separate"/>
        </w:r>
        <w:r>
          <w:rPr>
            <w:noProof/>
            <w:webHidden/>
          </w:rPr>
          <w:t>64</w:t>
        </w:r>
        <w:r>
          <w:rPr>
            <w:noProof/>
            <w:webHidden/>
          </w:rPr>
          <w:fldChar w:fldCharType="end"/>
        </w:r>
      </w:hyperlink>
    </w:p>
    <w:p w14:paraId="1D9D4F58" w14:textId="50892282"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07" w:history="1">
        <w:r w:rsidRPr="00A27765">
          <w:rPr>
            <w:rStyle w:val="Hipervnculo"/>
            <w:noProof/>
          </w:rPr>
          <w:t>Tabla 36. Calendario de las tareas 3.3 y 3.4 (CU06 y CU07) del equipo de desarrollo.</w:t>
        </w:r>
        <w:r>
          <w:rPr>
            <w:noProof/>
            <w:webHidden/>
          </w:rPr>
          <w:tab/>
        </w:r>
        <w:r>
          <w:rPr>
            <w:noProof/>
            <w:webHidden/>
          </w:rPr>
          <w:fldChar w:fldCharType="begin"/>
        </w:r>
        <w:r>
          <w:rPr>
            <w:noProof/>
            <w:webHidden/>
          </w:rPr>
          <w:instrText xml:space="preserve"> PAGEREF _Toc47024507 \h </w:instrText>
        </w:r>
        <w:r>
          <w:rPr>
            <w:noProof/>
            <w:webHidden/>
          </w:rPr>
        </w:r>
        <w:r>
          <w:rPr>
            <w:noProof/>
            <w:webHidden/>
          </w:rPr>
          <w:fldChar w:fldCharType="separate"/>
        </w:r>
        <w:r>
          <w:rPr>
            <w:noProof/>
            <w:webHidden/>
          </w:rPr>
          <w:t>65</w:t>
        </w:r>
        <w:r>
          <w:rPr>
            <w:noProof/>
            <w:webHidden/>
          </w:rPr>
          <w:fldChar w:fldCharType="end"/>
        </w:r>
      </w:hyperlink>
    </w:p>
    <w:p w14:paraId="36F9B0D2" w14:textId="381E1C09"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08" w:history="1">
        <w:r w:rsidRPr="00A27765">
          <w:rPr>
            <w:rStyle w:val="Hipervnculo"/>
            <w:noProof/>
          </w:rPr>
          <w:t>Tabla 37. Calendario de las tareas 3.3 y 3.4 (CU05) del equipo de desarrollo.</w:t>
        </w:r>
        <w:r>
          <w:rPr>
            <w:noProof/>
            <w:webHidden/>
          </w:rPr>
          <w:tab/>
        </w:r>
        <w:r>
          <w:rPr>
            <w:noProof/>
            <w:webHidden/>
          </w:rPr>
          <w:fldChar w:fldCharType="begin"/>
        </w:r>
        <w:r>
          <w:rPr>
            <w:noProof/>
            <w:webHidden/>
          </w:rPr>
          <w:instrText xml:space="preserve"> PAGEREF _Toc47024508 \h </w:instrText>
        </w:r>
        <w:r>
          <w:rPr>
            <w:noProof/>
            <w:webHidden/>
          </w:rPr>
        </w:r>
        <w:r>
          <w:rPr>
            <w:noProof/>
            <w:webHidden/>
          </w:rPr>
          <w:fldChar w:fldCharType="separate"/>
        </w:r>
        <w:r>
          <w:rPr>
            <w:noProof/>
            <w:webHidden/>
          </w:rPr>
          <w:t>65</w:t>
        </w:r>
        <w:r>
          <w:rPr>
            <w:noProof/>
            <w:webHidden/>
          </w:rPr>
          <w:fldChar w:fldCharType="end"/>
        </w:r>
      </w:hyperlink>
    </w:p>
    <w:p w14:paraId="24013791" w14:textId="4E9BE382"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09" w:history="1">
        <w:r w:rsidRPr="00A27765">
          <w:rPr>
            <w:rStyle w:val="Hipervnculo"/>
            <w:noProof/>
          </w:rPr>
          <w:t>Tabla 38. Calendario de las tareas 3.3 y 3.4 (CU01) del equipo de desarrollo.</w:t>
        </w:r>
        <w:r>
          <w:rPr>
            <w:noProof/>
            <w:webHidden/>
          </w:rPr>
          <w:tab/>
        </w:r>
        <w:r>
          <w:rPr>
            <w:noProof/>
            <w:webHidden/>
          </w:rPr>
          <w:fldChar w:fldCharType="begin"/>
        </w:r>
        <w:r>
          <w:rPr>
            <w:noProof/>
            <w:webHidden/>
          </w:rPr>
          <w:instrText xml:space="preserve"> PAGEREF _Toc47024509 \h </w:instrText>
        </w:r>
        <w:r>
          <w:rPr>
            <w:noProof/>
            <w:webHidden/>
          </w:rPr>
        </w:r>
        <w:r>
          <w:rPr>
            <w:noProof/>
            <w:webHidden/>
          </w:rPr>
          <w:fldChar w:fldCharType="separate"/>
        </w:r>
        <w:r>
          <w:rPr>
            <w:noProof/>
            <w:webHidden/>
          </w:rPr>
          <w:t>66</w:t>
        </w:r>
        <w:r>
          <w:rPr>
            <w:noProof/>
            <w:webHidden/>
          </w:rPr>
          <w:fldChar w:fldCharType="end"/>
        </w:r>
      </w:hyperlink>
    </w:p>
    <w:p w14:paraId="5DBD6FE5" w14:textId="2AAC92BE"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10" w:history="1">
        <w:r w:rsidRPr="00A27765">
          <w:rPr>
            <w:rStyle w:val="Hipervnculo"/>
            <w:noProof/>
          </w:rPr>
          <w:t>Tabla 39. Calendario de las tareas 3.3 y 3.4 (CU09 y CU11) del equipo de desarrollo.</w:t>
        </w:r>
        <w:r>
          <w:rPr>
            <w:noProof/>
            <w:webHidden/>
          </w:rPr>
          <w:tab/>
        </w:r>
        <w:r>
          <w:rPr>
            <w:noProof/>
            <w:webHidden/>
          </w:rPr>
          <w:fldChar w:fldCharType="begin"/>
        </w:r>
        <w:r>
          <w:rPr>
            <w:noProof/>
            <w:webHidden/>
          </w:rPr>
          <w:instrText xml:space="preserve"> PAGEREF _Toc47024510 \h </w:instrText>
        </w:r>
        <w:r>
          <w:rPr>
            <w:noProof/>
            <w:webHidden/>
          </w:rPr>
        </w:r>
        <w:r>
          <w:rPr>
            <w:noProof/>
            <w:webHidden/>
          </w:rPr>
          <w:fldChar w:fldCharType="separate"/>
        </w:r>
        <w:r>
          <w:rPr>
            <w:noProof/>
            <w:webHidden/>
          </w:rPr>
          <w:t>66</w:t>
        </w:r>
        <w:r>
          <w:rPr>
            <w:noProof/>
            <w:webHidden/>
          </w:rPr>
          <w:fldChar w:fldCharType="end"/>
        </w:r>
      </w:hyperlink>
    </w:p>
    <w:p w14:paraId="477A8333" w14:textId="5910423F"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11" w:history="1">
        <w:r w:rsidRPr="00A27765">
          <w:rPr>
            <w:rStyle w:val="Hipervnculo"/>
            <w:noProof/>
          </w:rPr>
          <w:t>Tabla 40. Calendario de las tareas 1.1 - 2.4 (CU04 y CU08) del equipo de calidad.</w:t>
        </w:r>
        <w:r>
          <w:rPr>
            <w:noProof/>
            <w:webHidden/>
          </w:rPr>
          <w:tab/>
        </w:r>
        <w:r>
          <w:rPr>
            <w:noProof/>
            <w:webHidden/>
          </w:rPr>
          <w:fldChar w:fldCharType="begin"/>
        </w:r>
        <w:r>
          <w:rPr>
            <w:noProof/>
            <w:webHidden/>
          </w:rPr>
          <w:instrText xml:space="preserve"> PAGEREF _Toc47024511 \h </w:instrText>
        </w:r>
        <w:r>
          <w:rPr>
            <w:noProof/>
            <w:webHidden/>
          </w:rPr>
        </w:r>
        <w:r>
          <w:rPr>
            <w:noProof/>
            <w:webHidden/>
          </w:rPr>
          <w:fldChar w:fldCharType="separate"/>
        </w:r>
        <w:r>
          <w:rPr>
            <w:noProof/>
            <w:webHidden/>
          </w:rPr>
          <w:t>67</w:t>
        </w:r>
        <w:r>
          <w:rPr>
            <w:noProof/>
            <w:webHidden/>
          </w:rPr>
          <w:fldChar w:fldCharType="end"/>
        </w:r>
      </w:hyperlink>
    </w:p>
    <w:p w14:paraId="420821A8" w14:textId="787E49CA"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12" w:history="1">
        <w:r w:rsidRPr="00A27765">
          <w:rPr>
            <w:rStyle w:val="Hipervnculo"/>
            <w:noProof/>
          </w:rPr>
          <w:t>Tabla 41. Calendario de las tareas 1.1 - 2.4 (CU16 y CU10) del equipo de calidad.</w:t>
        </w:r>
        <w:r>
          <w:rPr>
            <w:noProof/>
            <w:webHidden/>
          </w:rPr>
          <w:tab/>
        </w:r>
        <w:r>
          <w:rPr>
            <w:noProof/>
            <w:webHidden/>
          </w:rPr>
          <w:fldChar w:fldCharType="begin"/>
        </w:r>
        <w:r>
          <w:rPr>
            <w:noProof/>
            <w:webHidden/>
          </w:rPr>
          <w:instrText xml:space="preserve"> PAGEREF _Toc47024512 \h </w:instrText>
        </w:r>
        <w:r>
          <w:rPr>
            <w:noProof/>
            <w:webHidden/>
          </w:rPr>
        </w:r>
        <w:r>
          <w:rPr>
            <w:noProof/>
            <w:webHidden/>
          </w:rPr>
          <w:fldChar w:fldCharType="separate"/>
        </w:r>
        <w:r>
          <w:rPr>
            <w:noProof/>
            <w:webHidden/>
          </w:rPr>
          <w:t>67</w:t>
        </w:r>
        <w:r>
          <w:rPr>
            <w:noProof/>
            <w:webHidden/>
          </w:rPr>
          <w:fldChar w:fldCharType="end"/>
        </w:r>
      </w:hyperlink>
    </w:p>
    <w:p w14:paraId="4CFFF39C" w14:textId="49F98D4E"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13" w:history="1">
        <w:r w:rsidRPr="00A27765">
          <w:rPr>
            <w:rStyle w:val="Hipervnculo"/>
            <w:noProof/>
          </w:rPr>
          <w:t>Tabla 42. Calendario de las tareas 1.1 - 2.4 (CU06 y CU07) del equipo de calidad.</w:t>
        </w:r>
        <w:r>
          <w:rPr>
            <w:noProof/>
            <w:webHidden/>
          </w:rPr>
          <w:tab/>
        </w:r>
        <w:r>
          <w:rPr>
            <w:noProof/>
            <w:webHidden/>
          </w:rPr>
          <w:fldChar w:fldCharType="begin"/>
        </w:r>
        <w:r>
          <w:rPr>
            <w:noProof/>
            <w:webHidden/>
          </w:rPr>
          <w:instrText xml:space="preserve"> PAGEREF _Toc47024513 \h </w:instrText>
        </w:r>
        <w:r>
          <w:rPr>
            <w:noProof/>
            <w:webHidden/>
          </w:rPr>
        </w:r>
        <w:r>
          <w:rPr>
            <w:noProof/>
            <w:webHidden/>
          </w:rPr>
          <w:fldChar w:fldCharType="separate"/>
        </w:r>
        <w:r>
          <w:rPr>
            <w:noProof/>
            <w:webHidden/>
          </w:rPr>
          <w:t>68</w:t>
        </w:r>
        <w:r>
          <w:rPr>
            <w:noProof/>
            <w:webHidden/>
          </w:rPr>
          <w:fldChar w:fldCharType="end"/>
        </w:r>
      </w:hyperlink>
    </w:p>
    <w:p w14:paraId="12318FC0" w14:textId="4B9A5C3A"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14" w:history="1">
        <w:r w:rsidRPr="00A27765">
          <w:rPr>
            <w:rStyle w:val="Hipervnculo"/>
            <w:noProof/>
          </w:rPr>
          <w:t>Tabla 43. Calendario de las tareas 1.1 - 2.4 (CU05) del equipo de calidad.</w:t>
        </w:r>
        <w:r>
          <w:rPr>
            <w:noProof/>
            <w:webHidden/>
          </w:rPr>
          <w:tab/>
        </w:r>
        <w:r>
          <w:rPr>
            <w:noProof/>
            <w:webHidden/>
          </w:rPr>
          <w:fldChar w:fldCharType="begin"/>
        </w:r>
        <w:r>
          <w:rPr>
            <w:noProof/>
            <w:webHidden/>
          </w:rPr>
          <w:instrText xml:space="preserve"> PAGEREF _Toc47024514 \h </w:instrText>
        </w:r>
        <w:r>
          <w:rPr>
            <w:noProof/>
            <w:webHidden/>
          </w:rPr>
        </w:r>
        <w:r>
          <w:rPr>
            <w:noProof/>
            <w:webHidden/>
          </w:rPr>
          <w:fldChar w:fldCharType="separate"/>
        </w:r>
        <w:r>
          <w:rPr>
            <w:noProof/>
            <w:webHidden/>
          </w:rPr>
          <w:t>69</w:t>
        </w:r>
        <w:r>
          <w:rPr>
            <w:noProof/>
            <w:webHidden/>
          </w:rPr>
          <w:fldChar w:fldCharType="end"/>
        </w:r>
      </w:hyperlink>
    </w:p>
    <w:p w14:paraId="126477B1" w14:textId="74DAA7B1"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15" w:history="1">
        <w:r w:rsidRPr="00A27765">
          <w:rPr>
            <w:rStyle w:val="Hipervnculo"/>
            <w:noProof/>
          </w:rPr>
          <w:t>Tabla 44. Calendario de las tareas 1.1 - 2.4 (CU01) del equipo de calidad.</w:t>
        </w:r>
        <w:r>
          <w:rPr>
            <w:noProof/>
            <w:webHidden/>
          </w:rPr>
          <w:tab/>
        </w:r>
        <w:r>
          <w:rPr>
            <w:noProof/>
            <w:webHidden/>
          </w:rPr>
          <w:fldChar w:fldCharType="begin"/>
        </w:r>
        <w:r>
          <w:rPr>
            <w:noProof/>
            <w:webHidden/>
          </w:rPr>
          <w:instrText xml:space="preserve"> PAGEREF _Toc47024515 \h </w:instrText>
        </w:r>
        <w:r>
          <w:rPr>
            <w:noProof/>
            <w:webHidden/>
          </w:rPr>
        </w:r>
        <w:r>
          <w:rPr>
            <w:noProof/>
            <w:webHidden/>
          </w:rPr>
          <w:fldChar w:fldCharType="separate"/>
        </w:r>
        <w:r>
          <w:rPr>
            <w:noProof/>
            <w:webHidden/>
          </w:rPr>
          <w:t>70</w:t>
        </w:r>
        <w:r>
          <w:rPr>
            <w:noProof/>
            <w:webHidden/>
          </w:rPr>
          <w:fldChar w:fldCharType="end"/>
        </w:r>
      </w:hyperlink>
    </w:p>
    <w:p w14:paraId="33508AF5" w14:textId="3B55B6E4"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16" w:history="1">
        <w:r w:rsidRPr="00A27765">
          <w:rPr>
            <w:rStyle w:val="Hipervnculo"/>
            <w:noProof/>
          </w:rPr>
          <w:t>Tabla 45. Calendario de las tareas 1.1 - 2.4 (CU09 y CU11) del equipo de calidad.</w:t>
        </w:r>
        <w:r>
          <w:rPr>
            <w:noProof/>
            <w:webHidden/>
          </w:rPr>
          <w:tab/>
        </w:r>
        <w:r>
          <w:rPr>
            <w:noProof/>
            <w:webHidden/>
          </w:rPr>
          <w:fldChar w:fldCharType="begin"/>
        </w:r>
        <w:r>
          <w:rPr>
            <w:noProof/>
            <w:webHidden/>
          </w:rPr>
          <w:instrText xml:space="preserve"> PAGEREF _Toc47024516 \h </w:instrText>
        </w:r>
        <w:r>
          <w:rPr>
            <w:noProof/>
            <w:webHidden/>
          </w:rPr>
        </w:r>
        <w:r>
          <w:rPr>
            <w:noProof/>
            <w:webHidden/>
          </w:rPr>
          <w:fldChar w:fldCharType="separate"/>
        </w:r>
        <w:r>
          <w:rPr>
            <w:noProof/>
            <w:webHidden/>
          </w:rPr>
          <w:t>71</w:t>
        </w:r>
        <w:r>
          <w:rPr>
            <w:noProof/>
            <w:webHidden/>
          </w:rPr>
          <w:fldChar w:fldCharType="end"/>
        </w:r>
      </w:hyperlink>
    </w:p>
    <w:p w14:paraId="33EFA1AF" w14:textId="53F98937"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17" w:history="1">
        <w:r w:rsidRPr="00A27765">
          <w:rPr>
            <w:rStyle w:val="Hipervnculo"/>
            <w:noProof/>
          </w:rPr>
          <w:t>Tabla 46. Calendario de las tareas 2.5 y 2.6 (CU04 y CU08) del equipo de calidad.</w:t>
        </w:r>
        <w:r>
          <w:rPr>
            <w:noProof/>
            <w:webHidden/>
          </w:rPr>
          <w:tab/>
        </w:r>
        <w:r>
          <w:rPr>
            <w:noProof/>
            <w:webHidden/>
          </w:rPr>
          <w:fldChar w:fldCharType="begin"/>
        </w:r>
        <w:r>
          <w:rPr>
            <w:noProof/>
            <w:webHidden/>
          </w:rPr>
          <w:instrText xml:space="preserve"> PAGEREF _Toc47024517 \h </w:instrText>
        </w:r>
        <w:r>
          <w:rPr>
            <w:noProof/>
            <w:webHidden/>
          </w:rPr>
        </w:r>
        <w:r>
          <w:rPr>
            <w:noProof/>
            <w:webHidden/>
          </w:rPr>
          <w:fldChar w:fldCharType="separate"/>
        </w:r>
        <w:r>
          <w:rPr>
            <w:noProof/>
            <w:webHidden/>
          </w:rPr>
          <w:t>72</w:t>
        </w:r>
        <w:r>
          <w:rPr>
            <w:noProof/>
            <w:webHidden/>
          </w:rPr>
          <w:fldChar w:fldCharType="end"/>
        </w:r>
      </w:hyperlink>
    </w:p>
    <w:p w14:paraId="0B1A97C3" w14:textId="1CDA61E9"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18" w:history="1">
        <w:r w:rsidRPr="00A27765">
          <w:rPr>
            <w:rStyle w:val="Hipervnculo"/>
            <w:noProof/>
          </w:rPr>
          <w:t>Tabla 47. Calendario de las tareas 2.5 y 2.6 (CU16 y CU10) del equipo de calidad.</w:t>
        </w:r>
        <w:r>
          <w:rPr>
            <w:noProof/>
            <w:webHidden/>
          </w:rPr>
          <w:tab/>
        </w:r>
        <w:r>
          <w:rPr>
            <w:noProof/>
            <w:webHidden/>
          </w:rPr>
          <w:fldChar w:fldCharType="begin"/>
        </w:r>
        <w:r>
          <w:rPr>
            <w:noProof/>
            <w:webHidden/>
          </w:rPr>
          <w:instrText xml:space="preserve"> PAGEREF _Toc47024518 \h </w:instrText>
        </w:r>
        <w:r>
          <w:rPr>
            <w:noProof/>
            <w:webHidden/>
          </w:rPr>
        </w:r>
        <w:r>
          <w:rPr>
            <w:noProof/>
            <w:webHidden/>
          </w:rPr>
          <w:fldChar w:fldCharType="separate"/>
        </w:r>
        <w:r>
          <w:rPr>
            <w:noProof/>
            <w:webHidden/>
          </w:rPr>
          <w:t>72</w:t>
        </w:r>
        <w:r>
          <w:rPr>
            <w:noProof/>
            <w:webHidden/>
          </w:rPr>
          <w:fldChar w:fldCharType="end"/>
        </w:r>
      </w:hyperlink>
    </w:p>
    <w:p w14:paraId="163CB782" w14:textId="42F8DB69"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19" w:history="1">
        <w:r w:rsidRPr="00A27765">
          <w:rPr>
            <w:rStyle w:val="Hipervnculo"/>
            <w:noProof/>
          </w:rPr>
          <w:t>Tabla 48. Calendario de las tareas 2.5 y 2.6 (CU06 y CU07) del equipo de calidad.</w:t>
        </w:r>
        <w:r>
          <w:rPr>
            <w:noProof/>
            <w:webHidden/>
          </w:rPr>
          <w:tab/>
        </w:r>
        <w:r>
          <w:rPr>
            <w:noProof/>
            <w:webHidden/>
          </w:rPr>
          <w:fldChar w:fldCharType="begin"/>
        </w:r>
        <w:r>
          <w:rPr>
            <w:noProof/>
            <w:webHidden/>
          </w:rPr>
          <w:instrText xml:space="preserve"> PAGEREF _Toc47024519 \h </w:instrText>
        </w:r>
        <w:r>
          <w:rPr>
            <w:noProof/>
            <w:webHidden/>
          </w:rPr>
        </w:r>
        <w:r>
          <w:rPr>
            <w:noProof/>
            <w:webHidden/>
          </w:rPr>
          <w:fldChar w:fldCharType="separate"/>
        </w:r>
        <w:r>
          <w:rPr>
            <w:noProof/>
            <w:webHidden/>
          </w:rPr>
          <w:t>73</w:t>
        </w:r>
        <w:r>
          <w:rPr>
            <w:noProof/>
            <w:webHidden/>
          </w:rPr>
          <w:fldChar w:fldCharType="end"/>
        </w:r>
      </w:hyperlink>
    </w:p>
    <w:p w14:paraId="3258BB63" w14:textId="76A3D4F7"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20" w:history="1">
        <w:r w:rsidRPr="00A27765">
          <w:rPr>
            <w:rStyle w:val="Hipervnculo"/>
            <w:noProof/>
          </w:rPr>
          <w:t>Tabla 49. Calendario de las tareas 2.5 y 2.6 (CU05) del equipo de calidad.</w:t>
        </w:r>
        <w:r>
          <w:rPr>
            <w:noProof/>
            <w:webHidden/>
          </w:rPr>
          <w:tab/>
        </w:r>
        <w:r>
          <w:rPr>
            <w:noProof/>
            <w:webHidden/>
          </w:rPr>
          <w:fldChar w:fldCharType="begin"/>
        </w:r>
        <w:r>
          <w:rPr>
            <w:noProof/>
            <w:webHidden/>
          </w:rPr>
          <w:instrText xml:space="preserve"> PAGEREF _Toc47024520 \h </w:instrText>
        </w:r>
        <w:r>
          <w:rPr>
            <w:noProof/>
            <w:webHidden/>
          </w:rPr>
        </w:r>
        <w:r>
          <w:rPr>
            <w:noProof/>
            <w:webHidden/>
          </w:rPr>
          <w:fldChar w:fldCharType="separate"/>
        </w:r>
        <w:r>
          <w:rPr>
            <w:noProof/>
            <w:webHidden/>
          </w:rPr>
          <w:t>73</w:t>
        </w:r>
        <w:r>
          <w:rPr>
            <w:noProof/>
            <w:webHidden/>
          </w:rPr>
          <w:fldChar w:fldCharType="end"/>
        </w:r>
      </w:hyperlink>
    </w:p>
    <w:p w14:paraId="1119918B" w14:textId="72575BC1"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21" w:history="1">
        <w:r w:rsidRPr="00A27765">
          <w:rPr>
            <w:rStyle w:val="Hipervnculo"/>
            <w:noProof/>
          </w:rPr>
          <w:t>Tabla 50. Calendario de las tareas 2.5 y 2.6 (CU01) del equipo de calidad.</w:t>
        </w:r>
        <w:r>
          <w:rPr>
            <w:noProof/>
            <w:webHidden/>
          </w:rPr>
          <w:tab/>
        </w:r>
        <w:r>
          <w:rPr>
            <w:noProof/>
            <w:webHidden/>
          </w:rPr>
          <w:fldChar w:fldCharType="begin"/>
        </w:r>
        <w:r>
          <w:rPr>
            <w:noProof/>
            <w:webHidden/>
          </w:rPr>
          <w:instrText xml:space="preserve"> PAGEREF _Toc47024521 \h </w:instrText>
        </w:r>
        <w:r>
          <w:rPr>
            <w:noProof/>
            <w:webHidden/>
          </w:rPr>
        </w:r>
        <w:r>
          <w:rPr>
            <w:noProof/>
            <w:webHidden/>
          </w:rPr>
          <w:fldChar w:fldCharType="separate"/>
        </w:r>
        <w:r>
          <w:rPr>
            <w:noProof/>
            <w:webHidden/>
          </w:rPr>
          <w:t>73</w:t>
        </w:r>
        <w:r>
          <w:rPr>
            <w:noProof/>
            <w:webHidden/>
          </w:rPr>
          <w:fldChar w:fldCharType="end"/>
        </w:r>
      </w:hyperlink>
    </w:p>
    <w:p w14:paraId="1CF14D67" w14:textId="45CCBB48"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22" w:history="1">
        <w:r w:rsidRPr="00A27765">
          <w:rPr>
            <w:rStyle w:val="Hipervnculo"/>
            <w:noProof/>
          </w:rPr>
          <w:t>Tabla 51. Calendario de las tareas 2.5 y 2.6 (CU09 y CU11) del equipo de calidad.</w:t>
        </w:r>
        <w:r>
          <w:rPr>
            <w:noProof/>
            <w:webHidden/>
          </w:rPr>
          <w:tab/>
        </w:r>
        <w:r>
          <w:rPr>
            <w:noProof/>
            <w:webHidden/>
          </w:rPr>
          <w:fldChar w:fldCharType="begin"/>
        </w:r>
        <w:r>
          <w:rPr>
            <w:noProof/>
            <w:webHidden/>
          </w:rPr>
          <w:instrText xml:space="preserve"> PAGEREF _Toc47024522 \h </w:instrText>
        </w:r>
        <w:r>
          <w:rPr>
            <w:noProof/>
            <w:webHidden/>
          </w:rPr>
        </w:r>
        <w:r>
          <w:rPr>
            <w:noProof/>
            <w:webHidden/>
          </w:rPr>
          <w:fldChar w:fldCharType="separate"/>
        </w:r>
        <w:r>
          <w:rPr>
            <w:noProof/>
            <w:webHidden/>
          </w:rPr>
          <w:t>74</w:t>
        </w:r>
        <w:r>
          <w:rPr>
            <w:noProof/>
            <w:webHidden/>
          </w:rPr>
          <w:fldChar w:fldCharType="end"/>
        </w:r>
      </w:hyperlink>
    </w:p>
    <w:p w14:paraId="70331BF7" w14:textId="4E01AE13"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23" w:history="1">
        <w:r w:rsidRPr="00A27765">
          <w:rPr>
            <w:rStyle w:val="Hipervnculo"/>
            <w:noProof/>
          </w:rPr>
          <w:t>Tabla 52. Calendario de las tareas 3.1 - 4.1 (CU04 y CU08) del equipo de calidad.</w:t>
        </w:r>
        <w:r>
          <w:rPr>
            <w:noProof/>
            <w:webHidden/>
          </w:rPr>
          <w:tab/>
        </w:r>
        <w:r>
          <w:rPr>
            <w:noProof/>
            <w:webHidden/>
          </w:rPr>
          <w:fldChar w:fldCharType="begin"/>
        </w:r>
        <w:r>
          <w:rPr>
            <w:noProof/>
            <w:webHidden/>
          </w:rPr>
          <w:instrText xml:space="preserve"> PAGEREF _Toc47024523 \h </w:instrText>
        </w:r>
        <w:r>
          <w:rPr>
            <w:noProof/>
            <w:webHidden/>
          </w:rPr>
        </w:r>
        <w:r>
          <w:rPr>
            <w:noProof/>
            <w:webHidden/>
          </w:rPr>
          <w:fldChar w:fldCharType="separate"/>
        </w:r>
        <w:r>
          <w:rPr>
            <w:noProof/>
            <w:webHidden/>
          </w:rPr>
          <w:t>74</w:t>
        </w:r>
        <w:r>
          <w:rPr>
            <w:noProof/>
            <w:webHidden/>
          </w:rPr>
          <w:fldChar w:fldCharType="end"/>
        </w:r>
      </w:hyperlink>
    </w:p>
    <w:p w14:paraId="73C4D1BB" w14:textId="3214D086"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24" w:history="1">
        <w:r w:rsidRPr="00A27765">
          <w:rPr>
            <w:rStyle w:val="Hipervnculo"/>
            <w:noProof/>
          </w:rPr>
          <w:t>Tabla 53. Calendario de las tareas 3.1 - 4.1 (CU16 y CU10) del equipo de calidad.</w:t>
        </w:r>
        <w:r>
          <w:rPr>
            <w:noProof/>
            <w:webHidden/>
          </w:rPr>
          <w:tab/>
        </w:r>
        <w:r>
          <w:rPr>
            <w:noProof/>
            <w:webHidden/>
          </w:rPr>
          <w:fldChar w:fldCharType="begin"/>
        </w:r>
        <w:r>
          <w:rPr>
            <w:noProof/>
            <w:webHidden/>
          </w:rPr>
          <w:instrText xml:space="preserve"> PAGEREF _Toc47024524 \h </w:instrText>
        </w:r>
        <w:r>
          <w:rPr>
            <w:noProof/>
            <w:webHidden/>
          </w:rPr>
        </w:r>
        <w:r>
          <w:rPr>
            <w:noProof/>
            <w:webHidden/>
          </w:rPr>
          <w:fldChar w:fldCharType="separate"/>
        </w:r>
        <w:r>
          <w:rPr>
            <w:noProof/>
            <w:webHidden/>
          </w:rPr>
          <w:t>75</w:t>
        </w:r>
        <w:r>
          <w:rPr>
            <w:noProof/>
            <w:webHidden/>
          </w:rPr>
          <w:fldChar w:fldCharType="end"/>
        </w:r>
      </w:hyperlink>
    </w:p>
    <w:p w14:paraId="60AEEEA3" w14:textId="25C33835"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25" w:history="1">
        <w:r w:rsidRPr="00A27765">
          <w:rPr>
            <w:rStyle w:val="Hipervnculo"/>
            <w:noProof/>
          </w:rPr>
          <w:t>Tabla 54. Calendario de las tareas 3.1 - 4.1 (CU06 y CU07) del equipo de calidad.</w:t>
        </w:r>
        <w:r>
          <w:rPr>
            <w:noProof/>
            <w:webHidden/>
          </w:rPr>
          <w:tab/>
        </w:r>
        <w:r>
          <w:rPr>
            <w:noProof/>
            <w:webHidden/>
          </w:rPr>
          <w:fldChar w:fldCharType="begin"/>
        </w:r>
        <w:r>
          <w:rPr>
            <w:noProof/>
            <w:webHidden/>
          </w:rPr>
          <w:instrText xml:space="preserve"> PAGEREF _Toc47024525 \h </w:instrText>
        </w:r>
        <w:r>
          <w:rPr>
            <w:noProof/>
            <w:webHidden/>
          </w:rPr>
        </w:r>
        <w:r>
          <w:rPr>
            <w:noProof/>
            <w:webHidden/>
          </w:rPr>
          <w:fldChar w:fldCharType="separate"/>
        </w:r>
        <w:r>
          <w:rPr>
            <w:noProof/>
            <w:webHidden/>
          </w:rPr>
          <w:t>75</w:t>
        </w:r>
        <w:r>
          <w:rPr>
            <w:noProof/>
            <w:webHidden/>
          </w:rPr>
          <w:fldChar w:fldCharType="end"/>
        </w:r>
      </w:hyperlink>
    </w:p>
    <w:p w14:paraId="3205DF39" w14:textId="7352871F"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26" w:history="1">
        <w:r w:rsidRPr="00A27765">
          <w:rPr>
            <w:rStyle w:val="Hipervnculo"/>
            <w:noProof/>
          </w:rPr>
          <w:t>Tabla 55. Calendario de las tareas 3.1 - 4.1 (CU05) del equipo de calidad.</w:t>
        </w:r>
        <w:r>
          <w:rPr>
            <w:noProof/>
            <w:webHidden/>
          </w:rPr>
          <w:tab/>
        </w:r>
        <w:r>
          <w:rPr>
            <w:noProof/>
            <w:webHidden/>
          </w:rPr>
          <w:fldChar w:fldCharType="begin"/>
        </w:r>
        <w:r>
          <w:rPr>
            <w:noProof/>
            <w:webHidden/>
          </w:rPr>
          <w:instrText xml:space="preserve"> PAGEREF _Toc47024526 \h </w:instrText>
        </w:r>
        <w:r>
          <w:rPr>
            <w:noProof/>
            <w:webHidden/>
          </w:rPr>
        </w:r>
        <w:r>
          <w:rPr>
            <w:noProof/>
            <w:webHidden/>
          </w:rPr>
          <w:fldChar w:fldCharType="separate"/>
        </w:r>
        <w:r>
          <w:rPr>
            <w:noProof/>
            <w:webHidden/>
          </w:rPr>
          <w:t>76</w:t>
        </w:r>
        <w:r>
          <w:rPr>
            <w:noProof/>
            <w:webHidden/>
          </w:rPr>
          <w:fldChar w:fldCharType="end"/>
        </w:r>
      </w:hyperlink>
    </w:p>
    <w:p w14:paraId="265158C9" w14:textId="1BC9DE93"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27" w:history="1">
        <w:r w:rsidRPr="00A27765">
          <w:rPr>
            <w:rStyle w:val="Hipervnculo"/>
            <w:noProof/>
          </w:rPr>
          <w:t>Tabla 56. Calendario de las tareas 3.1 - 4.1 (CU01) del equipo de calidad.</w:t>
        </w:r>
        <w:r>
          <w:rPr>
            <w:noProof/>
            <w:webHidden/>
          </w:rPr>
          <w:tab/>
        </w:r>
        <w:r>
          <w:rPr>
            <w:noProof/>
            <w:webHidden/>
          </w:rPr>
          <w:fldChar w:fldCharType="begin"/>
        </w:r>
        <w:r>
          <w:rPr>
            <w:noProof/>
            <w:webHidden/>
          </w:rPr>
          <w:instrText xml:space="preserve"> PAGEREF _Toc47024527 \h </w:instrText>
        </w:r>
        <w:r>
          <w:rPr>
            <w:noProof/>
            <w:webHidden/>
          </w:rPr>
        </w:r>
        <w:r>
          <w:rPr>
            <w:noProof/>
            <w:webHidden/>
          </w:rPr>
          <w:fldChar w:fldCharType="separate"/>
        </w:r>
        <w:r>
          <w:rPr>
            <w:noProof/>
            <w:webHidden/>
          </w:rPr>
          <w:t>77</w:t>
        </w:r>
        <w:r>
          <w:rPr>
            <w:noProof/>
            <w:webHidden/>
          </w:rPr>
          <w:fldChar w:fldCharType="end"/>
        </w:r>
      </w:hyperlink>
    </w:p>
    <w:p w14:paraId="19C7F103" w14:textId="2C62F29D"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28" w:history="1">
        <w:r w:rsidRPr="00A27765">
          <w:rPr>
            <w:rStyle w:val="Hipervnculo"/>
            <w:noProof/>
          </w:rPr>
          <w:t>Tabla 57. Calendario de las tareas 3.1 - 4.1 (CU09 y CU11) del equipo de calidad.</w:t>
        </w:r>
        <w:r>
          <w:rPr>
            <w:noProof/>
            <w:webHidden/>
          </w:rPr>
          <w:tab/>
        </w:r>
        <w:r>
          <w:rPr>
            <w:noProof/>
            <w:webHidden/>
          </w:rPr>
          <w:fldChar w:fldCharType="begin"/>
        </w:r>
        <w:r>
          <w:rPr>
            <w:noProof/>
            <w:webHidden/>
          </w:rPr>
          <w:instrText xml:space="preserve"> PAGEREF _Toc47024528 \h </w:instrText>
        </w:r>
        <w:r>
          <w:rPr>
            <w:noProof/>
            <w:webHidden/>
          </w:rPr>
        </w:r>
        <w:r>
          <w:rPr>
            <w:noProof/>
            <w:webHidden/>
          </w:rPr>
          <w:fldChar w:fldCharType="separate"/>
        </w:r>
        <w:r>
          <w:rPr>
            <w:noProof/>
            <w:webHidden/>
          </w:rPr>
          <w:t>77</w:t>
        </w:r>
        <w:r>
          <w:rPr>
            <w:noProof/>
            <w:webHidden/>
          </w:rPr>
          <w:fldChar w:fldCharType="end"/>
        </w:r>
      </w:hyperlink>
    </w:p>
    <w:p w14:paraId="2675B956" w14:textId="0E651128"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29" w:history="1">
        <w:r w:rsidRPr="00A27765">
          <w:rPr>
            <w:rStyle w:val="Hipervnculo"/>
            <w:noProof/>
          </w:rPr>
          <w:t>Tabla 58. Esfuerzo estimado.</w:t>
        </w:r>
        <w:r>
          <w:rPr>
            <w:noProof/>
            <w:webHidden/>
          </w:rPr>
          <w:tab/>
        </w:r>
        <w:r>
          <w:rPr>
            <w:noProof/>
            <w:webHidden/>
          </w:rPr>
          <w:fldChar w:fldCharType="begin"/>
        </w:r>
        <w:r>
          <w:rPr>
            <w:noProof/>
            <w:webHidden/>
          </w:rPr>
          <w:instrText xml:space="preserve"> PAGEREF _Toc47024529 \h </w:instrText>
        </w:r>
        <w:r>
          <w:rPr>
            <w:noProof/>
            <w:webHidden/>
          </w:rPr>
        </w:r>
        <w:r>
          <w:rPr>
            <w:noProof/>
            <w:webHidden/>
          </w:rPr>
          <w:fldChar w:fldCharType="separate"/>
        </w:r>
        <w:r>
          <w:rPr>
            <w:noProof/>
            <w:webHidden/>
          </w:rPr>
          <w:t>78</w:t>
        </w:r>
        <w:r>
          <w:rPr>
            <w:noProof/>
            <w:webHidden/>
          </w:rPr>
          <w:fldChar w:fldCharType="end"/>
        </w:r>
      </w:hyperlink>
    </w:p>
    <w:p w14:paraId="0D53E965" w14:textId="0A6930D4" w:rsidR="003D20AA" w:rsidRDefault="003D20AA" w:rsidP="003D20AA">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30" w:history="1">
        <w:r w:rsidRPr="00A27765">
          <w:rPr>
            <w:rStyle w:val="Hipervnculo"/>
            <w:noProof/>
          </w:rPr>
          <w:t>Tabla 59. Costo estimado.</w:t>
        </w:r>
        <w:r>
          <w:rPr>
            <w:noProof/>
            <w:webHidden/>
          </w:rPr>
          <w:tab/>
        </w:r>
        <w:r>
          <w:rPr>
            <w:noProof/>
            <w:webHidden/>
          </w:rPr>
          <w:fldChar w:fldCharType="begin"/>
        </w:r>
        <w:r>
          <w:rPr>
            <w:noProof/>
            <w:webHidden/>
          </w:rPr>
          <w:instrText xml:space="preserve"> PAGEREF _Toc47024530 \h </w:instrText>
        </w:r>
        <w:r>
          <w:rPr>
            <w:noProof/>
            <w:webHidden/>
          </w:rPr>
        </w:r>
        <w:r>
          <w:rPr>
            <w:noProof/>
            <w:webHidden/>
          </w:rPr>
          <w:fldChar w:fldCharType="separate"/>
        </w:r>
        <w:r>
          <w:rPr>
            <w:noProof/>
            <w:webHidden/>
          </w:rPr>
          <w:t>78</w:t>
        </w:r>
        <w:r>
          <w:rPr>
            <w:noProof/>
            <w:webHidden/>
          </w:rPr>
          <w:fldChar w:fldCharType="end"/>
        </w:r>
      </w:hyperlink>
    </w:p>
    <w:p w14:paraId="1AB64F39" w14:textId="672D704D" w:rsidR="00127F3D" w:rsidRDefault="00991E2E" w:rsidP="003D20AA">
      <w:r>
        <w:fldChar w:fldCharType="end"/>
      </w:r>
    </w:p>
    <w:p w14:paraId="5F09F8D3" w14:textId="77777777" w:rsidR="00127F3D" w:rsidRDefault="00127F3D" w:rsidP="00795419"/>
    <w:p w14:paraId="1C9B9C8F" w14:textId="77777777" w:rsidR="00127F3D" w:rsidRDefault="00127F3D" w:rsidP="00127F3D"/>
    <w:p w14:paraId="18D1CEA0" w14:textId="77777777" w:rsidR="00127F3D" w:rsidRDefault="00127F3D" w:rsidP="00127F3D"/>
    <w:p w14:paraId="43F09E33" w14:textId="77777777" w:rsidR="00127F3D" w:rsidRDefault="00127F3D" w:rsidP="00127F3D"/>
    <w:p w14:paraId="00F1EEB6" w14:textId="77777777" w:rsidR="00127F3D" w:rsidRDefault="00127F3D" w:rsidP="00127F3D"/>
    <w:p w14:paraId="5C5F69F9" w14:textId="77777777" w:rsidR="00127F3D" w:rsidRDefault="00127F3D" w:rsidP="00127F3D"/>
    <w:p w14:paraId="53715597" w14:textId="77777777" w:rsidR="00127F3D" w:rsidRDefault="00127F3D" w:rsidP="00127F3D"/>
    <w:p w14:paraId="523241D6" w14:textId="77777777" w:rsidR="00770B9E" w:rsidRDefault="00770B9E" w:rsidP="00F823AB">
      <w:pPr>
        <w:tabs>
          <w:tab w:val="left" w:pos="5610"/>
        </w:tabs>
        <w:ind w:firstLine="0"/>
        <w:rPr>
          <w:b/>
        </w:rPr>
      </w:pPr>
    </w:p>
    <w:p w14:paraId="7B0C08A2" w14:textId="1C82C8F7" w:rsidR="0020006B" w:rsidRDefault="001F0D8F" w:rsidP="00E972B8">
      <w:pPr>
        <w:tabs>
          <w:tab w:val="left" w:pos="5610"/>
        </w:tabs>
        <w:ind w:firstLine="0"/>
        <w:jc w:val="center"/>
        <w:rPr>
          <w:b/>
        </w:rPr>
      </w:pPr>
      <w:r w:rsidRPr="00D802CB">
        <w:rPr>
          <w:b/>
        </w:rPr>
        <w:lastRenderedPageBreak/>
        <w:t>Lista de figuras</w:t>
      </w:r>
    </w:p>
    <w:p w14:paraId="2DC63C76" w14:textId="3BE7BCDB" w:rsidR="00E972B8" w:rsidRDefault="00D802CB" w:rsidP="00E972B8">
      <w:pPr>
        <w:pStyle w:val="Tabladeilustraciones"/>
        <w:tabs>
          <w:tab w:val="right" w:leader="dot" w:pos="9350"/>
        </w:tabs>
        <w:spacing w:line="480" w:lineRule="auto"/>
        <w:rPr>
          <w:rFonts w:asciiTheme="minorHAnsi" w:eastAsiaTheme="minorEastAsia" w:hAnsiTheme="minorHAnsi"/>
          <w:noProof/>
          <w:sz w:val="22"/>
          <w:lang w:eastAsia="es-CO"/>
        </w:rPr>
      </w:pPr>
      <w:r>
        <w:rPr>
          <w:b/>
        </w:rPr>
        <w:fldChar w:fldCharType="begin"/>
      </w:r>
      <w:r>
        <w:rPr>
          <w:b/>
        </w:rPr>
        <w:instrText xml:space="preserve"> TOC \h \z \c "Figura" </w:instrText>
      </w:r>
      <w:r>
        <w:rPr>
          <w:b/>
        </w:rPr>
        <w:fldChar w:fldCharType="separate"/>
      </w:r>
      <w:hyperlink w:anchor="_Toc47024531" w:history="1">
        <w:r w:rsidR="00E972B8" w:rsidRPr="00D746E4">
          <w:rPr>
            <w:rStyle w:val="Hipervnculo"/>
            <w:noProof/>
          </w:rPr>
          <w:t>Figura 1. Diagrama Causa y efecto.</w:t>
        </w:r>
        <w:r w:rsidR="00E972B8">
          <w:rPr>
            <w:noProof/>
            <w:webHidden/>
          </w:rPr>
          <w:tab/>
        </w:r>
        <w:r w:rsidR="00E972B8">
          <w:rPr>
            <w:noProof/>
            <w:webHidden/>
          </w:rPr>
          <w:fldChar w:fldCharType="begin"/>
        </w:r>
        <w:r w:rsidR="00E972B8">
          <w:rPr>
            <w:noProof/>
            <w:webHidden/>
          </w:rPr>
          <w:instrText xml:space="preserve"> PAGEREF _Toc47024531 \h </w:instrText>
        </w:r>
        <w:r w:rsidR="00E972B8">
          <w:rPr>
            <w:noProof/>
            <w:webHidden/>
          </w:rPr>
        </w:r>
        <w:r w:rsidR="00E972B8">
          <w:rPr>
            <w:noProof/>
            <w:webHidden/>
          </w:rPr>
          <w:fldChar w:fldCharType="separate"/>
        </w:r>
        <w:r w:rsidR="00E972B8">
          <w:rPr>
            <w:noProof/>
            <w:webHidden/>
          </w:rPr>
          <w:t>7</w:t>
        </w:r>
        <w:r w:rsidR="00E972B8">
          <w:rPr>
            <w:noProof/>
            <w:webHidden/>
          </w:rPr>
          <w:fldChar w:fldCharType="end"/>
        </w:r>
      </w:hyperlink>
    </w:p>
    <w:p w14:paraId="290A3C6E" w14:textId="2894251F" w:rsidR="00E972B8" w:rsidRDefault="00E972B8" w:rsidP="00E972B8">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32" w:history="1">
        <w:r w:rsidRPr="00D746E4">
          <w:rPr>
            <w:rStyle w:val="Hipervnculo"/>
            <w:noProof/>
          </w:rPr>
          <w:t>Figura 2. Procesos del perfil básico.</w:t>
        </w:r>
        <w:r>
          <w:rPr>
            <w:noProof/>
            <w:webHidden/>
          </w:rPr>
          <w:tab/>
        </w:r>
        <w:r>
          <w:rPr>
            <w:noProof/>
            <w:webHidden/>
          </w:rPr>
          <w:fldChar w:fldCharType="begin"/>
        </w:r>
        <w:r>
          <w:rPr>
            <w:noProof/>
            <w:webHidden/>
          </w:rPr>
          <w:instrText xml:space="preserve"> PAGEREF _Toc47024532 \h </w:instrText>
        </w:r>
        <w:r>
          <w:rPr>
            <w:noProof/>
            <w:webHidden/>
          </w:rPr>
        </w:r>
        <w:r>
          <w:rPr>
            <w:noProof/>
            <w:webHidden/>
          </w:rPr>
          <w:fldChar w:fldCharType="separate"/>
        </w:r>
        <w:r>
          <w:rPr>
            <w:noProof/>
            <w:webHidden/>
          </w:rPr>
          <w:t>23</w:t>
        </w:r>
        <w:r>
          <w:rPr>
            <w:noProof/>
            <w:webHidden/>
          </w:rPr>
          <w:fldChar w:fldCharType="end"/>
        </w:r>
      </w:hyperlink>
    </w:p>
    <w:p w14:paraId="08BD1F55" w14:textId="0849113D" w:rsidR="00E972B8" w:rsidRDefault="00E972B8" w:rsidP="00E972B8">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33" w:history="1">
        <w:r w:rsidRPr="00D746E4">
          <w:rPr>
            <w:rStyle w:val="Hipervnculo"/>
            <w:noProof/>
          </w:rPr>
          <w:t>Figura 3. Diagrama del proceso de gestión del proyecto.</w:t>
        </w:r>
        <w:r>
          <w:rPr>
            <w:noProof/>
            <w:webHidden/>
          </w:rPr>
          <w:tab/>
        </w:r>
        <w:r>
          <w:rPr>
            <w:noProof/>
            <w:webHidden/>
          </w:rPr>
          <w:fldChar w:fldCharType="begin"/>
        </w:r>
        <w:r>
          <w:rPr>
            <w:noProof/>
            <w:webHidden/>
          </w:rPr>
          <w:instrText xml:space="preserve"> PAGEREF _Toc47024533 \h </w:instrText>
        </w:r>
        <w:r>
          <w:rPr>
            <w:noProof/>
            <w:webHidden/>
          </w:rPr>
        </w:r>
        <w:r>
          <w:rPr>
            <w:noProof/>
            <w:webHidden/>
          </w:rPr>
          <w:fldChar w:fldCharType="separate"/>
        </w:r>
        <w:r>
          <w:rPr>
            <w:noProof/>
            <w:webHidden/>
          </w:rPr>
          <w:t>24</w:t>
        </w:r>
        <w:r>
          <w:rPr>
            <w:noProof/>
            <w:webHidden/>
          </w:rPr>
          <w:fldChar w:fldCharType="end"/>
        </w:r>
      </w:hyperlink>
    </w:p>
    <w:p w14:paraId="5A67AB69" w14:textId="79159CC4" w:rsidR="00E972B8" w:rsidRDefault="00E972B8" w:rsidP="00E972B8">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34" w:history="1">
        <w:r w:rsidRPr="00D746E4">
          <w:rPr>
            <w:rStyle w:val="Hipervnculo"/>
            <w:noProof/>
          </w:rPr>
          <w:t>Figura 4. Diagrama del proceso de implementación de software.</w:t>
        </w:r>
        <w:r>
          <w:rPr>
            <w:noProof/>
            <w:webHidden/>
          </w:rPr>
          <w:tab/>
        </w:r>
        <w:r>
          <w:rPr>
            <w:noProof/>
            <w:webHidden/>
          </w:rPr>
          <w:fldChar w:fldCharType="begin"/>
        </w:r>
        <w:r>
          <w:rPr>
            <w:noProof/>
            <w:webHidden/>
          </w:rPr>
          <w:instrText xml:space="preserve"> PAGEREF _Toc47024534 \h </w:instrText>
        </w:r>
        <w:r>
          <w:rPr>
            <w:noProof/>
            <w:webHidden/>
          </w:rPr>
        </w:r>
        <w:r>
          <w:rPr>
            <w:noProof/>
            <w:webHidden/>
          </w:rPr>
          <w:fldChar w:fldCharType="separate"/>
        </w:r>
        <w:r>
          <w:rPr>
            <w:noProof/>
            <w:webHidden/>
          </w:rPr>
          <w:t>25</w:t>
        </w:r>
        <w:r>
          <w:rPr>
            <w:noProof/>
            <w:webHidden/>
          </w:rPr>
          <w:fldChar w:fldCharType="end"/>
        </w:r>
      </w:hyperlink>
    </w:p>
    <w:p w14:paraId="5627C970" w14:textId="3F691305" w:rsidR="00E972B8" w:rsidRDefault="00E972B8" w:rsidP="00E972B8">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35" w:history="1">
        <w:r w:rsidRPr="00D746E4">
          <w:rPr>
            <w:rStyle w:val="Hipervnculo"/>
            <w:noProof/>
          </w:rPr>
          <w:t>Figura 5. Procesos de ICONIX.</w:t>
        </w:r>
        <w:r>
          <w:rPr>
            <w:noProof/>
            <w:webHidden/>
          </w:rPr>
          <w:tab/>
        </w:r>
        <w:r>
          <w:rPr>
            <w:noProof/>
            <w:webHidden/>
          </w:rPr>
          <w:fldChar w:fldCharType="begin"/>
        </w:r>
        <w:r>
          <w:rPr>
            <w:noProof/>
            <w:webHidden/>
          </w:rPr>
          <w:instrText xml:space="preserve"> PAGEREF _Toc47024535 \h </w:instrText>
        </w:r>
        <w:r>
          <w:rPr>
            <w:noProof/>
            <w:webHidden/>
          </w:rPr>
        </w:r>
        <w:r>
          <w:rPr>
            <w:noProof/>
            <w:webHidden/>
          </w:rPr>
          <w:fldChar w:fldCharType="separate"/>
        </w:r>
        <w:r>
          <w:rPr>
            <w:noProof/>
            <w:webHidden/>
          </w:rPr>
          <w:t>30</w:t>
        </w:r>
        <w:r>
          <w:rPr>
            <w:noProof/>
            <w:webHidden/>
          </w:rPr>
          <w:fldChar w:fldCharType="end"/>
        </w:r>
      </w:hyperlink>
    </w:p>
    <w:p w14:paraId="4F67B5EA" w14:textId="10EA7EF6" w:rsidR="00E972B8" w:rsidRDefault="00E972B8" w:rsidP="00E972B8">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36" w:history="1">
        <w:r w:rsidRPr="00D746E4">
          <w:rPr>
            <w:rStyle w:val="Hipervnculo"/>
            <w:noProof/>
          </w:rPr>
          <w:t>Figura 6. Ruta de procesos y herramientas del proyecto.</w:t>
        </w:r>
        <w:r>
          <w:rPr>
            <w:noProof/>
            <w:webHidden/>
          </w:rPr>
          <w:tab/>
        </w:r>
        <w:r>
          <w:rPr>
            <w:noProof/>
            <w:webHidden/>
          </w:rPr>
          <w:fldChar w:fldCharType="begin"/>
        </w:r>
        <w:r>
          <w:rPr>
            <w:noProof/>
            <w:webHidden/>
          </w:rPr>
          <w:instrText xml:space="preserve"> PAGEREF _Toc47024536 \h </w:instrText>
        </w:r>
        <w:r>
          <w:rPr>
            <w:noProof/>
            <w:webHidden/>
          </w:rPr>
        </w:r>
        <w:r>
          <w:rPr>
            <w:noProof/>
            <w:webHidden/>
          </w:rPr>
          <w:fldChar w:fldCharType="separate"/>
        </w:r>
        <w:r>
          <w:rPr>
            <w:noProof/>
            <w:webHidden/>
          </w:rPr>
          <w:t>40</w:t>
        </w:r>
        <w:r>
          <w:rPr>
            <w:noProof/>
            <w:webHidden/>
          </w:rPr>
          <w:fldChar w:fldCharType="end"/>
        </w:r>
      </w:hyperlink>
    </w:p>
    <w:p w14:paraId="58BA9EE2" w14:textId="2752E3B7" w:rsidR="00E972B8" w:rsidRDefault="00E972B8" w:rsidP="00E972B8">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37" w:history="1">
        <w:r w:rsidRPr="00D746E4">
          <w:rPr>
            <w:rStyle w:val="Hipervnculo"/>
            <w:noProof/>
          </w:rPr>
          <w:t>Figura 7. Captura de imagen de referencia de la aplicación de escritorio de GitHub: GitHub Desktop.</w:t>
        </w:r>
        <w:r>
          <w:rPr>
            <w:noProof/>
            <w:webHidden/>
          </w:rPr>
          <w:tab/>
        </w:r>
        <w:r>
          <w:rPr>
            <w:noProof/>
            <w:webHidden/>
          </w:rPr>
          <w:fldChar w:fldCharType="begin"/>
        </w:r>
        <w:r>
          <w:rPr>
            <w:noProof/>
            <w:webHidden/>
          </w:rPr>
          <w:instrText xml:space="preserve"> PAGEREF _Toc47024537 \h </w:instrText>
        </w:r>
        <w:r>
          <w:rPr>
            <w:noProof/>
            <w:webHidden/>
          </w:rPr>
        </w:r>
        <w:r>
          <w:rPr>
            <w:noProof/>
            <w:webHidden/>
          </w:rPr>
          <w:fldChar w:fldCharType="separate"/>
        </w:r>
        <w:r>
          <w:rPr>
            <w:noProof/>
            <w:webHidden/>
          </w:rPr>
          <w:t>80</w:t>
        </w:r>
        <w:r>
          <w:rPr>
            <w:noProof/>
            <w:webHidden/>
          </w:rPr>
          <w:fldChar w:fldCharType="end"/>
        </w:r>
      </w:hyperlink>
    </w:p>
    <w:p w14:paraId="0A6E2BE1" w14:textId="7C3886E5" w:rsidR="00E972B8" w:rsidRDefault="00E972B8" w:rsidP="00E972B8">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38" w:history="1">
        <w:r w:rsidRPr="00D746E4">
          <w:rPr>
            <w:rStyle w:val="Hipervnculo"/>
            <w:noProof/>
          </w:rPr>
          <w:t>Figura 8. Repositorio del proyecto, visto desde la aplicación web de GitHub.</w:t>
        </w:r>
        <w:r>
          <w:rPr>
            <w:noProof/>
            <w:webHidden/>
          </w:rPr>
          <w:tab/>
        </w:r>
        <w:r>
          <w:rPr>
            <w:noProof/>
            <w:webHidden/>
          </w:rPr>
          <w:fldChar w:fldCharType="begin"/>
        </w:r>
        <w:r>
          <w:rPr>
            <w:noProof/>
            <w:webHidden/>
          </w:rPr>
          <w:instrText xml:space="preserve"> PAGEREF _Toc47024538 \h </w:instrText>
        </w:r>
        <w:r>
          <w:rPr>
            <w:noProof/>
            <w:webHidden/>
          </w:rPr>
        </w:r>
        <w:r>
          <w:rPr>
            <w:noProof/>
            <w:webHidden/>
          </w:rPr>
          <w:fldChar w:fldCharType="separate"/>
        </w:r>
        <w:r>
          <w:rPr>
            <w:noProof/>
            <w:webHidden/>
          </w:rPr>
          <w:t>81</w:t>
        </w:r>
        <w:r>
          <w:rPr>
            <w:noProof/>
            <w:webHidden/>
          </w:rPr>
          <w:fldChar w:fldCharType="end"/>
        </w:r>
      </w:hyperlink>
    </w:p>
    <w:p w14:paraId="3F96202B" w14:textId="442CE800" w:rsidR="00E972B8" w:rsidRDefault="00E972B8" w:rsidP="00E972B8">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39" w:history="1">
        <w:r w:rsidRPr="00D746E4">
          <w:rPr>
            <w:rStyle w:val="Hipervnculo"/>
            <w:noProof/>
          </w:rPr>
          <w:t>Figura 9. Ejemplo de una plantilla de resultados de la verificación del plan de proyecto.</w:t>
        </w:r>
        <w:r>
          <w:rPr>
            <w:noProof/>
            <w:webHidden/>
          </w:rPr>
          <w:tab/>
        </w:r>
        <w:r>
          <w:rPr>
            <w:noProof/>
            <w:webHidden/>
          </w:rPr>
          <w:fldChar w:fldCharType="begin"/>
        </w:r>
        <w:r>
          <w:rPr>
            <w:noProof/>
            <w:webHidden/>
          </w:rPr>
          <w:instrText xml:space="preserve"> PAGEREF _Toc47024539 \h </w:instrText>
        </w:r>
        <w:r>
          <w:rPr>
            <w:noProof/>
            <w:webHidden/>
          </w:rPr>
        </w:r>
        <w:r>
          <w:rPr>
            <w:noProof/>
            <w:webHidden/>
          </w:rPr>
          <w:fldChar w:fldCharType="separate"/>
        </w:r>
        <w:r>
          <w:rPr>
            <w:noProof/>
            <w:webHidden/>
          </w:rPr>
          <w:t>82</w:t>
        </w:r>
        <w:r>
          <w:rPr>
            <w:noProof/>
            <w:webHidden/>
          </w:rPr>
          <w:fldChar w:fldCharType="end"/>
        </w:r>
      </w:hyperlink>
    </w:p>
    <w:p w14:paraId="7D5CEBC2" w14:textId="5CD64759" w:rsidR="00E972B8" w:rsidRDefault="00E972B8" w:rsidP="00E972B8">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40" w:history="1">
        <w:r w:rsidRPr="00D746E4">
          <w:rPr>
            <w:rStyle w:val="Hipervnculo"/>
            <w:noProof/>
          </w:rPr>
          <w:t>Figura 10. Ejemplo de un acta de reunión lograda con el equipo de trabajo.</w:t>
        </w:r>
        <w:r>
          <w:rPr>
            <w:noProof/>
            <w:webHidden/>
          </w:rPr>
          <w:tab/>
        </w:r>
        <w:r>
          <w:rPr>
            <w:noProof/>
            <w:webHidden/>
          </w:rPr>
          <w:fldChar w:fldCharType="begin"/>
        </w:r>
        <w:r>
          <w:rPr>
            <w:noProof/>
            <w:webHidden/>
          </w:rPr>
          <w:instrText xml:space="preserve"> PAGEREF _Toc47024540 \h </w:instrText>
        </w:r>
        <w:r>
          <w:rPr>
            <w:noProof/>
            <w:webHidden/>
          </w:rPr>
        </w:r>
        <w:r>
          <w:rPr>
            <w:noProof/>
            <w:webHidden/>
          </w:rPr>
          <w:fldChar w:fldCharType="separate"/>
        </w:r>
        <w:r>
          <w:rPr>
            <w:noProof/>
            <w:webHidden/>
          </w:rPr>
          <w:t>83</w:t>
        </w:r>
        <w:r>
          <w:rPr>
            <w:noProof/>
            <w:webHidden/>
          </w:rPr>
          <w:fldChar w:fldCharType="end"/>
        </w:r>
      </w:hyperlink>
    </w:p>
    <w:p w14:paraId="70CD5F05" w14:textId="4F41D48D" w:rsidR="00E972B8" w:rsidRDefault="00E972B8" w:rsidP="00E972B8">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41" w:history="1">
        <w:r w:rsidRPr="00D746E4">
          <w:rPr>
            <w:rStyle w:val="Hipervnculo"/>
            <w:noProof/>
          </w:rPr>
          <w:t>Figura 11. Ejemplo de un registro de estado de progreso sobre los casos de uso 04 y 08 pertenecientes al equipo de desarrollo.</w:t>
        </w:r>
        <w:r>
          <w:rPr>
            <w:noProof/>
            <w:webHidden/>
          </w:rPr>
          <w:tab/>
        </w:r>
        <w:r>
          <w:rPr>
            <w:noProof/>
            <w:webHidden/>
          </w:rPr>
          <w:fldChar w:fldCharType="begin"/>
        </w:r>
        <w:r>
          <w:rPr>
            <w:noProof/>
            <w:webHidden/>
          </w:rPr>
          <w:instrText xml:space="preserve"> PAGEREF _Toc47024541 \h </w:instrText>
        </w:r>
        <w:r>
          <w:rPr>
            <w:noProof/>
            <w:webHidden/>
          </w:rPr>
        </w:r>
        <w:r>
          <w:rPr>
            <w:noProof/>
            <w:webHidden/>
          </w:rPr>
          <w:fldChar w:fldCharType="separate"/>
        </w:r>
        <w:r>
          <w:rPr>
            <w:noProof/>
            <w:webHidden/>
          </w:rPr>
          <w:t>84</w:t>
        </w:r>
        <w:r>
          <w:rPr>
            <w:noProof/>
            <w:webHidden/>
          </w:rPr>
          <w:fldChar w:fldCharType="end"/>
        </w:r>
      </w:hyperlink>
    </w:p>
    <w:p w14:paraId="11C3323D" w14:textId="62EC2E5C" w:rsidR="00E972B8" w:rsidRDefault="00E972B8" w:rsidP="00E972B8">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42" w:history="1">
        <w:r w:rsidRPr="00D746E4">
          <w:rPr>
            <w:rStyle w:val="Hipervnculo"/>
            <w:noProof/>
          </w:rPr>
          <w:t>Figura 12. Ejemplo de una solicitud de cambio iniciada.</w:t>
        </w:r>
        <w:r>
          <w:rPr>
            <w:noProof/>
            <w:webHidden/>
          </w:rPr>
          <w:tab/>
        </w:r>
        <w:r>
          <w:rPr>
            <w:noProof/>
            <w:webHidden/>
          </w:rPr>
          <w:fldChar w:fldCharType="begin"/>
        </w:r>
        <w:r>
          <w:rPr>
            <w:noProof/>
            <w:webHidden/>
          </w:rPr>
          <w:instrText xml:space="preserve"> PAGEREF _Toc47024542 \h </w:instrText>
        </w:r>
        <w:r>
          <w:rPr>
            <w:noProof/>
            <w:webHidden/>
          </w:rPr>
        </w:r>
        <w:r>
          <w:rPr>
            <w:noProof/>
            <w:webHidden/>
          </w:rPr>
          <w:fldChar w:fldCharType="separate"/>
        </w:r>
        <w:r>
          <w:rPr>
            <w:noProof/>
            <w:webHidden/>
          </w:rPr>
          <w:t>86</w:t>
        </w:r>
        <w:r>
          <w:rPr>
            <w:noProof/>
            <w:webHidden/>
          </w:rPr>
          <w:fldChar w:fldCharType="end"/>
        </w:r>
      </w:hyperlink>
    </w:p>
    <w:p w14:paraId="086B0589" w14:textId="19C6EBE0" w:rsidR="00E972B8" w:rsidRDefault="00E972B8" w:rsidP="00E972B8">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43" w:history="1">
        <w:r w:rsidRPr="00D746E4">
          <w:rPr>
            <w:rStyle w:val="Hipervnculo"/>
            <w:noProof/>
          </w:rPr>
          <w:t>Figura 13. Ejemplo de un registro de corrección en estado pendiente.</w:t>
        </w:r>
        <w:r>
          <w:rPr>
            <w:noProof/>
            <w:webHidden/>
          </w:rPr>
          <w:tab/>
        </w:r>
        <w:r>
          <w:rPr>
            <w:noProof/>
            <w:webHidden/>
          </w:rPr>
          <w:fldChar w:fldCharType="begin"/>
        </w:r>
        <w:r>
          <w:rPr>
            <w:noProof/>
            <w:webHidden/>
          </w:rPr>
          <w:instrText xml:space="preserve"> PAGEREF _Toc47024543 \h </w:instrText>
        </w:r>
        <w:r>
          <w:rPr>
            <w:noProof/>
            <w:webHidden/>
          </w:rPr>
        </w:r>
        <w:r>
          <w:rPr>
            <w:noProof/>
            <w:webHidden/>
          </w:rPr>
          <w:fldChar w:fldCharType="separate"/>
        </w:r>
        <w:r>
          <w:rPr>
            <w:noProof/>
            <w:webHidden/>
          </w:rPr>
          <w:t>88</w:t>
        </w:r>
        <w:r>
          <w:rPr>
            <w:noProof/>
            <w:webHidden/>
          </w:rPr>
          <w:fldChar w:fldCharType="end"/>
        </w:r>
      </w:hyperlink>
    </w:p>
    <w:p w14:paraId="0CC0152A" w14:textId="7AE02798" w:rsidR="00E972B8" w:rsidRDefault="00E972B8" w:rsidP="00E972B8">
      <w:pPr>
        <w:pStyle w:val="Tabladeilustraciones"/>
        <w:tabs>
          <w:tab w:val="right" w:leader="dot" w:pos="9350"/>
        </w:tabs>
        <w:spacing w:line="480" w:lineRule="auto"/>
        <w:rPr>
          <w:rFonts w:asciiTheme="minorHAnsi" w:eastAsiaTheme="minorEastAsia" w:hAnsiTheme="minorHAnsi"/>
          <w:noProof/>
          <w:sz w:val="22"/>
          <w:lang w:eastAsia="es-CO"/>
        </w:rPr>
      </w:pPr>
      <w:hyperlink w:anchor="_Toc47024544" w:history="1">
        <w:r w:rsidRPr="00D746E4">
          <w:rPr>
            <w:rStyle w:val="Hipervnculo"/>
            <w:noProof/>
          </w:rPr>
          <w:t>Figura 14. Ejemplo de un registro de aceptación diligenciado y firmado.</w:t>
        </w:r>
        <w:r>
          <w:rPr>
            <w:noProof/>
            <w:webHidden/>
          </w:rPr>
          <w:tab/>
        </w:r>
        <w:r>
          <w:rPr>
            <w:noProof/>
            <w:webHidden/>
          </w:rPr>
          <w:fldChar w:fldCharType="begin"/>
        </w:r>
        <w:r>
          <w:rPr>
            <w:noProof/>
            <w:webHidden/>
          </w:rPr>
          <w:instrText xml:space="preserve"> PAGEREF _Toc47024544 \h </w:instrText>
        </w:r>
        <w:r>
          <w:rPr>
            <w:noProof/>
            <w:webHidden/>
          </w:rPr>
        </w:r>
        <w:r>
          <w:rPr>
            <w:noProof/>
            <w:webHidden/>
          </w:rPr>
          <w:fldChar w:fldCharType="separate"/>
        </w:r>
        <w:r>
          <w:rPr>
            <w:noProof/>
            <w:webHidden/>
          </w:rPr>
          <w:t>90</w:t>
        </w:r>
        <w:r>
          <w:rPr>
            <w:noProof/>
            <w:webHidden/>
          </w:rPr>
          <w:fldChar w:fldCharType="end"/>
        </w:r>
      </w:hyperlink>
    </w:p>
    <w:p w14:paraId="5B2871F5" w14:textId="3FF8AF2B" w:rsidR="00023013" w:rsidRDefault="00D802CB" w:rsidP="00E972B8">
      <w:pPr>
        <w:tabs>
          <w:tab w:val="left" w:pos="5610"/>
        </w:tabs>
        <w:ind w:firstLine="0"/>
        <w:jc w:val="center"/>
        <w:rPr>
          <w:b/>
        </w:rPr>
      </w:pPr>
      <w:r>
        <w:rPr>
          <w:b/>
        </w:rPr>
        <w:fldChar w:fldCharType="end"/>
      </w:r>
    </w:p>
    <w:p w14:paraId="64A18ED5" w14:textId="24F17166" w:rsidR="00E619F7" w:rsidRDefault="00E619F7" w:rsidP="00023013">
      <w:pPr>
        <w:tabs>
          <w:tab w:val="left" w:pos="5610"/>
        </w:tabs>
        <w:ind w:firstLine="0"/>
        <w:jc w:val="center"/>
        <w:rPr>
          <w:b/>
        </w:rPr>
      </w:pPr>
    </w:p>
    <w:p w14:paraId="5D981EBC" w14:textId="2FDFF37B" w:rsidR="00E619F7" w:rsidRDefault="00E619F7" w:rsidP="00023013">
      <w:pPr>
        <w:tabs>
          <w:tab w:val="left" w:pos="5610"/>
        </w:tabs>
        <w:ind w:firstLine="0"/>
        <w:jc w:val="center"/>
        <w:rPr>
          <w:b/>
        </w:rPr>
      </w:pPr>
    </w:p>
    <w:p w14:paraId="3D8C7FB7" w14:textId="520C54A3" w:rsidR="00E619F7" w:rsidRDefault="00E619F7" w:rsidP="00023013">
      <w:pPr>
        <w:tabs>
          <w:tab w:val="left" w:pos="5610"/>
        </w:tabs>
        <w:ind w:firstLine="0"/>
        <w:jc w:val="center"/>
        <w:rPr>
          <w:b/>
        </w:rPr>
      </w:pPr>
    </w:p>
    <w:p w14:paraId="3E17E428" w14:textId="35989E6F" w:rsidR="00E619F7" w:rsidRDefault="00E619F7" w:rsidP="00023013">
      <w:pPr>
        <w:tabs>
          <w:tab w:val="left" w:pos="5610"/>
        </w:tabs>
        <w:ind w:firstLine="0"/>
        <w:jc w:val="center"/>
        <w:rPr>
          <w:b/>
        </w:rPr>
      </w:pPr>
    </w:p>
    <w:p w14:paraId="3B02E23D" w14:textId="77777777" w:rsidR="00E619F7" w:rsidRPr="00023013" w:rsidRDefault="00E619F7" w:rsidP="00023013">
      <w:pPr>
        <w:tabs>
          <w:tab w:val="left" w:pos="5610"/>
        </w:tabs>
        <w:ind w:firstLine="0"/>
        <w:jc w:val="center"/>
        <w:rPr>
          <w:b/>
        </w:rPr>
      </w:pPr>
    </w:p>
    <w:p w14:paraId="354DC658" w14:textId="7F532D9E" w:rsidR="00F07F93" w:rsidRPr="0034041B" w:rsidRDefault="00F07F93" w:rsidP="00F07F93">
      <w:pPr>
        <w:ind w:firstLine="0"/>
        <w:jc w:val="center"/>
        <w:rPr>
          <w:b/>
          <w:bCs/>
        </w:rPr>
      </w:pPr>
      <w:r w:rsidRPr="0034041B">
        <w:rPr>
          <w:b/>
          <w:bCs/>
        </w:rPr>
        <w:lastRenderedPageBreak/>
        <w:t>Índice de acrónimos</w:t>
      </w:r>
    </w:p>
    <w:p w14:paraId="73A46901" w14:textId="2E43E639" w:rsidR="002128FB" w:rsidRPr="00B050AD" w:rsidRDefault="002128FB" w:rsidP="00403E6B">
      <w:pPr>
        <w:ind w:firstLine="0"/>
        <w:rPr>
          <w:b/>
          <w:bCs/>
          <w:lang w:val="en-US"/>
        </w:rPr>
      </w:pPr>
      <w:r w:rsidRPr="00B050AD">
        <w:rPr>
          <w:b/>
          <w:bCs/>
          <w:lang w:val="en-US"/>
        </w:rPr>
        <w:t>ISO</w:t>
      </w:r>
      <w:r w:rsidRPr="00B050AD">
        <w:rPr>
          <w:lang w:val="en-US"/>
        </w:rPr>
        <w:t>: International Organization for Standardization.</w:t>
      </w:r>
    </w:p>
    <w:p w14:paraId="293007AD" w14:textId="19D6B1F3" w:rsidR="00D87D66" w:rsidRDefault="00D87D66" w:rsidP="00403E6B">
      <w:pPr>
        <w:ind w:firstLine="0"/>
        <w:rPr>
          <w:b/>
          <w:bCs/>
          <w:lang w:val="en-US"/>
        </w:rPr>
      </w:pPr>
      <w:r w:rsidRPr="00B050AD">
        <w:rPr>
          <w:b/>
          <w:bCs/>
          <w:lang w:val="en-US"/>
        </w:rPr>
        <w:t xml:space="preserve">IEC: </w:t>
      </w:r>
      <w:r w:rsidRPr="00B050AD">
        <w:rPr>
          <w:rStyle w:val="e24kjd"/>
          <w:lang w:val="en-US"/>
        </w:rPr>
        <w:t>International Electrotechnical Commission</w:t>
      </w:r>
      <w:r w:rsidR="00647E73" w:rsidRPr="00B050AD">
        <w:rPr>
          <w:b/>
          <w:bCs/>
          <w:lang w:val="en-US"/>
        </w:rPr>
        <w:t>.</w:t>
      </w:r>
    </w:p>
    <w:p w14:paraId="5C756CDA" w14:textId="613BAA74" w:rsidR="00835CA4" w:rsidRPr="00835CA4" w:rsidRDefault="00835CA4" w:rsidP="00403E6B">
      <w:pPr>
        <w:ind w:firstLine="0"/>
        <w:rPr>
          <w:lang w:val="en-US"/>
        </w:rPr>
      </w:pPr>
      <w:r>
        <w:rPr>
          <w:b/>
          <w:bCs/>
          <w:lang w:val="en-US"/>
        </w:rPr>
        <w:t xml:space="preserve">IEEE: </w:t>
      </w:r>
      <w:r w:rsidRPr="00835CA4">
        <w:rPr>
          <w:lang w:val="en-US"/>
        </w:rPr>
        <w:t>Institute of Electrical and Electronics Engineers</w:t>
      </w:r>
      <w:r>
        <w:rPr>
          <w:lang w:val="en-US"/>
        </w:rPr>
        <w:t>.</w:t>
      </w:r>
    </w:p>
    <w:p w14:paraId="21A242CA" w14:textId="4ADA10EB" w:rsidR="00036D20" w:rsidRPr="00B050AD" w:rsidRDefault="00036D20" w:rsidP="00403E6B">
      <w:pPr>
        <w:ind w:firstLine="0"/>
        <w:rPr>
          <w:lang w:val="en-US"/>
        </w:rPr>
      </w:pPr>
      <w:r w:rsidRPr="00B050AD">
        <w:rPr>
          <w:b/>
          <w:bCs/>
          <w:lang w:val="en-US"/>
        </w:rPr>
        <w:t xml:space="preserve">PMI: </w:t>
      </w:r>
      <w:r w:rsidRPr="00B050AD">
        <w:rPr>
          <w:lang w:val="en-US"/>
        </w:rPr>
        <w:t>Project Management Institute.</w:t>
      </w:r>
    </w:p>
    <w:p w14:paraId="5DB1BB7D" w14:textId="77777777" w:rsidR="00DB3F94" w:rsidRDefault="003815C4" w:rsidP="00163966">
      <w:pPr>
        <w:ind w:firstLine="0"/>
        <w:rPr>
          <w:lang w:val="en-US"/>
        </w:rPr>
      </w:pPr>
      <w:r w:rsidRPr="00B050AD">
        <w:rPr>
          <w:b/>
          <w:bCs/>
          <w:lang w:val="en-US"/>
        </w:rPr>
        <w:t>PMBOK</w:t>
      </w:r>
      <w:r w:rsidR="0051472E" w:rsidRPr="00B050AD">
        <w:rPr>
          <w:b/>
          <w:bCs/>
          <w:lang w:val="en-US"/>
        </w:rPr>
        <w:t xml:space="preserve">: </w:t>
      </w:r>
      <w:r w:rsidR="0051472E" w:rsidRPr="00B050AD">
        <w:rPr>
          <w:rStyle w:val="nfasis"/>
          <w:i w:val="0"/>
          <w:iCs w:val="0"/>
          <w:lang w:val="en-US"/>
        </w:rPr>
        <w:t>Project Management Body of Knowledge</w:t>
      </w:r>
      <w:r w:rsidR="00B050AD" w:rsidRPr="00B050AD">
        <w:rPr>
          <w:rStyle w:val="nfasis"/>
          <w:i w:val="0"/>
          <w:iCs w:val="0"/>
          <w:lang w:val="en-US"/>
        </w:rPr>
        <w:t>.</w:t>
      </w:r>
    </w:p>
    <w:p w14:paraId="2AD5D02A" w14:textId="71AEE5C5" w:rsidR="00DB3F94" w:rsidRDefault="006847A3" w:rsidP="00163966">
      <w:pPr>
        <w:ind w:firstLine="0"/>
        <w:rPr>
          <w:lang w:val="en-US"/>
        </w:rPr>
      </w:pPr>
      <w:r w:rsidRPr="00B050AD">
        <w:rPr>
          <w:b/>
          <w:bCs/>
          <w:lang w:val="en-US"/>
        </w:rPr>
        <w:t xml:space="preserve">APM: </w:t>
      </w:r>
      <w:r w:rsidRPr="00B050AD">
        <w:rPr>
          <w:lang w:val="en-US"/>
        </w:rPr>
        <w:t>Association for Project Management.</w:t>
      </w:r>
    </w:p>
    <w:p w14:paraId="2A7DFC39" w14:textId="001B1A8A" w:rsidR="00DB3F94" w:rsidRDefault="00B050AD" w:rsidP="00163966">
      <w:pPr>
        <w:ind w:firstLine="0"/>
        <w:rPr>
          <w:rStyle w:val="nfasis"/>
          <w:i w:val="0"/>
          <w:iCs w:val="0"/>
          <w:lang w:val="en-US"/>
        </w:rPr>
      </w:pPr>
      <w:r w:rsidRPr="00B050AD">
        <w:rPr>
          <w:b/>
          <w:bCs/>
          <w:lang w:val="en-US"/>
        </w:rPr>
        <w:t xml:space="preserve">APMBOK: </w:t>
      </w:r>
      <w:r w:rsidRPr="00B050AD">
        <w:rPr>
          <w:lang w:val="en-US"/>
        </w:rPr>
        <w:t xml:space="preserve">Association for Project Management </w:t>
      </w:r>
      <w:r w:rsidRPr="00B050AD">
        <w:rPr>
          <w:rStyle w:val="nfasis"/>
          <w:i w:val="0"/>
          <w:iCs w:val="0"/>
          <w:lang w:val="en-US"/>
        </w:rPr>
        <w:t>Body of Knowledge</w:t>
      </w:r>
      <w:r>
        <w:rPr>
          <w:rStyle w:val="nfasis"/>
          <w:i w:val="0"/>
          <w:iCs w:val="0"/>
          <w:lang w:val="en-US"/>
        </w:rPr>
        <w:t>.</w:t>
      </w:r>
    </w:p>
    <w:p w14:paraId="0EEBFC86" w14:textId="0AEFBEF9" w:rsidR="00287D20" w:rsidRPr="00DB3F94" w:rsidRDefault="00287D20" w:rsidP="00163966">
      <w:pPr>
        <w:ind w:firstLine="0"/>
        <w:rPr>
          <w:lang w:val="en-US"/>
        </w:rPr>
      </w:pPr>
      <w:r>
        <w:rPr>
          <w:rStyle w:val="nfasis"/>
          <w:b/>
          <w:bCs/>
          <w:i w:val="0"/>
          <w:iCs w:val="0"/>
          <w:lang w:val="en-US"/>
        </w:rPr>
        <w:t xml:space="preserve">CMMI-DEV: </w:t>
      </w:r>
      <w:r w:rsidRPr="00287D20">
        <w:rPr>
          <w:lang w:val="en-US"/>
        </w:rPr>
        <w:t>Capability Maturity Model Integration</w:t>
      </w:r>
      <w:r>
        <w:rPr>
          <w:lang w:val="en-US"/>
        </w:rPr>
        <w:t xml:space="preserve"> for Development.</w:t>
      </w:r>
    </w:p>
    <w:p w14:paraId="7C456BE5" w14:textId="60BB908F" w:rsidR="00F07F93" w:rsidRPr="001D4FCB" w:rsidRDefault="00401005" w:rsidP="00163966">
      <w:pPr>
        <w:ind w:firstLine="0"/>
      </w:pPr>
      <w:r w:rsidRPr="001D4FCB">
        <w:rPr>
          <w:b/>
          <w:bCs/>
        </w:rPr>
        <w:t xml:space="preserve">XP: </w:t>
      </w:r>
      <w:r>
        <w:t>eXtreme Programming.</w:t>
      </w:r>
    </w:p>
    <w:p w14:paraId="6CE968AF" w14:textId="0F565A49" w:rsidR="00F07F93" w:rsidRPr="001D4FCB" w:rsidRDefault="00F07F93" w:rsidP="00F07F93">
      <w:pPr>
        <w:sectPr w:rsidR="00F07F93" w:rsidRPr="001D4FCB" w:rsidSect="00CB1974">
          <w:headerReference w:type="default" r:id="rId9"/>
          <w:pgSz w:w="12240" w:h="15840"/>
          <w:pgMar w:top="1440" w:right="1440" w:bottom="1440" w:left="1440" w:header="709" w:footer="709" w:gutter="0"/>
          <w:pgNumType w:fmt="lowerRoman"/>
          <w:cols w:space="708"/>
          <w:titlePg/>
          <w:docGrid w:linePitch="360"/>
        </w:sectPr>
      </w:pPr>
      <w:r w:rsidRPr="001D4FCB">
        <w:br w:type="page"/>
      </w:r>
    </w:p>
    <w:p w14:paraId="0AE3587C" w14:textId="6AD716D6" w:rsidR="00A40BD3" w:rsidRDefault="003B608C" w:rsidP="009825A8">
      <w:pPr>
        <w:pStyle w:val="Ttulo1"/>
        <w:numPr>
          <w:ilvl w:val="0"/>
          <w:numId w:val="0"/>
        </w:numPr>
      </w:pPr>
      <w:bookmarkStart w:id="0" w:name="_Toc47024545"/>
      <w:r>
        <w:lastRenderedPageBreak/>
        <w:t>Introducción</w:t>
      </w:r>
      <w:bookmarkEnd w:id="0"/>
    </w:p>
    <w:p w14:paraId="31212F63" w14:textId="07385124" w:rsidR="001819CA" w:rsidRDefault="001819CA" w:rsidP="001B39DD">
      <w:r>
        <w:t>Las empresas se están esforzando por procurar desarrollos de calidad a través de la utilización de métodos de gestión que han demostrado su efectividad a nivel mundial. Estándares como el PMBOK</w:t>
      </w:r>
      <w:r w:rsidR="007F3352">
        <w:t xml:space="preserve"> e ISO</w:t>
      </w:r>
      <w:r w:rsidR="001C6112">
        <w:t xml:space="preserve"> 21500</w:t>
      </w:r>
      <w:r>
        <w:t xml:space="preserve"> agrupan buenas prácticas</w:t>
      </w:r>
      <w:r w:rsidR="001C6112">
        <w:t xml:space="preserve"> y procesos necesarios para planear, ejecutar, evaluar y dar cierre a un proyecto de manera adecuada.</w:t>
      </w:r>
      <w:r>
        <w:t xml:space="preserve"> </w:t>
      </w:r>
    </w:p>
    <w:p w14:paraId="34DB202A" w14:textId="195A4683" w:rsidR="001819CA" w:rsidRDefault="001819CA" w:rsidP="00F6659F">
      <w:r>
        <w:t>Para las pymes la utilización de estos estándares y métodos exigen una inversión importante, ya que requieren personal altamente capacitado que pueda articularlos con la cultura organizacional</w:t>
      </w:r>
      <w:r w:rsidR="00792A88">
        <w:t xml:space="preserve"> </w:t>
      </w:r>
      <w:r w:rsidR="00792A88">
        <w:fldChar w:fldCharType="begin"/>
      </w:r>
      <w:r w:rsidR="00E70E1B">
        <w:instrText xml:space="preserve"> ADDIN ZOTERO_ITEM CSL_CITATION {"citationID":"IVuDQFju","properties":{"formattedCitation":"(Legaria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fldChar w:fldCharType="separate"/>
      </w:r>
      <w:r w:rsidR="00792A88" w:rsidRPr="00792A88">
        <w:rPr>
          <w:rFonts w:cs="Times New Roman"/>
        </w:rPr>
        <w:t>(Legaria Islas, 2018)</w:t>
      </w:r>
      <w:r w:rsidR="00792A88">
        <w:fldChar w:fldCharType="end"/>
      </w:r>
      <w:r w:rsidR="003746D5">
        <w:t>. Por esta razón, la ISO en conjunto con la IEC crearon la norma ISO/IEC 29110</w:t>
      </w:r>
      <w:r w:rsidR="009F5D72">
        <w:t>,</w:t>
      </w:r>
      <w:r w:rsidR="003746D5">
        <w:t xml:space="preserve"> que busca </w:t>
      </w:r>
      <w:r w:rsidR="00534A3C">
        <w:t xml:space="preserve">mejorar la calidad de los productos y/o servicios y el rendimiento de los procesos </w:t>
      </w:r>
      <w:r w:rsidR="009F5D72">
        <w:t>de</w:t>
      </w:r>
      <w:r w:rsidR="00534A3C">
        <w:t xml:space="preserve"> las</w:t>
      </w:r>
      <w:r w:rsidR="00CC0D11">
        <w:t xml:space="preserve"> pequeñas empresas</w:t>
      </w:r>
      <w:r w:rsidR="003746D5">
        <w:t>.</w:t>
      </w:r>
    </w:p>
    <w:p w14:paraId="229D1E65" w14:textId="6CF7A273" w:rsidR="002F7AFE" w:rsidRDefault="002F7AFE" w:rsidP="00F6659F">
      <w:r>
        <w:t xml:space="preserve">La ISO/IEC 29110 está conformada por 5 partes, </w:t>
      </w:r>
      <w:r w:rsidR="00FB41DA">
        <w:t>de acuerdo con</w:t>
      </w:r>
      <w:r>
        <w:t xml:space="preserve"> un público objetivo. La parte 1 presenta la visión general de las técnicas proporcionadas por el estándar. La parte 2 introduce los conceptos para los perfiles de ingeniería de software y los que se manejan a lo largo de la ISO. La parte 3 define las guías para el asesoramiento de procesos y cumplimiento de los requisitos para satisfacer un perfil. La parte 4 especifica todos los perfiles contenidos</w:t>
      </w:r>
      <w:r w:rsidR="00741B59">
        <w:t xml:space="preserve"> en un grupo de perfil. Por último, la parte 5 provee una guía para </w:t>
      </w:r>
      <w:r w:rsidR="00BC765E">
        <w:t>los procesos de</w:t>
      </w:r>
      <w:r w:rsidR="00741B59">
        <w:t xml:space="preserve"> gestión e implementación de software</w:t>
      </w:r>
      <w:r w:rsidR="00FD12A4">
        <w:t xml:space="preserve"> </w:t>
      </w:r>
      <w:r w:rsidR="00FD12A4">
        <w:fldChar w:fldCharType="begin"/>
      </w:r>
      <w:r w:rsidR="00E70E1B">
        <w:instrText xml:space="preserve"> ADDIN ZOTERO_ITEM CSL_CITATION {"citationID":"WeVLTScr","properties":{"formattedCitation":"(ISO/IEC, 2011, pp. vi; vii)","plainCitation":"(ISO/IEC, 2011, pp. vi; vii)","noteIndex":0},"citationItems":[{"id":52,"uris":["http://zotero.org/users/5687329/items/NQGELMXE"],"uri":["http://zotero.org/users/5687329/items/NQGELMXE"],"itemData":{"id":52,"type":"article","language":"Inglés","title":"Software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 vii","label":"page"}],"schema":"https://github.com/citation-style-language/schema/raw/master/csl-citation.json"} </w:instrText>
      </w:r>
      <w:r w:rsidR="00FD12A4">
        <w:fldChar w:fldCharType="separate"/>
      </w:r>
      <w:r w:rsidR="005F51A5" w:rsidRPr="005F51A5">
        <w:rPr>
          <w:rFonts w:cs="Times New Roman"/>
        </w:rPr>
        <w:t>(ISO/IEC, 2011, pp. vi; vii)</w:t>
      </w:r>
      <w:r w:rsidR="00FD12A4">
        <w:fldChar w:fldCharType="end"/>
      </w:r>
      <w:r w:rsidR="00741B59">
        <w:t>.</w:t>
      </w:r>
    </w:p>
    <w:p w14:paraId="508CC56A" w14:textId="39468DE0" w:rsidR="00A81A9C" w:rsidRDefault="00A81A9C" w:rsidP="00DE7F9D">
      <w:r>
        <w:t xml:space="preserve">De acuerdo </w:t>
      </w:r>
      <w:r w:rsidR="001108B7">
        <w:t>con</w:t>
      </w:r>
      <w:r w:rsidR="00B20336">
        <w:t xml:space="preserve"> lo propuesto en la parte</w:t>
      </w:r>
      <w:r>
        <w:t xml:space="preserve"> 4 del estándar, el perfil genérico es la categoría general y está destinada a las empresas que no desarrollan productos de software críticos. </w:t>
      </w:r>
      <w:r w:rsidR="00D923D7">
        <w:t>Dentro de este perfil se encuentran varios subgrupos</w:t>
      </w:r>
      <w:r>
        <w:t xml:space="preserve">: el perfil de entrada está </w:t>
      </w:r>
      <w:r w:rsidR="006A5F7E">
        <w:t>orientado</w:t>
      </w:r>
      <w:r>
        <w:t xml:space="preserve"> a VSEs </w:t>
      </w:r>
      <w:r w:rsidR="00DF6DDE">
        <w:t>que t</w:t>
      </w:r>
      <w:r w:rsidR="00E61D44">
        <w:t>ienen</w:t>
      </w:r>
      <w:r w:rsidR="00DF6DDE">
        <w:t xml:space="preserve"> un tiempo de fundación de tres años máximo</w:t>
      </w:r>
      <w:r w:rsidR="006C00C0">
        <w:t xml:space="preserve"> </w:t>
      </w:r>
      <w:r w:rsidR="00DF6DDE">
        <w:t>o</w:t>
      </w:r>
      <w:r w:rsidR="006C00C0">
        <w:t xml:space="preserve"> un número de empleados menor o igual a seis</w:t>
      </w:r>
      <w:r w:rsidR="009100DE">
        <w:t>;</w:t>
      </w:r>
      <w:r w:rsidR="006C00C0">
        <w:t xml:space="preserve"> el perfil básico está dirigido a VSEs que </w:t>
      </w:r>
      <w:r w:rsidR="009F14C3">
        <w:t>elaboran</w:t>
      </w:r>
      <w:r w:rsidR="006C00C0">
        <w:t xml:space="preserve"> una</w:t>
      </w:r>
      <w:r w:rsidR="00472B54">
        <w:t xml:space="preserve"> sola</w:t>
      </w:r>
      <w:r w:rsidR="006C00C0">
        <w:t xml:space="preserve"> aplicación con un solo equipo</w:t>
      </w:r>
      <w:r w:rsidR="009100DE">
        <w:t>;</w:t>
      </w:r>
      <w:r w:rsidR="006C00C0">
        <w:t xml:space="preserve"> el perfil intermedio </w:t>
      </w:r>
      <w:r w:rsidR="006A5F7E">
        <w:t>está enfocado</w:t>
      </w:r>
      <w:r w:rsidR="001545F7">
        <w:t xml:space="preserve"> a</w:t>
      </w:r>
      <w:r w:rsidR="006C00C0">
        <w:t xml:space="preserve"> VSEs que realizan más de </w:t>
      </w:r>
      <w:r w:rsidR="0047521F">
        <w:t>un proyecto</w:t>
      </w:r>
      <w:r w:rsidR="006C00C0">
        <w:t xml:space="preserve"> con más de un equipo</w:t>
      </w:r>
      <w:r w:rsidR="009100DE">
        <w:t>;</w:t>
      </w:r>
      <w:r w:rsidR="006C00C0">
        <w:t xml:space="preserve"> y </w:t>
      </w:r>
      <w:r w:rsidR="006C00C0">
        <w:lastRenderedPageBreak/>
        <w:t>finalmente el perfil avanzado</w:t>
      </w:r>
      <w:r w:rsidR="00083A0A">
        <w:t>,</w:t>
      </w:r>
      <w:r w:rsidR="006C00C0">
        <w:t xml:space="preserve"> orientado a VSEs que desean </w:t>
      </w:r>
      <w:r w:rsidR="00745E02">
        <w:t>mantenerse</w:t>
      </w:r>
      <w:r w:rsidR="006C00C0">
        <w:t xml:space="preserve"> competitivas en el mercado</w:t>
      </w:r>
      <w:r w:rsidR="00DE7F9D">
        <w:t xml:space="preserve"> </w:t>
      </w:r>
      <w:r w:rsidR="00C61D57">
        <w:fldChar w:fldCharType="begin"/>
      </w:r>
      <w:r w:rsidR="00E70E1B">
        <w:instrText xml:space="preserve"> ADDIN ZOTERO_ITEM CSL_CITATION {"citationID":"aABz6KHf","properties":{"formattedCitation":"(Mar\\uc0\\u237{}n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C61D57">
        <w:fldChar w:fldCharType="separate"/>
      </w:r>
      <w:r w:rsidR="00C61D57" w:rsidRPr="00C61D57">
        <w:rPr>
          <w:rFonts w:cs="Times New Roman"/>
          <w:szCs w:val="24"/>
        </w:rPr>
        <w:t>(Marín Ospina, 2020, p. 3)</w:t>
      </w:r>
      <w:r w:rsidR="00C61D57">
        <w:fldChar w:fldCharType="end"/>
      </w:r>
      <w:r w:rsidR="00817F3D">
        <w:t>.</w:t>
      </w:r>
    </w:p>
    <w:p w14:paraId="715BF0F0" w14:textId="33754BC2" w:rsidR="0016578B" w:rsidRDefault="0016578B" w:rsidP="0016578B">
      <w:r>
        <w:t xml:space="preserve">El estándar proporciona un paquete de despliegue </w:t>
      </w:r>
      <w:r w:rsidR="003510FC">
        <w:t xml:space="preserve">con unos elementos que pueden servir </w:t>
      </w:r>
      <w:r>
        <w:t xml:space="preserve">como </w:t>
      </w:r>
      <w:r w:rsidR="003510FC">
        <w:t>apoyo</w:t>
      </w:r>
      <w:r>
        <w:t xml:space="preserve"> para las VSEs en la implementación de un perfil definido.</w:t>
      </w:r>
      <w:r w:rsidR="00135187">
        <w:t xml:space="preserve"> Entre los elementos se encuentran: descripción técnica, definiciones clave, descripción detallada de procesos, actividades, roles y productos</w:t>
      </w:r>
      <w:r w:rsidR="00F370A9">
        <w:t>, plantillas</w:t>
      </w:r>
      <w:r w:rsidR="00135187">
        <w:t xml:space="preserve"> y una lista de herramientas</w:t>
      </w:r>
      <w:r w:rsidR="00875A7F">
        <w:t xml:space="preserve"> </w:t>
      </w:r>
      <w:r w:rsidR="00875A7F">
        <w:fldChar w:fldCharType="begin"/>
      </w:r>
      <w:r w:rsidR="00E70E1B">
        <w:instrText xml:space="preserve"> ADDIN ZOTERO_ITEM CSL_CITATION {"citationID":"hvgWSmAm","properties":{"formattedCitation":"(ISO/IEC,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875A7F">
        <w:fldChar w:fldCharType="separate"/>
      </w:r>
      <w:r w:rsidR="00875A7F" w:rsidRPr="00875A7F">
        <w:rPr>
          <w:rFonts w:cs="Times New Roman"/>
        </w:rPr>
        <w:t>(ISO/IEC, 2011, p. 49)</w:t>
      </w:r>
      <w:r w:rsidR="00875A7F">
        <w:fldChar w:fldCharType="end"/>
      </w:r>
      <w:r w:rsidR="00135187">
        <w:t>.</w:t>
      </w:r>
    </w:p>
    <w:p w14:paraId="76906FAD" w14:textId="0C8593A4" w:rsidR="00FE1138" w:rsidRDefault="00FE1138" w:rsidP="00FE1138">
      <w:r>
        <w:t xml:space="preserve">En el presente </w:t>
      </w:r>
      <w:r w:rsidR="003959C6">
        <w:t>trabajo</w:t>
      </w:r>
      <w:r>
        <w:t xml:space="preserve"> se implementó la parte 5</w:t>
      </w:r>
      <w:r w:rsidR="003959C6">
        <w:t xml:space="preserve"> del estándar</w:t>
      </w:r>
      <w:r>
        <w:t xml:space="preserve">, </w:t>
      </w:r>
      <w:r w:rsidR="003959C6">
        <w:t>dada</w:t>
      </w:r>
      <w:r>
        <w:t xml:space="preserve"> la</w:t>
      </w:r>
      <w:r w:rsidR="00680686">
        <w:t>s</w:t>
      </w:r>
      <w:r>
        <w:t xml:space="preserve"> necesidad</w:t>
      </w:r>
      <w:r w:rsidR="00680686">
        <w:t>es</w:t>
      </w:r>
      <w:r>
        <w:t xml:space="preserve"> y características que </w:t>
      </w:r>
      <w:r w:rsidR="003959C6">
        <w:t>Sanambiente proponía en su proyecto</w:t>
      </w:r>
      <w:r w:rsidR="00B8752C">
        <w:t xml:space="preserve"> de </w:t>
      </w:r>
      <w:r w:rsidR="006E529F">
        <w:t>software</w:t>
      </w:r>
      <w:r>
        <w:t xml:space="preserve">. </w:t>
      </w:r>
      <w:r w:rsidR="003959C6">
        <w:t>Debido a</w:t>
      </w:r>
      <w:r w:rsidR="00580451">
        <w:t xml:space="preserve">l número </w:t>
      </w:r>
      <w:r w:rsidR="003959C6">
        <w:t>de actividades</w:t>
      </w:r>
      <w:r w:rsidR="00580451">
        <w:t xml:space="preserve">, </w:t>
      </w:r>
      <w:r w:rsidR="003959C6">
        <w:t>productos</w:t>
      </w:r>
      <w:r w:rsidR="00580451">
        <w:t xml:space="preserve"> </w:t>
      </w:r>
      <w:r w:rsidR="0015012A">
        <w:t xml:space="preserve">y personas </w:t>
      </w:r>
      <w:r w:rsidR="00580451">
        <w:t xml:space="preserve">que </w:t>
      </w:r>
      <w:r w:rsidR="0015012A">
        <w:t>debían intervenir</w:t>
      </w:r>
      <w:r w:rsidR="00580451">
        <w:t xml:space="preserve"> en el desarrollo de este </w:t>
      </w:r>
      <w:r w:rsidR="000273AD">
        <w:t>último</w:t>
      </w:r>
      <w:r w:rsidR="00DE4A52">
        <w:t xml:space="preserve">, se hizo necesario el </w:t>
      </w:r>
      <w:r w:rsidR="006E529F">
        <w:t>incluir</w:t>
      </w:r>
      <w:r w:rsidR="00DE4A52">
        <w:t xml:space="preserve"> estrategias de gestión</w:t>
      </w:r>
      <w:r w:rsidR="00A815B2">
        <w:t xml:space="preserve"> </w:t>
      </w:r>
      <w:r w:rsidR="00580451">
        <w:t>para</w:t>
      </w:r>
      <w:r w:rsidR="00EF6FCF">
        <w:t xml:space="preserve"> garantizar </w:t>
      </w:r>
      <w:r w:rsidR="00A815B2">
        <w:t>su éxito</w:t>
      </w:r>
      <w:r w:rsidR="003F7172">
        <w:t xml:space="preserve">, y esta parte de la </w:t>
      </w:r>
      <w:r w:rsidR="00680686">
        <w:t>norma</w:t>
      </w:r>
      <w:r w:rsidR="003F7172">
        <w:t xml:space="preserve"> las proporcionaba.</w:t>
      </w:r>
    </w:p>
    <w:p w14:paraId="69845AE4" w14:textId="3B9C84FA" w:rsidR="004566DB" w:rsidRDefault="003C7DC1" w:rsidP="000E6591">
      <w:r>
        <w:t xml:space="preserve">El perfil </w:t>
      </w:r>
      <w:r w:rsidR="00886822">
        <w:t>seguido</w:t>
      </w:r>
      <w:r>
        <w:t xml:space="preserve"> en este trabajo dentro del grupo de perfiles genéricos fue el básico, puesto que e</w:t>
      </w:r>
      <w:r w:rsidR="00886822">
        <w:t>ra</w:t>
      </w:r>
      <w:r>
        <w:t xml:space="preserve"> aplicable al desarrollo de una sola aplicación con un solo equipo,</w:t>
      </w:r>
      <w:r w:rsidR="00886822">
        <w:t xml:space="preserve"> y en este caso era así. El proyecto</w:t>
      </w:r>
      <w:r w:rsidR="00C929F6">
        <w:t xml:space="preserve"> propuesto</w:t>
      </w:r>
      <w:r w:rsidR="00886822">
        <w:t xml:space="preserve"> </w:t>
      </w:r>
      <w:r w:rsidR="00C929F6">
        <w:t>tenía como fin la elaboración de una sola aplicación</w:t>
      </w:r>
      <w:r w:rsidR="003E5835">
        <w:t xml:space="preserve"> que no poseía riesgo especial y estaba</w:t>
      </w:r>
      <w:r w:rsidR="00C929F6">
        <w:t xml:space="preserve"> a cargo de un solo equipo de trabajo.</w:t>
      </w:r>
    </w:p>
    <w:p w14:paraId="7EA63B97" w14:textId="41CA95AA" w:rsidR="00184D07" w:rsidRDefault="008360D1" w:rsidP="000E6591">
      <w:r w:rsidRPr="00B76CB0">
        <w:t>Para el proyecto en mención,</w:t>
      </w:r>
      <w:r>
        <w:t xml:space="preserve"> </w:t>
      </w:r>
      <w:r w:rsidR="00D4185B">
        <w:t>no</w:t>
      </w:r>
      <w:r w:rsidR="00184D07">
        <w:t xml:space="preserve"> </w:t>
      </w:r>
      <w:r w:rsidR="002D6033">
        <w:t>se empleó</w:t>
      </w:r>
      <w:r w:rsidR="00184D07">
        <w:t xml:space="preserve"> el paquete de despliegue proporcionado por el estándar, dado que no se vio necesario el seguir este conjunto de </w:t>
      </w:r>
      <w:r w:rsidR="00E311E9">
        <w:t>elementos</w:t>
      </w:r>
      <w:r w:rsidR="00B207EC">
        <w:t xml:space="preserve"> </w:t>
      </w:r>
      <w:r w:rsidR="00D33681">
        <w:t>como medio para</w:t>
      </w:r>
      <w:r w:rsidR="00B207EC">
        <w:t xml:space="preserve"> </w:t>
      </w:r>
      <w:r w:rsidR="00D33681">
        <w:t>el control y seguimiento de los recursos</w:t>
      </w:r>
      <w:r w:rsidR="000E03FF">
        <w:t xml:space="preserve"> que iban a interceder</w:t>
      </w:r>
      <w:r w:rsidR="00FF3379">
        <w:t xml:space="preserve"> en el proyecto de la empresa Sanambiente</w:t>
      </w:r>
      <w:r w:rsidR="00E92055">
        <w:t xml:space="preserve">. </w:t>
      </w:r>
      <w:r w:rsidR="003E4F65">
        <w:t>La utilización</w:t>
      </w:r>
      <w:r w:rsidR="00E92055">
        <w:t xml:space="preserve"> de este paquete es opcional, </w:t>
      </w:r>
      <w:r w:rsidR="006021C6">
        <w:t>pues</w:t>
      </w:r>
      <w:r w:rsidR="003E4F65">
        <w:t xml:space="preserve"> </w:t>
      </w:r>
      <w:r w:rsidR="00E92055">
        <w:t xml:space="preserve">la ISO/IEC 29110 lo pone a disposición de las VSEs como alternativa para </w:t>
      </w:r>
      <w:r w:rsidR="00E13B23">
        <w:t>facilitar</w:t>
      </w:r>
      <w:r w:rsidR="003E4F65">
        <w:t xml:space="preserve"> la </w:t>
      </w:r>
      <w:r w:rsidR="00487793">
        <w:t>ejecución</w:t>
      </w:r>
      <w:r w:rsidR="003E4F65">
        <w:t xml:space="preserve"> de los procesos brindados por esta</w:t>
      </w:r>
      <w:r w:rsidR="004D0EA6">
        <w:t xml:space="preserve">; por lo tanto, </w:t>
      </w:r>
      <w:r w:rsidR="00487793">
        <w:t>no tendría impacto negativo el no implementarlo.</w:t>
      </w:r>
      <w:r w:rsidR="00C248F8">
        <w:t xml:space="preserve"> En su lugar, se decidió seguir </w:t>
      </w:r>
      <w:r w:rsidR="00252748">
        <w:t>únicamente lo</w:t>
      </w:r>
      <w:r w:rsidR="006021C6">
        <w:t>s pasos</w:t>
      </w:r>
      <w:r w:rsidR="00252748">
        <w:t xml:space="preserve"> </w:t>
      </w:r>
      <w:r w:rsidR="006021C6">
        <w:t>descritos en</w:t>
      </w:r>
      <w:r w:rsidR="00252748">
        <w:t xml:space="preserve"> </w:t>
      </w:r>
      <w:r w:rsidR="00892839">
        <w:t xml:space="preserve">los </w:t>
      </w:r>
      <w:r w:rsidR="00252748">
        <w:t xml:space="preserve">procesos </w:t>
      </w:r>
      <w:r w:rsidR="006021C6">
        <w:t>contenidos</w:t>
      </w:r>
      <w:r w:rsidR="00B57FE1">
        <w:t xml:space="preserve"> </w:t>
      </w:r>
      <w:r w:rsidR="00494C7E">
        <w:t>en</w:t>
      </w:r>
      <w:r w:rsidR="00C248F8">
        <w:t xml:space="preserve"> </w:t>
      </w:r>
      <w:r w:rsidR="0081097B">
        <w:t>la norma</w:t>
      </w:r>
      <w:r w:rsidR="00C248F8">
        <w:t>.</w:t>
      </w:r>
    </w:p>
    <w:p w14:paraId="07BFEFE1" w14:textId="0B7A82DF" w:rsidR="00AB49E1" w:rsidRDefault="00CC0D11" w:rsidP="00AB49E1">
      <w:r>
        <w:lastRenderedPageBreak/>
        <w:t xml:space="preserve">Como se mencionó anteriormente, </w:t>
      </w:r>
      <w:r w:rsidR="004566DB">
        <w:t xml:space="preserve">la parte 5 de </w:t>
      </w:r>
      <w:r>
        <w:t>este estándar</w:t>
      </w:r>
      <w:r w:rsidR="004566DB">
        <w:t xml:space="preserve"> </w:t>
      </w:r>
      <w:r>
        <w:t>proporciona</w:t>
      </w:r>
      <w:r w:rsidR="000D41D3">
        <w:t>ba</w:t>
      </w:r>
      <w:r w:rsidR="00892839">
        <w:t xml:space="preserve"> una guía para</w:t>
      </w:r>
      <w:r>
        <w:t xml:space="preserve"> dos procesos: gestión de proyectos e implementación de software</w:t>
      </w:r>
      <w:r w:rsidR="00726B97">
        <w:t>;</w:t>
      </w:r>
      <w:r w:rsidR="000D41D3">
        <w:t xml:space="preserve"> </w:t>
      </w:r>
      <w:r>
        <w:t>para el desarrollo de este trabajo, se decidió seguir</w:t>
      </w:r>
      <w:r w:rsidR="00726B97">
        <w:t xml:space="preserve"> únicamente</w:t>
      </w:r>
      <w:r>
        <w:t xml:space="preserve"> </w:t>
      </w:r>
      <w:r w:rsidR="000D41D3">
        <w:t xml:space="preserve">la guía del proceso de </w:t>
      </w:r>
      <w:r w:rsidR="00726B97">
        <w:t>g</w:t>
      </w:r>
      <w:r w:rsidR="000D41D3">
        <w:t>estión y adecuarlos al contexto del proyecto de la empresa Sanambiente.</w:t>
      </w:r>
    </w:p>
    <w:p w14:paraId="343F85EF" w14:textId="4492FB32" w:rsidR="00795365" w:rsidRDefault="000D41D3" w:rsidP="00795365">
      <w:pPr>
        <w:rPr>
          <w:rFonts w:cs="Times New Roman"/>
          <w:szCs w:val="24"/>
          <w:lang w:val="es-MX"/>
        </w:rPr>
      </w:pPr>
      <w:r>
        <w:t xml:space="preserve">La guía </w:t>
      </w:r>
      <w:r w:rsidR="00726B97">
        <w:t>con la que contaba</w:t>
      </w:r>
      <w:r>
        <w:t xml:space="preserve"> el estándar para el proceso de implementación de software no fue empleada, </w:t>
      </w:r>
      <w:r w:rsidR="0097050E">
        <w:t>dado</w:t>
      </w:r>
      <w:r>
        <w:t xml:space="preserve"> que</w:t>
      </w:r>
      <w:r w:rsidR="00726B97">
        <w:t xml:space="preserve"> </w:t>
      </w:r>
      <w:r w:rsidR="00282E9A">
        <w:t>la documentación que exigía para ser aplicad</w:t>
      </w:r>
      <w:r w:rsidR="00B65E59">
        <w:t>a</w:t>
      </w:r>
      <w:r w:rsidR="00726B97">
        <w:t xml:space="preserve"> </w:t>
      </w:r>
      <w:r w:rsidR="00726B97" w:rsidRPr="00BB4463">
        <w:rPr>
          <w:rFonts w:cs="Times New Roman"/>
          <w:szCs w:val="24"/>
          <w:lang w:val="es-MX"/>
        </w:rPr>
        <w:t>era de</w:t>
      </w:r>
      <w:r w:rsidR="00282E9A">
        <w:rPr>
          <w:rFonts w:cs="Times New Roman"/>
          <w:szCs w:val="24"/>
          <w:lang w:val="es-MX"/>
        </w:rPr>
        <w:t>masiada</w:t>
      </w:r>
      <w:r w:rsidR="008767DE">
        <w:rPr>
          <w:rFonts w:cs="Times New Roman"/>
          <w:szCs w:val="24"/>
          <w:lang w:val="es-MX"/>
        </w:rPr>
        <w:t xml:space="preserve"> y </w:t>
      </w:r>
      <w:r w:rsidR="0052361A">
        <w:rPr>
          <w:rFonts w:cs="Times New Roman"/>
          <w:szCs w:val="24"/>
          <w:lang w:val="es-MX"/>
        </w:rPr>
        <w:t>no se ajustaba al</w:t>
      </w:r>
      <w:r w:rsidR="008767DE">
        <w:rPr>
          <w:rFonts w:cs="Times New Roman"/>
          <w:szCs w:val="24"/>
          <w:lang w:val="es-MX"/>
        </w:rPr>
        <w:t xml:space="preserve"> contexto de este proyecto</w:t>
      </w:r>
      <w:r w:rsidR="0052361A">
        <w:rPr>
          <w:rFonts w:cs="Times New Roman"/>
          <w:szCs w:val="24"/>
          <w:lang w:val="es-MX"/>
        </w:rPr>
        <w:t xml:space="preserve"> para ser</w:t>
      </w:r>
      <w:r w:rsidR="00B65E59">
        <w:rPr>
          <w:rFonts w:cs="Times New Roman"/>
          <w:szCs w:val="24"/>
          <w:lang w:val="es-MX"/>
        </w:rPr>
        <w:t xml:space="preserve"> </w:t>
      </w:r>
      <w:r w:rsidR="00FE3A4D">
        <w:rPr>
          <w:rFonts w:cs="Times New Roman"/>
          <w:szCs w:val="24"/>
          <w:lang w:val="es-MX"/>
        </w:rPr>
        <w:t>adoptada</w:t>
      </w:r>
      <w:r w:rsidR="00B65E59">
        <w:rPr>
          <w:rFonts w:cs="Times New Roman"/>
          <w:szCs w:val="24"/>
          <w:lang w:val="es-MX"/>
        </w:rPr>
        <w:t>.</w:t>
      </w:r>
      <w:r w:rsidR="004574D9">
        <w:rPr>
          <w:rFonts w:cs="Times New Roman"/>
          <w:szCs w:val="24"/>
          <w:lang w:val="es-MX"/>
        </w:rPr>
        <w:t xml:space="preserve"> </w:t>
      </w:r>
      <w:r w:rsidR="00AB49E1">
        <w:rPr>
          <w:rFonts w:cs="Times New Roman"/>
          <w:szCs w:val="24"/>
          <w:lang w:val="es-MX"/>
        </w:rPr>
        <w:t>En</w:t>
      </w:r>
      <w:r w:rsidR="00726B97">
        <w:rPr>
          <w:rFonts w:cs="Times New Roman"/>
          <w:szCs w:val="24"/>
          <w:lang w:val="es-MX"/>
        </w:rPr>
        <w:t xml:space="preserve"> su </w:t>
      </w:r>
      <w:r w:rsidR="00033027">
        <w:rPr>
          <w:rFonts w:cs="Times New Roman"/>
          <w:szCs w:val="24"/>
          <w:lang w:val="es-MX"/>
        </w:rPr>
        <w:t>lugar</w:t>
      </w:r>
      <w:r w:rsidR="00726B97">
        <w:rPr>
          <w:rFonts w:cs="Times New Roman"/>
          <w:szCs w:val="24"/>
          <w:lang w:val="es-MX"/>
        </w:rPr>
        <w:t xml:space="preserve">, se decidió </w:t>
      </w:r>
      <w:r w:rsidR="00AB49E1">
        <w:rPr>
          <w:rFonts w:cs="Times New Roman"/>
          <w:szCs w:val="24"/>
          <w:lang w:val="es-MX"/>
        </w:rPr>
        <w:t>seguir las fases de la metodología Iconix</w:t>
      </w:r>
      <w:r w:rsidR="0072448B">
        <w:rPr>
          <w:rFonts w:cs="Times New Roman"/>
          <w:szCs w:val="24"/>
          <w:lang w:val="es-MX"/>
        </w:rPr>
        <w:t xml:space="preserve"> e IEEE 829</w:t>
      </w:r>
      <w:r w:rsidR="00AB49E1">
        <w:rPr>
          <w:rFonts w:cs="Times New Roman"/>
          <w:szCs w:val="24"/>
          <w:lang w:val="es-MX"/>
        </w:rPr>
        <w:t xml:space="preserve">, </w:t>
      </w:r>
      <w:r w:rsidR="004F6C72">
        <w:rPr>
          <w:rFonts w:cs="Times New Roman"/>
          <w:szCs w:val="24"/>
          <w:lang w:val="es-MX"/>
        </w:rPr>
        <w:t>puesto</w:t>
      </w:r>
      <w:r w:rsidR="00AB49E1">
        <w:rPr>
          <w:rFonts w:cs="Times New Roman"/>
          <w:szCs w:val="24"/>
          <w:lang w:val="es-MX"/>
        </w:rPr>
        <w:t xml:space="preserve"> que</w:t>
      </w:r>
      <w:r w:rsidR="00B43C3C">
        <w:rPr>
          <w:rFonts w:cs="Times New Roman"/>
          <w:szCs w:val="24"/>
          <w:lang w:val="es-MX"/>
        </w:rPr>
        <w:t xml:space="preserve"> proporcionaba</w:t>
      </w:r>
      <w:r w:rsidR="0072448B">
        <w:rPr>
          <w:rFonts w:cs="Times New Roman"/>
          <w:szCs w:val="24"/>
          <w:lang w:val="es-MX"/>
        </w:rPr>
        <w:t>n</w:t>
      </w:r>
      <w:r w:rsidR="00B43C3C">
        <w:rPr>
          <w:rFonts w:cs="Times New Roman"/>
          <w:szCs w:val="24"/>
          <w:lang w:val="es-MX"/>
        </w:rPr>
        <w:t xml:space="preserve"> los elementos necesarios para</w:t>
      </w:r>
      <w:r w:rsidR="00AB68C3">
        <w:rPr>
          <w:rFonts w:cs="Times New Roman"/>
          <w:szCs w:val="24"/>
          <w:lang w:val="es-MX"/>
        </w:rPr>
        <w:t xml:space="preserve"> guiar</w:t>
      </w:r>
      <w:r w:rsidR="0046168C">
        <w:rPr>
          <w:rFonts w:cs="Times New Roman"/>
          <w:szCs w:val="24"/>
          <w:lang w:val="es-MX"/>
        </w:rPr>
        <w:t xml:space="preserve"> adecuadamente</w:t>
      </w:r>
      <w:r w:rsidR="00B43C3C">
        <w:rPr>
          <w:rFonts w:cs="Times New Roman"/>
          <w:szCs w:val="24"/>
          <w:lang w:val="es-MX"/>
        </w:rPr>
        <w:t xml:space="preserve"> </w:t>
      </w:r>
      <w:r w:rsidR="00DD53B1">
        <w:rPr>
          <w:rFonts w:cs="Times New Roman"/>
          <w:szCs w:val="24"/>
          <w:lang w:val="es-MX"/>
        </w:rPr>
        <w:t xml:space="preserve">el desarrollo </w:t>
      </w:r>
      <w:r w:rsidR="00B43C3C">
        <w:rPr>
          <w:rFonts w:cs="Times New Roman"/>
          <w:szCs w:val="24"/>
          <w:lang w:val="es-MX"/>
        </w:rPr>
        <w:t xml:space="preserve">del software </w:t>
      </w:r>
      <w:r w:rsidR="0072448B">
        <w:rPr>
          <w:rFonts w:cs="Times New Roman"/>
          <w:szCs w:val="24"/>
          <w:lang w:val="es-MX"/>
        </w:rPr>
        <w:t>y la ejecución de</w:t>
      </w:r>
      <w:r w:rsidR="007834E6">
        <w:rPr>
          <w:rFonts w:cs="Times New Roman"/>
          <w:szCs w:val="24"/>
          <w:lang w:val="es-MX"/>
        </w:rPr>
        <w:t xml:space="preserve"> las</w:t>
      </w:r>
      <w:r w:rsidR="0072448B">
        <w:rPr>
          <w:rFonts w:cs="Times New Roman"/>
          <w:szCs w:val="24"/>
          <w:lang w:val="es-MX"/>
        </w:rPr>
        <w:t xml:space="preserve"> pruebas de calidad</w:t>
      </w:r>
      <w:r w:rsidR="00DD53B1">
        <w:rPr>
          <w:rFonts w:cs="Times New Roman"/>
          <w:szCs w:val="24"/>
          <w:lang w:val="es-MX"/>
        </w:rPr>
        <w:t xml:space="preserve"> </w:t>
      </w:r>
      <w:r w:rsidR="00FB41DA">
        <w:rPr>
          <w:rFonts w:cs="Times New Roman"/>
          <w:szCs w:val="24"/>
          <w:lang w:val="es-MX"/>
        </w:rPr>
        <w:t>de acuerdo con</w:t>
      </w:r>
      <w:r w:rsidR="00B43C3C">
        <w:rPr>
          <w:rFonts w:cs="Times New Roman"/>
          <w:szCs w:val="24"/>
          <w:lang w:val="es-MX"/>
        </w:rPr>
        <w:t xml:space="preserve"> las características y necesidades propias de la empresa.</w:t>
      </w:r>
    </w:p>
    <w:p w14:paraId="698F6626" w14:textId="1A18658B" w:rsidR="002D6033" w:rsidRPr="002D6033" w:rsidRDefault="008360D1" w:rsidP="002D6033">
      <w:r>
        <w:t>Teniendo en cuenta lo anteriormente mencionado, el</w:t>
      </w:r>
      <w:r w:rsidR="002D6033">
        <w:t xml:space="preserve"> proyecto describe el cómo implementar un marco de trabajo siguiendo estándares y metodologías para facilitar el control y seguimiento de todos los recursos que intervienen en el desarrollo de un producto de software. Este marco incluye las principales etapas para gestión de un proyecto de desarrollo de software, desde la planificación del proyecto hasta el cierre de este, siguiendo como base los pasos y artefactos proporcionados por el estándar ISO/IEC 29110.</w:t>
      </w:r>
    </w:p>
    <w:p w14:paraId="6856991F" w14:textId="1847EB3E" w:rsidR="000C13D4" w:rsidRDefault="008360D1" w:rsidP="000C13D4">
      <w:r>
        <w:t>Cabe anotar que a</w:t>
      </w:r>
      <w:r w:rsidR="000C13D4">
        <w:t>ntes de ejecutar el desarrollo del presente proyecto, se realizaron investigaciones y comparaciones entre algunos estándares para la gestión de proyectos, con el fin de seleccionar aquel estándar que mejor se pudiera seguir y aplicar en el proyecto propuesto por la empresa Sanambiente. Los estándares para la gestión de proyectos que se compararon fueron la ISO/IEC 29110 y el PMBOK, de esta comparación se eligió el primer estándar mencionado, dado que brindaba las fases y artefactos necesarios para tener un fácil control y seguimiento de los recursos que intervinieron en el proyecto.</w:t>
      </w:r>
    </w:p>
    <w:p w14:paraId="5D3D2795" w14:textId="165CB568" w:rsidR="000C13D4" w:rsidRDefault="000C13D4" w:rsidP="000C13D4">
      <w:r>
        <w:lastRenderedPageBreak/>
        <w:t>Adicional</w:t>
      </w:r>
      <w:r w:rsidR="00202663">
        <w:t xml:space="preserve"> a esto</w:t>
      </w:r>
      <w:r>
        <w:t xml:space="preserve">, se hizo una comparación entre algunas metodologías para el desarrollo de software, con el fin de elegir aquella que pudiera guiar de una manera apropiada a los equipos durante todo </w:t>
      </w:r>
      <w:r w:rsidR="00F10236">
        <w:t>el</w:t>
      </w:r>
      <w:r>
        <w:t xml:space="preserve"> proceso de implementación de</w:t>
      </w:r>
      <w:r w:rsidR="00F10236">
        <w:t>l</w:t>
      </w:r>
      <w:r>
        <w:t xml:space="preserve"> software. Las metodologías para el desarrollo de software que se compararon fueron Scrum, Iconix y XP, de esta comparación se eligió la segunda metodología mencionada, dado que brindaba sencillas reglas y prácticas, flexibilidad para los cambios y facilitaba su aplicación en equipos pequeños de desarrolladores </w:t>
      </w:r>
      <w:r>
        <w:fldChar w:fldCharType="begin"/>
      </w:r>
      <w:r w:rsidR="00E70E1B">
        <w:instrText xml:space="preserve"> ADDIN ZOTERO_ITEM CSL_CITATION {"citationID":"ODB7aisJ","properties":{"formattedCitation":"(Bol\\uc0\\u237{}var Guzm\\uc0\\u225{}n et\\uc0\\u160{}al., 2020, p. 2)","plainCitation":"(Bolívar Guzmán et al., 2020, p. 2)","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Jairo"}],"issued":{"date-parts":[["2020"]]}},"locator":"2","label":"page"}],"schema":"https://github.com/citation-style-language/schema/raw/master/csl-citation.json"} </w:instrText>
      </w:r>
      <w:r>
        <w:fldChar w:fldCharType="separate"/>
      </w:r>
      <w:r w:rsidRPr="00457216">
        <w:rPr>
          <w:rFonts w:cs="Times New Roman"/>
          <w:szCs w:val="24"/>
        </w:rPr>
        <w:t>(Bolívar Guzmán et al., 2020, p. 2)</w:t>
      </w:r>
      <w:r>
        <w:fldChar w:fldCharType="end"/>
      </w:r>
      <w:r>
        <w:t>.</w:t>
      </w:r>
    </w:p>
    <w:p w14:paraId="4771805F" w14:textId="77777777" w:rsidR="000C13D4" w:rsidRPr="000C13D4" w:rsidRDefault="000C13D4" w:rsidP="00795365">
      <w:pPr>
        <w:rPr>
          <w:rFonts w:cs="Times New Roman"/>
          <w:szCs w:val="24"/>
        </w:rPr>
      </w:pPr>
    </w:p>
    <w:p w14:paraId="12437E06" w14:textId="6F0315FA" w:rsidR="003B608C" w:rsidRDefault="003B608C" w:rsidP="000B208A">
      <w:r>
        <w:br w:type="page"/>
      </w:r>
    </w:p>
    <w:p w14:paraId="63A2751E" w14:textId="77777777" w:rsidR="00E9109F" w:rsidRDefault="00E9109F" w:rsidP="00E9109F">
      <w:pPr>
        <w:pStyle w:val="Ttulo1"/>
      </w:pPr>
      <w:bookmarkStart w:id="1" w:name="_Toc47024546"/>
      <w:r>
        <w:lastRenderedPageBreak/>
        <w:t>Planteamiento del problema</w:t>
      </w:r>
      <w:bookmarkEnd w:id="1"/>
    </w:p>
    <w:p w14:paraId="55DDE7A1" w14:textId="1F282F11" w:rsidR="00FD20BD" w:rsidRPr="00E9109F" w:rsidRDefault="0087533A" w:rsidP="00E9109F">
      <w:pPr>
        <w:rPr>
          <w:rFonts w:cstheme="majorBidi"/>
          <w:szCs w:val="32"/>
        </w:rPr>
      </w:pPr>
      <w:r w:rsidRPr="00E9109F">
        <w:t>Sanambiente</w:t>
      </w:r>
      <w:r w:rsidR="002215AF" w:rsidRPr="00E9109F">
        <w:t xml:space="preserve"> S.A.S</w:t>
      </w:r>
      <w:r w:rsidR="0027380A" w:rsidRPr="00E9109F">
        <w:rPr>
          <w:color w:val="FF0000"/>
        </w:rPr>
        <w:t xml:space="preserve"> </w:t>
      </w:r>
      <w:r w:rsidR="002215AF" w:rsidRPr="00E9109F">
        <w:rPr>
          <w:rStyle w:val="nfasis"/>
          <w:rFonts w:cs="Times New Roman"/>
          <w:i w:val="0"/>
          <w:color w:val="000000" w:themeColor="text1"/>
          <w:szCs w:val="24"/>
        </w:rPr>
        <w:t>es una empresa especializada</w:t>
      </w:r>
      <w:r w:rsidR="00EA11CF" w:rsidRPr="00E9109F">
        <w:rPr>
          <w:rStyle w:val="nfasis"/>
          <w:rFonts w:cs="Times New Roman"/>
          <w:i w:val="0"/>
          <w:color w:val="000000" w:themeColor="text1"/>
          <w:szCs w:val="24"/>
        </w:rPr>
        <w:t xml:space="preserve"> en</w:t>
      </w:r>
      <w:r w:rsidR="00B013DF" w:rsidRPr="00E9109F">
        <w:rPr>
          <w:rStyle w:val="nfasis"/>
          <w:rFonts w:cs="Times New Roman"/>
          <w:i w:val="0"/>
          <w:color w:val="000000" w:themeColor="text1"/>
          <w:szCs w:val="24"/>
        </w:rPr>
        <w:t xml:space="preserve"> </w:t>
      </w:r>
      <w:r w:rsidR="00B013DF" w:rsidRPr="00E9109F">
        <w:t>ofrece</w:t>
      </w:r>
      <w:r w:rsidR="00EA11CF" w:rsidRPr="00E9109F">
        <w:t>r</w:t>
      </w:r>
      <w:r w:rsidR="00E01FA5" w:rsidRPr="00E9109F">
        <w:t> soluciones integrales en productos y</w:t>
      </w:r>
      <w:r w:rsidR="004B39B1" w:rsidRPr="00E9109F">
        <w:t>/o</w:t>
      </w:r>
      <w:r w:rsidR="00E01FA5" w:rsidRPr="00E9109F">
        <w:t xml:space="preserve"> servicios que aportan al cuidado y mejoramiento de</w:t>
      </w:r>
      <w:r w:rsidR="00E01FA5" w:rsidRPr="00E9109F">
        <w:rPr>
          <w:color w:val="00B050"/>
        </w:rPr>
        <w:t xml:space="preserve"> </w:t>
      </w:r>
      <w:r w:rsidR="00E964F9" w:rsidRPr="00E9109F">
        <w:t>las condiciones ambientales en un medio ambiente específico.</w:t>
      </w:r>
    </w:p>
    <w:p w14:paraId="7B2F5C05" w14:textId="50450BBF" w:rsidR="00B3111B" w:rsidRPr="0026110B" w:rsidRDefault="00B3111B" w:rsidP="001B39DD">
      <w:pPr>
        <w:rPr>
          <w:rFonts w:cs="Times New Roman"/>
          <w:color w:val="000000" w:themeColor="text1"/>
          <w:szCs w:val="24"/>
        </w:rPr>
      </w:pPr>
      <w:r>
        <w:rPr>
          <w:rFonts w:cs="Times New Roman"/>
          <w:color w:val="000000" w:themeColor="text1"/>
          <w:szCs w:val="24"/>
        </w:rPr>
        <w:t>La estructura organizacional de la empresa se encuentra conformada</w:t>
      </w:r>
      <w:r w:rsidR="00267A52">
        <w:rPr>
          <w:rFonts w:cs="Times New Roman"/>
          <w:color w:val="000000" w:themeColor="text1"/>
          <w:szCs w:val="24"/>
        </w:rPr>
        <w:t xml:space="preserve"> brevemente</w:t>
      </w:r>
      <w:r>
        <w:rPr>
          <w:rFonts w:cs="Times New Roman"/>
          <w:color w:val="000000" w:themeColor="text1"/>
          <w:szCs w:val="24"/>
        </w:rPr>
        <w:t xml:space="preserve"> de la siguiente manera: en el puesto más alto se encuentra la junta directiva y el gerente general, luego se encuentran las gerencias de ventas, estrategia, técnica y administrativa</w:t>
      </w:r>
      <w:r w:rsidR="00631804">
        <w:rPr>
          <w:rFonts w:cs="Times New Roman"/>
          <w:color w:val="000000" w:themeColor="text1"/>
          <w:szCs w:val="24"/>
        </w:rPr>
        <w:t xml:space="preserve"> (ésta última posee las oficinas de tesorería, logística y contabilidad)</w:t>
      </w:r>
      <w:r>
        <w:rPr>
          <w:rFonts w:cs="Times New Roman"/>
          <w:color w:val="000000" w:themeColor="text1"/>
          <w:szCs w:val="24"/>
        </w:rPr>
        <w:t xml:space="preserve">, seguidas cada una por su respectiva jefatura (ejemplo: la gerencia </w:t>
      </w:r>
      <w:r w:rsidR="00895B05">
        <w:rPr>
          <w:rFonts w:cs="Times New Roman"/>
          <w:color w:val="000000" w:themeColor="text1"/>
          <w:szCs w:val="24"/>
        </w:rPr>
        <w:t>técnica posee jefe técnico, jefe de tecnología, coordinador de servicios integrales y coordinador de proyectos)</w:t>
      </w:r>
      <w:r w:rsidR="00DE1D56">
        <w:rPr>
          <w:rFonts w:cs="Times New Roman"/>
          <w:color w:val="000000" w:themeColor="text1"/>
          <w:szCs w:val="24"/>
        </w:rPr>
        <w:t>, y a</w:t>
      </w:r>
      <w:r w:rsidR="00821E38">
        <w:rPr>
          <w:rFonts w:cs="Times New Roman"/>
          <w:color w:val="000000" w:themeColor="text1"/>
          <w:szCs w:val="24"/>
        </w:rPr>
        <w:t>dicionalmente</w:t>
      </w:r>
      <w:r w:rsidR="007E7699">
        <w:rPr>
          <w:rFonts w:cs="Times New Roman"/>
          <w:color w:val="000000" w:themeColor="text1"/>
          <w:szCs w:val="24"/>
        </w:rPr>
        <w:t xml:space="preserve"> </w:t>
      </w:r>
      <w:r w:rsidR="00503C84">
        <w:rPr>
          <w:rFonts w:cs="Times New Roman"/>
          <w:color w:val="000000" w:themeColor="text1"/>
          <w:szCs w:val="24"/>
        </w:rPr>
        <w:t>por</w:t>
      </w:r>
      <w:r w:rsidR="007E7699">
        <w:rPr>
          <w:rFonts w:cs="Times New Roman"/>
          <w:color w:val="000000" w:themeColor="text1"/>
          <w:szCs w:val="24"/>
        </w:rPr>
        <w:t xml:space="preserve"> un líder jurídico</w:t>
      </w:r>
      <w:r w:rsidR="00503C84">
        <w:rPr>
          <w:rFonts w:cs="Times New Roman"/>
          <w:color w:val="000000" w:themeColor="text1"/>
          <w:szCs w:val="24"/>
        </w:rPr>
        <w:t xml:space="preserve"> </w:t>
      </w:r>
      <w:r w:rsidR="00821E38">
        <w:rPr>
          <w:rFonts w:cs="Times New Roman"/>
          <w:color w:val="000000" w:themeColor="text1"/>
          <w:szCs w:val="24"/>
        </w:rPr>
        <w:t>que poseen</w:t>
      </w:r>
      <w:r w:rsidR="00631804">
        <w:rPr>
          <w:rFonts w:cs="Times New Roman"/>
          <w:color w:val="000000" w:themeColor="text1"/>
          <w:szCs w:val="24"/>
        </w:rPr>
        <w:t>.</w:t>
      </w:r>
    </w:p>
    <w:p w14:paraId="3D0C009A" w14:textId="024A4190" w:rsidR="00A32C3F" w:rsidRPr="00374410" w:rsidRDefault="00A32C3F" w:rsidP="001B39DD">
      <w:pPr>
        <w:rPr>
          <w:rFonts w:eastAsia="Times New Roman" w:cs="Times New Roman"/>
          <w:szCs w:val="24"/>
          <w:lang w:eastAsia="es-CO"/>
        </w:rPr>
      </w:pPr>
      <w:r w:rsidRPr="00132298">
        <w:rPr>
          <w:rFonts w:cs="Times New Roman"/>
          <w:szCs w:val="24"/>
        </w:rPr>
        <w:t>L</w:t>
      </w:r>
      <w:r w:rsidR="00E01FA5" w:rsidRPr="00132298">
        <w:rPr>
          <w:rFonts w:cs="Times New Roman"/>
          <w:szCs w:val="24"/>
        </w:rPr>
        <w:t>os datos que maneja la empresa son de</w:t>
      </w:r>
      <w:r w:rsidR="00AB4721">
        <w:rPr>
          <w:rFonts w:cs="Times New Roman"/>
          <w:szCs w:val="24"/>
        </w:rPr>
        <w:t xml:space="preserve"> tipo ambiental, todos estos de</w:t>
      </w:r>
      <w:r w:rsidR="001249FA">
        <w:rPr>
          <w:rFonts w:cs="Times New Roman"/>
          <w:szCs w:val="24"/>
        </w:rPr>
        <w:t>pendiendo del producto y/o servicio y la información espec</w:t>
      </w:r>
      <w:r w:rsidR="00B97FFE">
        <w:rPr>
          <w:rFonts w:cs="Times New Roman"/>
          <w:szCs w:val="24"/>
        </w:rPr>
        <w:t xml:space="preserve">ífica que </w:t>
      </w:r>
      <w:r w:rsidR="00332161">
        <w:rPr>
          <w:rFonts w:cs="Times New Roman"/>
          <w:szCs w:val="24"/>
        </w:rPr>
        <w:t>tiene como labor transferir</w:t>
      </w:r>
      <w:r w:rsidR="00B97FFE">
        <w:rPr>
          <w:rFonts w:cs="Times New Roman"/>
          <w:szCs w:val="24"/>
        </w:rPr>
        <w:t xml:space="preserve"> de los datalogger </w:t>
      </w:r>
      <w:r w:rsidR="00D003D0">
        <w:rPr>
          <w:rFonts w:cs="Times New Roman"/>
          <w:szCs w:val="24"/>
        </w:rPr>
        <w:t xml:space="preserve">de las estaciones concretas </w:t>
      </w:r>
      <w:r w:rsidR="00B97FFE">
        <w:rPr>
          <w:rFonts w:cs="Times New Roman"/>
          <w:szCs w:val="24"/>
        </w:rPr>
        <w:t>para brindar al cliente</w:t>
      </w:r>
      <w:r w:rsidR="00895B05">
        <w:rPr>
          <w:rFonts w:cs="Times New Roman"/>
          <w:szCs w:val="24"/>
        </w:rPr>
        <w:t>,</w:t>
      </w:r>
      <w:r w:rsidR="00AB4721">
        <w:rPr>
          <w:rFonts w:cs="Times New Roman"/>
          <w:szCs w:val="24"/>
        </w:rPr>
        <w:t xml:space="preserve"> </w:t>
      </w:r>
      <w:r w:rsidR="001249FA">
        <w:rPr>
          <w:rFonts w:cs="Times New Roman"/>
          <w:szCs w:val="24"/>
        </w:rPr>
        <w:t>entre los que se encuentran:</w:t>
      </w:r>
      <w:r w:rsidR="00E01FA5" w:rsidRPr="00132298">
        <w:rPr>
          <w:rFonts w:cs="Times New Roman"/>
          <w:szCs w:val="24"/>
        </w:rPr>
        <w:t xml:space="preserve"> </w:t>
      </w:r>
      <w:r w:rsidRPr="00132298">
        <w:rPr>
          <w:rFonts w:cs="Times New Roman"/>
          <w:szCs w:val="24"/>
        </w:rPr>
        <w:t>datos de</w:t>
      </w:r>
      <w:r w:rsidR="00E01FA5" w:rsidRPr="00132298">
        <w:rPr>
          <w:rFonts w:cs="Times New Roman"/>
          <w:szCs w:val="24"/>
        </w:rPr>
        <w:t xml:space="preserve"> muestreo cont</w:t>
      </w:r>
      <w:r w:rsidR="00DB34C0">
        <w:rPr>
          <w:rFonts w:cs="Times New Roman"/>
          <w:szCs w:val="24"/>
        </w:rPr>
        <w:t>inuo de agua por diferentes metodologías, como son: muestreo continuo en intervalos de tiempo, muestreo continuo o simple y muestreo por eventos (caudal, calidad de agua, lluvia) ;</w:t>
      </w:r>
      <w:r w:rsidR="007E2EF9">
        <w:rPr>
          <w:rFonts w:cs="Times New Roman"/>
          <w:szCs w:val="24"/>
        </w:rPr>
        <w:t xml:space="preserve"> </w:t>
      </w:r>
      <w:r w:rsidR="009C1B6C">
        <w:rPr>
          <w:rFonts w:cs="Times New Roman"/>
          <w:szCs w:val="24"/>
        </w:rPr>
        <w:t xml:space="preserve">medidas en forma instantánea de la </w:t>
      </w:r>
      <w:r w:rsidR="007E2EF9">
        <w:rPr>
          <w:rFonts w:cs="Times New Roman"/>
          <w:szCs w:val="24"/>
        </w:rPr>
        <w:t>humedad del suelo</w:t>
      </w:r>
      <w:r w:rsidR="00B97FFE">
        <w:rPr>
          <w:rFonts w:cs="Times New Roman"/>
          <w:szCs w:val="24"/>
        </w:rPr>
        <w:t xml:space="preserve"> que se especifique</w:t>
      </w:r>
      <w:r w:rsidR="009C1B6C">
        <w:rPr>
          <w:rFonts w:cs="Times New Roman"/>
          <w:szCs w:val="24"/>
        </w:rPr>
        <w:t xml:space="preserve">, </w:t>
      </w:r>
      <w:r w:rsidR="009C1B6C">
        <w:t>conductividad eléctrica/salinidad y temperatura</w:t>
      </w:r>
      <w:r w:rsidR="007E2EF9">
        <w:rPr>
          <w:rFonts w:cs="Times New Roman"/>
          <w:szCs w:val="24"/>
        </w:rPr>
        <w:t>;</w:t>
      </w:r>
      <w:r w:rsidR="00E01FA5" w:rsidRPr="00132298">
        <w:rPr>
          <w:rFonts w:cs="Times New Roman"/>
          <w:szCs w:val="24"/>
        </w:rPr>
        <w:t xml:space="preserve"> </w:t>
      </w:r>
      <w:r w:rsidR="007E2EF9">
        <w:t>muestreo de aguas superficiales, agua potable, aguas residuales y no residuales con toma de muestra puntual, compuesta e integrada en cuerpo lótico</w:t>
      </w:r>
      <w:r w:rsidR="001249FA">
        <w:t xml:space="preserve"> (ecosistema</w:t>
      </w:r>
      <w:r w:rsidR="007E2EF9">
        <w:t xml:space="preserve"> de aguas fl</w:t>
      </w:r>
      <w:r w:rsidR="001249FA">
        <w:t>uyentes)</w:t>
      </w:r>
      <w:r w:rsidR="007E2EF9">
        <w:t xml:space="preserve"> y medición en sitio de caudal, pH, temperatura, conductividad, oxígeno disuelto</w:t>
      </w:r>
      <w:r w:rsidR="001249FA">
        <w:t>;</w:t>
      </w:r>
      <w:r w:rsidR="003573C9">
        <w:t xml:space="preserve"> mediciones continuas de partículas PM10 o PM2.5 o PM10-2.5; medición del ruido ambiental</w:t>
      </w:r>
      <w:r w:rsidR="00374410">
        <w:t xml:space="preserve"> (ruido que existe en un determinado lugar y en un momento dado)</w:t>
      </w:r>
      <w:r w:rsidR="00DB34C0">
        <w:rPr>
          <w:rFonts w:cs="Times New Roman"/>
          <w:szCs w:val="24"/>
        </w:rPr>
        <w:t>;</w:t>
      </w:r>
      <w:r w:rsidRPr="00132298">
        <w:rPr>
          <w:rFonts w:cs="Times New Roman"/>
          <w:szCs w:val="24"/>
        </w:rPr>
        <w:t xml:space="preserve"> </w:t>
      </w:r>
      <w:r w:rsidR="00374410">
        <w:rPr>
          <w:rFonts w:cs="Times New Roman"/>
          <w:szCs w:val="24"/>
        </w:rPr>
        <w:t>medición de la calidad del aire</w:t>
      </w:r>
      <w:r w:rsidR="00956E95">
        <w:rPr>
          <w:rFonts w:cs="Times New Roman"/>
          <w:szCs w:val="24"/>
        </w:rPr>
        <w:t xml:space="preserve">, </w:t>
      </w:r>
      <w:r w:rsidR="00332161">
        <w:rPr>
          <w:rFonts w:cs="Times New Roman"/>
          <w:szCs w:val="24"/>
        </w:rPr>
        <w:t>particularmente</w:t>
      </w:r>
      <w:r w:rsidR="00956E95">
        <w:rPr>
          <w:rFonts w:cs="Times New Roman"/>
          <w:szCs w:val="24"/>
        </w:rPr>
        <w:t xml:space="preserve">, la </w:t>
      </w:r>
      <w:r w:rsidR="00956E95">
        <w:rPr>
          <w:rFonts w:eastAsia="Times New Roman" w:cs="Times New Roman"/>
          <w:szCs w:val="24"/>
          <w:lang w:eastAsia="es-CO"/>
        </w:rPr>
        <w:t xml:space="preserve">medición de </w:t>
      </w:r>
      <w:r w:rsidR="00956E95" w:rsidRPr="00374410">
        <w:rPr>
          <w:rFonts w:eastAsia="Times New Roman" w:cs="Times New Roman"/>
          <w:szCs w:val="24"/>
          <w:lang w:eastAsia="es-CO"/>
        </w:rPr>
        <w:t>CO</w:t>
      </w:r>
      <w:r w:rsidR="00956E95">
        <w:rPr>
          <w:rFonts w:eastAsia="Times New Roman" w:cs="Times New Roman"/>
          <w:szCs w:val="24"/>
          <w:lang w:eastAsia="es-CO"/>
        </w:rPr>
        <w:t xml:space="preserve"> (monóxido de c</w:t>
      </w:r>
      <w:r w:rsidR="00956E95" w:rsidRPr="00374410">
        <w:rPr>
          <w:rFonts w:eastAsia="Times New Roman" w:cs="Times New Roman"/>
          <w:szCs w:val="24"/>
          <w:lang w:eastAsia="es-CO"/>
        </w:rPr>
        <w:t>arbono</w:t>
      </w:r>
      <w:r w:rsidR="00956E95">
        <w:rPr>
          <w:rFonts w:eastAsia="Times New Roman" w:cs="Times New Roman"/>
          <w:szCs w:val="24"/>
          <w:lang w:eastAsia="es-CO"/>
        </w:rPr>
        <w:t>) y</w:t>
      </w:r>
      <w:r w:rsidR="00956E95" w:rsidRPr="00374410">
        <w:rPr>
          <w:rFonts w:eastAsia="Times New Roman" w:cs="Times New Roman"/>
          <w:szCs w:val="24"/>
          <w:lang w:eastAsia="es-CO"/>
        </w:rPr>
        <w:t xml:space="preserve"> O3</w:t>
      </w:r>
      <w:r w:rsidR="00956E95">
        <w:rPr>
          <w:rFonts w:eastAsia="Times New Roman" w:cs="Times New Roman"/>
          <w:szCs w:val="24"/>
          <w:lang w:eastAsia="es-CO"/>
        </w:rPr>
        <w:t xml:space="preserve"> (o</w:t>
      </w:r>
      <w:r w:rsidR="00956E95" w:rsidRPr="00374410">
        <w:rPr>
          <w:rFonts w:eastAsia="Times New Roman" w:cs="Times New Roman"/>
          <w:szCs w:val="24"/>
          <w:lang w:eastAsia="es-CO"/>
        </w:rPr>
        <w:t>zono</w:t>
      </w:r>
      <w:r w:rsidR="00956E95">
        <w:rPr>
          <w:rFonts w:eastAsia="Times New Roman" w:cs="Times New Roman"/>
          <w:szCs w:val="24"/>
          <w:lang w:eastAsia="es-CO"/>
        </w:rPr>
        <w:t>)</w:t>
      </w:r>
      <w:r w:rsidR="00956E95">
        <w:rPr>
          <w:rFonts w:cs="Times New Roman"/>
          <w:szCs w:val="24"/>
        </w:rPr>
        <w:t>,</w:t>
      </w:r>
      <w:r w:rsidR="00332161">
        <w:rPr>
          <w:rFonts w:cs="Times New Roman"/>
          <w:szCs w:val="24"/>
        </w:rPr>
        <w:t xml:space="preserve"> pero </w:t>
      </w:r>
      <w:r w:rsidR="003F1938">
        <w:rPr>
          <w:rFonts w:cs="Times New Roman"/>
          <w:szCs w:val="24"/>
        </w:rPr>
        <w:t>é</w:t>
      </w:r>
      <w:r w:rsidR="00332161">
        <w:rPr>
          <w:rFonts w:cs="Times New Roman"/>
          <w:szCs w:val="24"/>
        </w:rPr>
        <w:t xml:space="preserve">stas se llevan a cabo </w:t>
      </w:r>
      <w:r w:rsidR="00763F14">
        <w:rPr>
          <w:rFonts w:cs="Times New Roman"/>
          <w:szCs w:val="24"/>
        </w:rPr>
        <w:t>en un área delimitad</w:t>
      </w:r>
      <w:r w:rsidR="00332161">
        <w:rPr>
          <w:rFonts w:cs="Times New Roman"/>
          <w:szCs w:val="24"/>
        </w:rPr>
        <w:t>a</w:t>
      </w:r>
      <w:r w:rsidR="00763F14">
        <w:rPr>
          <w:rFonts w:cs="Times New Roman"/>
          <w:szCs w:val="24"/>
        </w:rPr>
        <w:t>, dependiendo en</w:t>
      </w:r>
      <w:r w:rsidR="003F1938">
        <w:rPr>
          <w:rFonts w:cs="Times New Roman"/>
          <w:szCs w:val="24"/>
        </w:rPr>
        <w:t xml:space="preserve"> donde se encuentre</w:t>
      </w:r>
      <w:r w:rsidR="00763F14">
        <w:rPr>
          <w:rFonts w:cs="Times New Roman"/>
          <w:szCs w:val="24"/>
        </w:rPr>
        <w:t xml:space="preserve"> ubicado</w:t>
      </w:r>
      <w:r w:rsidR="00332161">
        <w:rPr>
          <w:rFonts w:cs="Times New Roman"/>
          <w:szCs w:val="24"/>
        </w:rPr>
        <w:t xml:space="preserve"> </w:t>
      </w:r>
      <w:r w:rsidR="00956E95">
        <w:rPr>
          <w:rFonts w:cs="Times New Roman"/>
          <w:szCs w:val="24"/>
        </w:rPr>
        <w:t>el</w:t>
      </w:r>
      <w:r w:rsidR="00374410">
        <w:rPr>
          <w:rFonts w:cs="Times New Roman"/>
          <w:szCs w:val="24"/>
        </w:rPr>
        <w:t xml:space="preserve"> </w:t>
      </w:r>
      <w:r w:rsidR="00374410">
        <w:rPr>
          <w:rFonts w:cs="Times New Roman"/>
          <w:szCs w:val="24"/>
        </w:rPr>
        <w:lastRenderedPageBreak/>
        <w:t>producto y/o servicio</w:t>
      </w:r>
      <w:r w:rsidR="00332161">
        <w:rPr>
          <w:rFonts w:cs="Times New Roman"/>
          <w:szCs w:val="24"/>
        </w:rPr>
        <w:t xml:space="preserve"> encargado de realizar esta labor</w:t>
      </w:r>
      <w:r w:rsidR="00956E95">
        <w:rPr>
          <w:rFonts w:cs="Times New Roman"/>
          <w:szCs w:val="24"/>
        </w:rPr>
        <w:t>;</w:t>
      </w:r>
      <w:r w:rsidR="00374410">
        <w:rPr>
          <w:rFonts w:eastAsia="Times New Roman" w:cs="Times New Roman"/>
          <w:szCs w:val="24"/>
          <w:lang w:eastAsia="es-CO"/>
        </w:rPr>
        <w:t xml:space="preserve"> </w:t>
      </w:r>
      <w:r w:rsidR="009C1B6C">
        <w:rPr>
          <w:rFonts w:cs="Times New Roman"/>
          <w:szCs w:val="24"/>
        </w:rPr>
        <w:t>medición y transmisión de información meteorológica,</w:t>
      </w:r>
      <w:r w:rsidR="002E6B38" w:rsidRPr="00132298">
        <w:rPr>
          <w:rFonts w:cs="Times New Roman"/>
          <w:szCs w:val="24"/>
        </w:rPr>
        <w:t xml:space="preserve"> </w:t>
      </w:r>
      <w:r w:rsidRPr="00132298">
        <w:rPr>
          <w:rFonts w:cs="Times New Roman"/>
          <w:szCs w:val="24"/>
        </w:rPr>
        <w:t>nivel o hidrometeoroló</w:t>
      </w:r>
      <w:r w:rsidR="009C1B6C">
        <w:rPr>
          <w:rFonts w:cs="Times New Roman"/>
          <w:szCs w:val="24"/>
        </w:rPr>
        <w:t>gica</w:t>
      </w:r>
      <w:r w:rsidR="002E6B38" w:rsidRPr="00132298">
        <w:rPr>
          <w:rFonts w:cs="Times New Roman"/>
          <w:szCs w:val="24"/>
        </w:rPr>
        <w:t xml:space="preserve"> gracias a la implementación de comunicación satelital GOES</w:t>
      </w:r>
      <w:r w:rsidR="00374410">
        <w:rPr>
          <w:rFonts w:cs="Times New Roman"/>
          <w:szCs w:val="24"/>
        </w:rPr>
        <w:t>.</w:t>
      </w:r>
    </w:p>
    <w:p w14:paraId="72A9A85B" w14:textId="38EC53FE" w:rsidR="00141A7F" w:rsidRDefault="00EC75F1" w:rsidP="001B39DD">
      <w:pPr>
        <w:rPr>
          <w:rFonts w:cs="Times New Roman"/>
          <w:szCs w:val="24"/>
        </w:rPr>
      </w:pPr>
      <w:r>
        <w:rPr>
          <w:rFonts w:cs="Times New Roman"/>
          <w:szCs w:val="24"/>
        </w:rPr>
        <w:t xml:space="preserve">La empresa Sanambiente </w:t>
      </w:r>
      <w:r w:rsidR="00D003D0">
        <w:rPr>
          <w:rFonts w:cs="Times New Roman"/>
          <w:szCs w:val="24"/>
        </w:rPr>
        <w:t xml:space="preserve">maneja actualmente un sistema </w:t>
      </w:r>
      <w:r w:rsidR="00B53FC3">
        <w:rPr>
          <w:rFonts w:cs="Times New Roman"/>
          <w:szCs w:val="24"/>
        </w:rPr>
        <w:t>para</w:t>
      </w:r>
      <w:r w:rsidR="00D003D0">
        <w:rPr>
          <w:rFonts w:cs="Times New Roman"/>
          <w:szCs w:val="24"/>
        </w:rPr>
        <w:t xml:space="preserve"> realizar la transferencia</w:t>
      </w:r>
      <w:r w:rsidR="008049B0">
        <w:rPr>
          <w:rFonts w:cs="Times New Roman"/>
          <w:szCs w:val="24"/>
        </w:rPr>
        <w:t xml:space="preserve"> </w:t>
      </w:r>
      <w:r w:rsidR="00D003D0">
        <w:rPr>
          <w:rFonts w:cs="Times New Roman"/>
          <w:szCs w:val="24"/>
        </w:rPr>
        <w:t>de datos ambientales de los datalogger de las estaciones</w:t>
      </w:r>
      <w:r w:rsidR="00D85450">
        <w:rPr>
          <w:rFonts w:cs="Times New Roman"/>
          <w:szCs w:val="24"/>
        </w:rPr>
        <w:t xml:space="preserve"> </w:t>
      </w:r>
      <w:r w:rsidR="00D003D0">
        <w:rPr>
          <w:rFonts w:cs="Times New Roman"/>
          <w:szCs w:val="24"/>
        </w:rPr>
        <w:t xml:space="preserve">gracias a los protocolos de comunicación que utilizan, FTP y Modbus. </w:t>
      </w:r>
    </w:p>
    <w:p w14:paraId="057C67CB" w14:textId="4C840EF8" w:rsidR="00EC75F1" w:rsidRDefault="00D003D0" w:rsidP="001B39DD">
      <w:pPr>
        <w:rPr>
          <w:rFonts w:cs="Times New Roman"/>
          <w:szCs w:val="24"/>
        </w:rPr>
      </w:pPr>
      <w:r>
        <w:rPr>
          <w:rFonts w:cs="Times New Roman"/>
          <w:szCs w:val="24"/>
        </w:rPr>
        <w:t xml:space="preserve">Para realizar la transferencia de datos por el protocolo </w:t>
      </w:r>
      <w:r w:rsidR="00C17173">
        <w:rPr>
          <w:rFonts w:cs="Times New Roman"/>
          <w:szCs w:val="24"/>
        </w:rPr>
        <w:t>Modbus</w:t>
      </w:r>
      <w:r w:rsidR="00C3561F">
        <w:rPr>
          <w:rFonts w:cs="Times New Roman"/>
          <w:szCs w:val="24"/>
        </w:rPr>
        <w:t>, el sistema manda una ID, el puerto, la IP y el mensaje</w:t>
      </w:r>
      <w:r w:rsidR="003159B1">
        <w:rPr>
          <w:rFonts w:cs="Times New Roman"/>
          <w:szCs w:val="24"/>
        </w:rPr>
        <w:t xml:space="preserve"> solicitando los datos ambientales</w:t>
      </w:r>
      <w:r w:rsidR="00C3561F">
        <w:rPr>
          <w:rFonts w:cs="Times New Roman"/>
          <w:szCs w:val="24"/>
        </w:rPr>
        <w:t>, de igual forma la estación donde se encuentra el datalogger responde con un mensaje al sistema, con los datos ambientales requeridos</w:t>
      </w:r>
      <w:r w:rsidR="000A1274">
        <w:rPr>
          <w:rFonts w:cs="Times New Roman"/>
          <w:szCs w:val="24"/>
        </w:rPr>
        <w:t>, luego, lo que hace el sistema es capturar</w:t>
      </w:r>
      <w:r w:rsidR="00C3561F">
        <w:rPr>
          <w:rFonts w:cs="Times New Roman"/>
          <w:szCs w:val="24"/>
        </w:rPr>
        <w:t xml:space="preserve">los y </w:t>
      </w:r>
      <w:r w:rsidR="000A1274">
        <w:rPr>
          <w:rFonts w:cs="Times New Roman"/>
          <w:szCs w:val="24"/>
        </w:rPr>
        <w:t>almacenarlos en</w:t>
      </w:r>
      <w:r w:rsidR="00C3561F">
        <w:rPr>
          <w:rFonts w:cs="Times New Roman"/>
          <w:szCs w:val="24"/>
        </w:rPr>
        <w:t xml:space="preserve"> la base de datos. Para</w:t>
      </w:r>
      <w:r w:rsidR="002E6719">
        <w:rPr>
          <w:rFonts w:cs="Times New Roman"/>
          <w:szCs w:val="24"/>
        </w:rPr>
        <w:t xml:space="preserve"> realizar la transferencia</w:t>
      </w:r>
      <w:r w:rsidR="008049B0">
        <w:rPr>
          <w:rFonts w:cs="Times New Roman"/>
          <w:szCs w:val="24"/>
        </w:rPr>
        <w:t xml:space="preserve"> </w:t>
      </w:r>
      <w:r w:rsidR="002E6719">
        <w:rPr>
          <w:rFonts w:cs="Times New Roman"/>
          <w:szCs w:val="24"/>
        </w:rPr>
        <w:t xml:space="preserve">de datos por el protocolo </w:t>
      </w:r>
      <w:r w:rsidR="00C17173">
        <w:rPr>
          <w:rFonts w:cs="Times New Roman"/>
          <w:szCs w:val="24"/>
        </w:rPr>
        <w:t xml:space="preserve">FTP, es un poco diferente, ya que inicialmente se debe configurar un </w:t>
      </w:r>
      <w:r w:rsidR="00F722D8">
        <w:rPr>
          <w:rFonts w:cs="Times New Roman"/>
          <w:szCs w:val="24"/>
        </w:rPr>
        <w:t xml:space="preserve">pequeño </w:t>
      </w:r>
      <w:r w:rsidR="00C17173">
        <w:rPr>
          <w:rFonts w:cs="Times New Roman"/>
          <w:szCs w:val="24"/>
        </w:rPr>
        <w:t>servidor FTP</w:t>
      </w:r>
      <w:r w:rsidR="00F722D8">
        <w:rPr>
          <w:rFonts w:cs="Times New Roman"/>
          <w:szCs w:val="24"/>
        </w:rPr>
        <w:t xml:space="preserve"> que generalmente se configura con el Internet Information Services propio de Windows,</w:t>
      </w:r>
      <w:r w:rsidR="00617A36">
        <w:rPr>
          <w:rFonts w:cs="Times New Roman"/>
          <w:szCs w:val="24"/>
        </w:rPr>
        <w:t xml:space="preserve"> en el </w:t>
      </w:r>
      <w:r w:rsidR="001F3A57">
        <w:rPr>
          <w:rFonts w:cs="Times New Roman"/>
          <w:szCs w:val="24"/>
        </w:rPr>
        <w:t>cual</w:t>
      </w:r>
      <w:r w:rsidR="00994DEF">
        <w:rPr>
          <w:rFonts w:cs="Times New Roman"/>
          <w:szCs w:val="24"/>
        </w:rPr>
        <w:t xml:space="preserve"> se encontrará</w:t>
      </w:r>
      <w:r w:rsidR="00617A36">
        <w:rPr>
          <w:rFonts w:cs="Times New Roman"/>
          <w:szCs w:val="24"/>
        </w:rPr>
        <w:t>n almacenados</w:t>
      </w:r>
      <w:r w:rsidR="00994DEF">
        <w:rPr>
          <w:rFonts w:cs="Times New Roman"/>
          <w:szCs w:val="24"/>
        </w:rPr>
        <w:t xml:space="preserve"> en una carpeta</w:t>
      </w:r>
      <w:r w:rsidR="00617A36">
        <w:rPr>
          <w:rFonts w:cs="Times New Roman"/>
          <w:szCs w:val="24"/>
        </w:rPr>
        <w:t xml:space="preserve"> los datos</w:t>
      </w:r>
      <w:r w:rsidR="00994DEF">
        <w:rPr>
          <w:rFonts w:cs="Times New Roman"/>
          <w:szCs w:val="24"/>
        </w:rPr>
        <w:t xml:space="preserve"> ambientales transferidos del datalogger de la estación específica,</w:t>
      </w:r>
      <w:r w:rsidR="00F722D8">
        <w:rPr>
          <w:rFonts w:cs="Times New Roman"/>
          <w:szCs w:val="24"/>
        </w:rPr>
        <w:t xml:space="preserve"> luego</w:t>
      </w:r>
      <w:r w:rsidR="00C54FF1">
        <w:rPr>
          <w:rFonts w:cs="Times New Roman"/>
          <w:szCs w:val="24"/>
        </w:rPr>
        <w:t>,</w:t>
      </w:r>
      <w:r w:rsidR="00F722D8">
        <w:rPr>
          <w:rFonts w:cs="Times New Roman"/>
          <w:szCs w:val="24"/>
        </w:rPr>
        <w:t xml:space="preserve"> con otra aplicación llamada FTP Import/Export se lee</w:t>
      </w:r>
      <w:r w:rsidR="00994DEF">
        <w:rPr>
          <w:rFonts w:cs="Times New Roman"/>
          <w:szCs w:val="24"/>
        </w:rPr>
        <w:t>n</w:t>
      </w:r>
      <w:r w:rsidR="00F722D8">
        <w:rPr>
          <w:rFonts w:cs="Times New Roman"/>
          <w:szCs w:val="24"/>
        </w:rPr>
        <w:t xml:space="preserve"> </w:t>
      </w:r>
      <w:r w:rsidR="00994DEF">
        <w:rPr>
          <w:rFonts w:cs="Times New Roman"/>
          <w:szCs w:val="24"/>
        </w:rPr>
        <w:t>estos datos de la carpeta</w:t>
      </w:r>
      <w:r w:rsidR="00014DEB">
        <w:rPr>
          <w:rFonts w:cs="Times New Roman"/>
          <w:szCs w:val="24"/>
        </w:rPr>
        <w:t xml:space="preserve">, </w:t>
      </w:r>
      <w:r w:rsidR="00994DEF">
        <w:rPr>
          <w:rFonts w:cs="Times New Roman"/>
          <w:szCs w:val="24"/>
        </w:rPr>
        <w:t xml:space="preserve">y </w:t>
      </w:r>
      <w:r w:rsidR="00014DEB">
        <w:rPr>
          <w:rFonts w:cs="Times New Roman"/>
          <w:szCs w:val="24"/>
        </w:rPr>
        <w:t xml:space="preserve">la forma en que </w:t>
      </w:r>
      <w:r w:rsidR="00C54FF1">
        <w:rPr>
          <w:rFonts w:cs="Times New Roman"/>
          <w:szCs w:val="24"/>
        </w:rPr>
        <w:t xml:space="preserve">esta aplicación </w:t>
      </w:r>
      <w:r w:rsidR="00014DEB">
        <w:rPr>
          <w:rFonts w:cs="Times New Roman"/>
          <w:szCs w:val="24"/>
        </w:rPr>
        <w:t xml:space="preserve">realiza la lectura </w:t>
      </w:r>
      <w:r w:rsidR="003159B1">
        <w:rPr>
          <w:rFonts w:cs="Times New Roman"/>
          <w:szCs w:val="24"/>
        </w:rPr>
        <w:t xml:space="preserve">es </w:t>
      </w:r>
      <w:r w:rsidR="00014DEB">
        <w:rPr>
          <w:rFonts w:cs="Times New Roman"/>
          <w:szCs w:val="24"/>
        </w:rPr>
        <w:t xml:space="preserve">de acuerdo a una plantilla </w:t>
      </w:r>
      <w:r w:rsidR="00994DEF">
        <w:rPr>
          <w:rFonts w:cs="Times New Roman"/>
          <w:szCs w:val="24"/>
        </w:rPr>
        <w:t>ya creada que está estructurada por canales (ej. SO2, NH3)</w:t>
      </w:r>
      <w:r w:rsidR="00014DEB">
        <w:rPr>
          <w:rFonts w:cs="Times New Roman"/>
          <w:szCs w:val="24"/>
        </w:rPr>
        <w:t>,</w:t>
      </w:r>
      <w:r w:rsidR="00994DEF">
        <w:rPr>
          <w:rFonts w:cs="Times New Roman"/>
          <w:szCs w:val="24"/>
        </w:rPr>
        <w:t xml:space="preserve"> luego de leerlos la aplicación </w:t>
      </w:r>
      <w:r w:rsidR="003159B1">
        <w:rPr>
          <w:rFonts w:cs="Times New Roman"/>
          <w:szCs w:val="24"/>
        </w:rPr>
        <w:t xml:space="preserve">procede a realizar </w:t>
      </w:r>
      <w:r w:rsidR="00994DEF">
        <w:rPr>
          <w:rFonts w:cs="Times New Roman"/>
          <w:szCs w:val="24"/>
        </w:rPr>
        <w:t>el almacenamientos de los datos en la base de datos.</w:t>
      </w:r>
    </w:p>
    <w:p w14:paraId="40631E57" w14:textId="21FC6DFC" w:rsidR="00140531" w:rsidRDefault="00A32C3F" w:rsidP="001B39DD">
      <w:r w:rsidRPr="00132298">
        <w:rPr>
          <w:rFonts w:cs="Times New Roman"/>
          <w:szCs w:val="24"/>
        </w:rPr>
        <w:t xml:space="preserve">El </w:t>
      </w:r>
      <w:r w:rsidR="0027380A" w:rsidRPr="00132298">
        <w:rPr>
          <w:rFonts w:cs="Times New Roman"/>
          <w:szCs w:val="24"/>
        </w:rPr>
        <w:t xml:space="preserve">inconveniente </w:t>
      </w:r>
      <w:r w:rsidR="00A27FA5" w:rsidRPr="00132298">
        <w:rPr>
          <w:rFonts w:cs="Times New Roman"/>
          <w:szCs w:val="24"/>
        </w:rPr>
        <w:t>que posee la empresa S</w:t>
      </w:r>
      <w:r w:rsidR="0059192A" w:rsidRPr="00132298">
        <w:rPr>
          <w:rFonts w:cs="Times New Roman"/>
          <w:szCs w:val="24"/>
        </w:rPr>
        <w:t xml:space="preserve">anambiente está relacionado </w:t>
      </w:r>
      <w:r w:rsidR="00140531">
        <w:rPr>
          <w:rFonts w:cs="Times New Roman"/>
          <w:szCs w:val="24"/>
        </w:rPr>
        <w:t>con la desarticulación de aplicativos</w:t>
      </w:r>
      <w:r w:rsidR="00E661CE">
        <w:rPr>
          <w:rFonts w:cs="Times New Roman"/>
          <w:szCs w:val="24"/>
        </w:rPr>
        <w:t xml:space="preserve">, que requiere intervención manual de los desarrolladores para </w:t>
      </w:r>
      <w:r w:rsidR="00FE05C2">
        <w:rPr>
          <w:rFonts w:cs="Times New Roman"/>
          <w:szCs w:val="24"/>
        </w:rPr>
        <w:t>que la</w:t>
      </w:r>
      <w:r w:rsidR="00E661CE">
        <w:rPr>
          <w:rFonts w:cs="Times New Roman"/>
          <w:szCs w:val="24"/>
        </w:rPr>
        <w:t xml:space="preserve"> </w:t>
      </w:r>
      <w:r w:rsidR="00D85450">
        <w:rPr>
          <w:rFonts w:cs="Times New Roman"/>
          <w:szCs w:val="24"/>
        </w:rPr>
        <w:t xml:space="preserve">comunicación y </w:t>
      </w:r>
      <w:r w:rsidR="00141F6E">
        <w:rPr>
          <w:rFonts w:cs="Times New Roman"/>
          <w:szCs w:val="24"/>
        </w:rPr>
        <w:t xml:space="preserve">transferencia de los datos ambientales </w:t>
      </w:r>
      <w:r w:rsidR="00FE05C2">
        <w:rPr>
          <w:rFonts w:cs="Times New Roman"/>
          <w:szCs w:val="24"/>
        </w:rPr>
        <w:t>se</w:t>
      </w:r>
      <w:r w:rsidR="00141F6E">
        <w:rPr>
          <w:rFonts w:cs="Times New Roman"/>
          <w:szCs w:val="24"/>
        </w:rPr>
        <w:t xml:space="preserve"> lleve a cabo sin problemas.</w:t>
      </w:r>
    </w:p>
    <w:p w14:paraId="424815CA" w14:textId="6FDF5E75" w:rsidR="00991E2E" w:rsidRPr="005165C2" w:rsidRDefault="00BD5D8C" w:rsidP="001B39DD">
      <w:r>
        <w:t>Para dar solución a este inconveniente</w:t>
      </w:r>
      <w:r w:rsidR="006C3E9C">
        <w:t xml:space="preserve"> </w:t>
      </w:r>
      <w:r>
        <w:rPr>
          <w:rStyle w:val="tl8wme"/>
        </w:rPr>
        <w:t xml:space="preserve">se </w:t>
      </w:r>
      <w:r w:rsidR="00FE05C2">
        <w:rPr>
          <w:rStyle w:val="tl8wme"/>
        </w:rPr>
        <w:t xml:space="preserve">generará un aplicativo que integre los diferentes procesos de la gestión de datos. Para ello se han propuesto </w:t>
      </w:r>
      <w:r w:rsidR="00F871C0">
        <w:rPr>
          <w:rStyle w:val="tl8wme"/>
        </w:rPr>
        <w:t>dos</w:t>
      </w:r>
      <w:r w:rsidR="00FE05C2">
        <w:rPr>
          <w:rStyle w:val="tl8wme"/>
        </w:rPr>
        <w:t xml:space="preserve"> proyectos de grado que abordan </w:t>
      </w:r>
      <w:r w:rsidR="00FE05C2">
        <w:rPr>
          <w:rStyle w:val="tl8wme"/>
        </w:rPr>
        <w:lastRenderedPageBreak/>
        <w:t xml:space="preserve">diferentes perspectivas: </w:t>
      </w:r>
      <w:r w:rsidR="003753F5">
        <w:rPr>
          <w:rStyle w:val="tl8wme"/>
        </w:rPr>
        <w:t>calidad</w:t>
      </w:r>
      <w:r w:rsidR="002225F9">
        <w:rPr>
          <w:rStyle w:val="tl8wme"/>
        </w:rPr>
        <w:t xml:space="preserve"> </w:t>
      </w:r>
      <w:r w:rsidR="00FE05C2">
        <w:rPr>
          <w:rStyle w:val="tl8wme"/>
        </w:rPr>
        <w:t xml:space="preserve">y desarrollo, </w:t>
      </w:r>
      <w:r w:rsidR="002D4A01">
        <w:rPr>
          <w:rStyle w:val="tl8wme"/>
        </w:rPr>
        <w:t>pero se</w:t>
      </w:r>
      <w:r w:rsidR="00FE05C2">
        <w:rPr>
          <w:rStyle w:val="tl8wme"/>
        </w:rPr>
        <w:t xml:space="preserve"> requiere un </w:t>
      </w:r>
      <w:r w:rsidR="00E97BF9">
        <w:rPr>
          <w:rStyle w:val="tl8wme"/>
        </w:rPr>
        <w:t xml:space="preserve">marco </w:t>
      </w:r>
      <w:r w:rsidR="00857AF0">
        <w:rPr>
          <w:rStyle w:val="tl8wme"/>
        </w:rPr>
        <w:t>de trabajo que permita integrarlas</w:t>
      </w:r>
      <w:r w:rsidR="00735A96">
        <w:rPr>
          <w:rStyle w:val="tl8wme"/>
        </w:rPr>
        <w:t xml:space="preserve"> correctamente.</w:t>
      </w:r>
    </w:p>
    <w:p w14:paraId="55C740E0" w14:textId="09749467" w:rsidR="002A24AF" w:rsidRPr="002A24AF" w:rsidRDefault="005165C2" w:rsidP="00C63148">
      <w:pPr>
        <w:pStyle w:val="Descripcin"/>
        <w:keepNext/>
        <w:spacing w:after="0" w:line="480" w:lineRule="auto"/>
        <w:ind w:firstLine="0"/>
        <w:rPr>
          <w:color w:val="auto"/>
          <w:sz w:val="24"/>
        </w:rPr>
      </w:pPr>
      <w:bookmarkStart w:id="2" w:name="_Toc47024472"/>
      <w:r w:rsidRPr="005165C2">
        <w:rPr>
          <w:color w:val="auto"/>
          <w:sz w:val="24"/>
        </w:rPr>
        <w:t xml:space="preserve">Tabla </w:t>
      </w:r>
      <w:r w:rsidRPr="005165C2">
        <w:rPr>
          <w:color w:val="auto"/>
          <w:sz w:val="24"/>
        </w:rPr>
        <w:fldChar w:fldCharType="begin"/>
      </w:r>
      <w:r w:rsidRPr="005165C2">
        <w:rPr>
          <w:color w:val="auto"/>
          <w:sz w:val="24"/>
        </w:rPr>
        <w:instrText xml:space="preserve"> SEQ Tabla \* ARABIC </w:instrText>
      </w:r>
      <w:r w:rsidRPr="005165C2">
        <w:rPr>
          <w:color w:val="auto"/>
          <w:sz w:val="24"/>
        </w:rPr>
        <w:fldChar w:fldCharType="separate"/>
      </w:r>
      <w:r w:rsidR="00381C8E">
        <w:rPr>
          <w:noProof/>
          <w:color w:val="auto"/>
          <w:sz w:val="24"/>
        </w:rPr>
        <w:t>1</w:t>
      </w:r>
      <w:r w:rsidRPr="005165C2">
        <w:rPr>
          <w:color w:val="auto"/>
          <w:sz w:val="24"/>
        </w:rPr>
        <w:fldChar w:fldCharType="end"/>
      </w:r>
      <w:r w:rsidRPr="005165C2">
        <w:rPr>
          <w:color w:val="auto"/>
          <w:sz w:val="24"/>
        </w:rPr>
        <w:t>. Diagnóstico y pronóstico del proyecto</w:t>
      </w:r>
      <w:r w:rsidR="004E1AE4">
        <w:rPr>
          <w:color w:val="auto"/>
          <w:sz w:val="24"/>
        </w:rPr>
        <w:t>.</w:t>
      </w:r>
      <w:bookmarkEnd w:id="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7"/>
        <w:gridCol w:w="1915"/>
        <w:gridCol w:w="2054"/>
        <w:gridCol w:w="2834"/>
      </w:tblGrid>
      <w:tr w:rsidR="0023380C" w14:paraId="096E4676" w14:textId="77777777" w:rsidTr="009C60B4">
        <w:trPr>
          <w:jc w:val="center"/>
        </w:trPr>
        <w:tc>
          <w:tcPr>
            <w:tcW w:w="2547" w:type="dxa"/>
          </w:tcPr>
          <w:p w14:paraId="3495C6A1" w14:textId="6903546C" w:rsidR="005D0C95" w:rsidRDefault="00265AE4" w:rsidP="006541E9">
            <w:pPr>
              <w:spacing w:line="240" w:lineRule="auto"/>
              <w:ind w:firstLine="0"/>
              <w:jc w:val="center"/>
            </w:pPr>
            <w:r>
              <w:rPr>
                <w:rFonts w:cs="Times New Roman"/>
                <w:b/>
                <w:szCs w:val="24"/>
              </w:rPr>
              <w:t>S</w:t>
            </w:r>
            <w:r w:rsidRPr="00132298">
              <w:rPr>
                <w:rFonts w:cs="Times New Roman"/>
                <w:b/>
                <w:szCs w:val="24"/>
              </w:rPr>
              <w:t>íntoma</w:t>
            </w:r>
          </w:p>
        </w:tc>
        <w:tc>
          <w:tcPr>
            <w:tcW w:w="1915" w:type="dxa"/>
          </w:tcPr>
          <w:p w14:paraId="70F1E8C6" w14:textId="207612FD" w:rsidR="005D0C95" w:rsidRDefault="00265AE4" w:rsidP="006541E9">
            <w:pPr>
              <w:spacing w:line="240" w:lineRule="auto"/>
              <w:ind w:firstLine="0"/>
              <w:jc w:val="center"/>
            </w:pPr>
            <w:r>
              <w:rPr>
                <w:rFonts w:cs="Times New Roman"/>
                <w:b/>
                <w:szCs w:val="24"/>
              </w:rPr>
              <w:t>C</w:t>
            </w:r>
            <w:r w:rsidRPr="00132298">
              <w:rPr>
                <w:rFonts w:cs="Times New Roman"/>
                <w:b/>
                <w:szCs w:val="24"/>
              </w:rPr>
              <w:t>ausa</w:t>
            </w:r>
          </w:p>
        </w:tc>
        <w:tc>
          <w:tcPr>
            <w:tcW w:w="2054" w:type="dxa"/>
          </w:tcPr>
          <w:p w14:paraId="0B7BEF6A" w14:textId="143AE43D" w:rsidR="005D0C95" w:rsidRDefault="00265AE4" w:rsidP="006541E9">
            <w:pPr>
              <w:spacing w:line="240" w:lineRule="auto"/>
              <w:ind w:firstLine="0"/>
              <w:jc w:val="center"/>
            </w:pPr>
            <w:r>
              <w:rPr>
                <w:rFonts w:cs="Times New Roman"/>
                <w:b/>
                <w:szCs w:val="24"/>
              </w:rPr>
              <w:t>E</w:t>
            </w:r>
            <w:r w:rsidRPr="00132298">
              <w:rPr>
                <w:rFonts w:cs="Times New Roman"/>
                <w:b/>
                <w:szCs w:val="24"/>
              </w:rPr>
              <w:t>fecto</w:t>
            </w:r>
          </w:p>
        </w:tc>
        <w:tc>
          <w:tcPr>
            <w:tcW w:w="2834" w:type="dxa"/>
          </w:tcPr>
          <w:p w14:paraId="2C9C762C" w14:textId="56829631" w:rsidR="005D0C95" w:rsidRDefault="00265AE4" w:rsidP="006541E9">
            <w:pPr>
              <w:spacing w:line="240" w:lineRule="auto"/>
              <w:ind w:firstLine="0"/>
              <w:jc w:val="center"/>
            </w:pPr>
            <w:r>
              <w:rPr>
                <w:rFonts w:cs="Times New Roman"/>
                <w:b/>
                <w:szCs w:val="24"/>
              </w:rPr>
              <w:t>C</w:t>
            </w:r>
            <w:r w:rsidRPr="00132298">
              <w:rPr>
                <w:rFonts w:cs="Times New Roman"/>
                <w:b/>
                <w:szCs w:val="24"/>
              </w:rPr>
              <w:t>onsecuencia</w:t>
            </w:r>
          </w:p>
        </w:tc>
      </w:tr>
      <w:tr w:rsidR="0023380C" w14:paraId="1596240B" w14:textId="77777777" w:rsidTr="009C60B4">
        <w:trPr>
          <w:jc w:val="center"/>
        </w:trPr>
        <w:tc>
          <w:tcPr>
            <w:tcW w:w="2547" w:type="dxa"/>
          </w:tcPr>
          <w:p w14:paraId="6691D37D" w14:textId="5C87CA0E" w:rsidR="005D0C95" w:rsidRDefault="005D0C95" w:rsidP="001B39DD">
            <w:pPr>
              <w:spacing w:line="240" w:lineRule="auto"/>
              <w:ind w:firstLine="0"/>
            </w:pPr>
            <w:r>
              <w:rPr>
                <w:rFonts w:cs="Times New Roman"/>
                <w:szCs w:val="24"/>
              </w:rPr>
              <w:t>L</w:t>
            </w:r>
            <w:r w:rsidRPr="00D23003">
              <w:rPr>
                <w:rFonts w:cs="Times New Roman"/>
                <w:szCs w:val="24"/>
              </w:rPr>
              <w:t xml:space="preserve">os </w:t>
            </w:r>
            <w:r w:rsidR="00DA07ED">
              <w:rPr>
                <w:rFonts w:cs="Times New Roman"/>
                <w:szCs w:val="24"/>
              </w:rPr>
              <w:t>equipos</w:t>
            </w:r>
            <w:r w:rsidR="00C614A1">
              <w:rPr>
                <w:rFonts w:cs="Times New Roman"/>
                <w:szCs w:val="24"/>
              </w:rPr>
              <w:t xml:space="preserve"> de calidad</w:t>
            </w:r>
            <w:r w:rsidR="00473B2D">
              <w:rPr>
                <w:rFonts w:cs="Times New Roman"/>
                <w:szCs w:val="24"/>
              </w:rPr>
              <w:t xml:space="preserve"> </w:t>
            </w:r>
            <w:r w:rsidRPr="00D23003">
              <w:rPr>
                <w:rFonts w:cs="Times New Roman"/>
                <w:szCs w:val="24"/>
              </w:rPr>
              <w:t xml:space="preserve">y desarrollo </w:t>
            </w:r>
            <w:r>
              <w:rPr>
                <w:rFonts w:cs="Times New Roman"/>
                <w:szCs w:val="24"/>
              </w:rPr>
              <w:t>abordan el proyecto por separado.</w:t>
            </w:r>
          </w:p>
        </w:tc>
        <w:tc>
          <w:tcPr>
            <w:tcW w:w="1915" w:type="dxa"/>
          </w:tcPr>
          <w:p w14:paraId="036B4C37" w14:textId="482AFD20" w:rsidR="005D0C95" w:rsidRDefault="005D0C95" w:rsidP="001B39DD">
            <w:pPr>
              <w:spacing w:line="240" w:lineRule="auto"/>
              <w:ind w:firstLine="0"/>
            </w:pPr>
            <w:r w:rsidRPr="00D23003">
              <w:rPr>
                <w:rFonts w:cs="Times New Roman"/>
                <w:szCs w:val="24"/>
              </w:rPr>
              <w:t>N</w:t>
            </w:r>
            <w:r>
              <w:rPr>
                <w:rFonts w:cs="Times New Roman"/>
                <w:szCs w:val="24"/>
              </w:rPr>
              <w:t xml:space="preserve">o hay integración de </w:t>
            </w:r>
            <w:r w:rsidRPr="00D23003">
              <w:rPr>
                <w:rFonts w:cs="Times New Roman"/>
                <w:szCs w:val="24"/>
              </w:rPr>
              <w:t>l</w:t>
            </w:r>
            <w:r>
              <w:rPr>
                <w:rFonts w:cs="Times New Roman"/>
                <w:szCs w:val="24"/>
              </w:rPr>
              <w:t xml:space="preserve">os </w:t>
            </w:r>
            <w:r w:rsidR="00DA07ED">
              <w:rPr>
                <w:rFonts w:cs="Times New Roman"/>
                <w:szCs w:val="24"/>
              </w:rPr>
              <w:t>equipos</w:t>
            </w:r>
            <w:r>
              <w:rPr>
                <w:rFonts w:cs="Times New Roman"/>
                <w:szCs w:val="24"/>
              </w:rPr>
              <w:t>.</w:t>
            </w:r>
          </w:p>
        </w:tc>
        <w:tc>
          <w:tcPr>
            <w:tcW w:w="2054" w:type="dxa"/>
          </w:tcPr>
          <w:p w14:paraId="46577960" w14:textId="33122D86" w:rsidR="005D0C95" w:rsidRDefault="005D0C95" w:rsidP="001B39DD">
            <w:pPr>
              <w:spacing w:line="240" w:lineRule="auto"/>
              <w:ind w:firstLine="0"/>
            </w:pPr>
            <w:r w:rsidRPr="00D23003">
              <w:rPr>
                <w:rFonts w:cs="Times New Roman"/>
                <w:szCs w:val="24"/>
              </w:rPr>
              <w:t>Esto conlleva que el proyecto pierda la orientación.</w:t>
            </w:r>
          </w:p>
        </w:tc>
        <w:tc>
          <w:tcPr>
            <w:tcW w:w="2834" w:type="dxa"/>
          </w:tcPr>
          <w:p w14:paraId="24D835D6" w14:textId="6CADDBBE" w:rsidR="005D0C95" w:rsidRDefault="005D0C95" w:rsidP="001B39DD">
            <w:pPr>
              <w:spacing w:line="240" w:lineRule="auto"/>
              <w:ind w:firstLine="0"/>
            </w:pPr>
            <w:r>
              <w:rPr>
                <w:rFonts w:cs="Times New Roman"/>
                <w:szCs w:val="24"/>
              </w:rPr>
              <w:t>Productos pequeños sin conexión.</w:t>
            </w:r>
          </w:p>
        </w:tc>
      </w:tr>
      <w:tr w:rsidR="0023380C" w14:paraId="06DCDB9E" w14:textId="77777777" w:rsidTr="009C60B4">
        <w:trPr>
          <w:jc w:val="center"/>
        </w:trPr>
        <w:tc>
          <w:tcPr>
            <w:tcW w:w="2547" w:type="dxa"/>
          </w:tcPr>
          <w:p w14:paraId="3BF1708B" w14:textId="1B617EDE" w:rsidR="005D0C95" w:rsidRDefault="005D0C95" w:rsidP="001B39DD">
            <w:pPr>
              <w:spacing w:line="240" w:lineRule="auto"/>
              <w:ind w:firstLine="0"/>
            </w:pPr>
            <w:r w:rsidRPr="00D23003">
              <w:rPr>
                <w:rFonts w:cs="Times New Roman"/>
                <w:szCs w:val="24"/>
              </w:rPr>
              <w:t>Falta de comunicación de l</w:t>
            </w:r>
            <w:r w:rsidR="00C614A1">
              <w:rPr>
                <w:rFonts w:cs="Times New Roman"/>
                <w:szCs w:val="24"/>
              </w:rPr>
              <w:t xml:space="preserve">os </w:t>
            </w:r>
            <w:r w:rsidR="00DA07ED">
              <w:rPr>
                <w:rFonts w:cs="Times New Roman"/>
                <w:szCs w:val="24"/>
              </w:rPr>
              <w:t>equipos</w:t>
            </w:r>
            <w:r w:rsidR="00AD5284">
              <w:rPr>
                <w:rFonts w:cs="Times New Roman"/>
                <w:szCs w:val="24"/>
              </w:rPr>
              <w:t>:</w:t>
            </w:r>
            <w:r w:rsidR="00C614A1">
              <w:rPr>
                <w:rFonts w:cs="Times New Roman"/>
                <w:szCs w:val="24"/>
              </w:rPr>
              <w:t xml:space="preserve"> calidad</w:t>
            </w:r>
            <w:r w:rsidR="00473B2D">
              <w:rPr>
                <w:rFonts w:cs="Times New Roman"/>
                <w:szCs w:val="24"/>
              </w:rPr>
              <w:t xml:space="preserve"> </w:t>
            </w:r>
            <w:r w:rsidRPr="00D23003">
              <w:rPr>
                <w:rFonts w:cs="Times New Roman"/>
                <w:szCs w:val="24"/>
              </w:rPr>
              <w:t>y desarrollo</w:t>
            </w:r>
            <w:r>
              <w:rPr>
                <w:rFonts w:cs="Times New Roman"/>
                <w:szCs w:val="24"/>
              </w:rPr>
              <w:t>.</w:t>
            </w:r>
          </w:p>
        </w:tc>
        <w:tc>
          <w:tcPr>
            <w:tcW w:w="1915" w:type="dxa"/>
          </w:tcPr>
          <w:p w14:paraId="38776754" w14:textId="37655847" w:rsidR="005D0C95" w:rsidRDefault="005D0C95" w:rsidP="001B39DD">
            <w:pPr>
              <w:spacing w:line="240" w:lineRule="auto"/>
              <w:ind w:firstLine="0"/>
            </w:pPr>
            <w:r w:rsidRPr="00D23003">
              <w:rPr>
                <w:rFonts w:cs="Times New Roman"/>
                <w:szCs w:val="24"/>
              </w:rPr>
              <w:t xml:space="preserve">Falta de coordinación con los integrantes de los </w:t>
            </w:r>
            <w:r w:rsidR="00DA07ED">
              <w:rPr>
                <w:rFonts w:cs="Times New Roman"/>
                <w:szCs w:val="24"/>
              </w:rPr>
              <w:t>equipos</w:t>
            </w:r>
            <w:r>
              <w:rPr>
                <w:rFonts w:cs="Times New Roman"/>
                <w:szCs w:val="24"/>
              </w:rPr>
              <w:t>.</w:t>
            </w:r>
          </w:p>
        </w:tc>
        <w:tc>
          <w:tcPr>
            <w:tcW w:w="2054" w:type="dxa"/>
          </w:tcPr>
          <w:p w14:paraId="57C3CB65" w14:textId="760DF05C" w:rsidR="005D0C95" w:rsidRDefault="005D0C95" w:rsidP="001B39DD">
            <w:pPr>
              <w:spacing w:line="240" w:lineRule="auto"/>
              <w:ind w:firstLine="0"/>
            </w:pPr>
            <w:r w:rsidRPr="00D23003">
              <w:rPr>
                <w:rFonts w:cs="Times New Roman"/>
                <w:szCs w:val="24"/>
              </w:rPr>
              <w:t xml:space="preserve">Que cada </w:t>
            </w:r>
            <w:r w:rsidR="00AD5284">
              <w:rPr>
                <w:rFonts w:cs="Times New Roman"/>
                <w:szCs w:val="24"/>
              </w:rPr>
              <w:t>e</w:t>
            </w:r>
            <w:r w:rsidR="0060439E">
              <w:rPr>
                <w:rFonts w:cs="Times New Roman"/>
                <w:szCs w:val="24"/>
              </w:rPr>
              <w:t>quipo</w:t>
            </w:r>
            <w:r w:rsidRPr="00D23003">
              <w:rPr>
                <w:rFonts w:cs="Times New Roman"/>
                <w:szCs w:val="24"/>
              </w:rPr>
              <w:t xml:space="preserve"> </w:t>
            </w:r>
            <w:r w:rsidR="000E3C88">
              <w:rPr>
                <w:rFonts w:cs="Times New Roman"/>
                <w:szCs w:val="24"/>
              </w:rPr>
              <w:t xml:space="preserve">realice </w:t>
            </w:r>
            <w:r w:rsidR="00366A8A">
              <w:rPr>
                <w:rFonts w:cs="Times New Roman"/>
                <w:szCs w:val="24"/>
              </w:rPr>
              <w:t>el proyecto por su cuenta.</w:t>
            </w:r>
          </w:p>
        </w:tc>
        <w:tc>
          <w:tcPr>
            <w:tcW w:w="2834" w:type="dxa"/>
          </w:tcPr>
          <w:p w14:paraId="0D5EBF48" w14:textId="3DF9ACF3" w:rsidR="005D0C95" w:rsidRDefault="000E3C88" w:rsidP="001B39DD">
            <w:pPr>
              <w:spacing w:line="240" w:lineRule="auto"/>
              <w:ind w:firstLine="0"/>
            </w:pPr>
            <w:r>
              <w:rPr>
                <w:rFonts w:cs="Times New Roman"/>
                <w:szCs w:val="24"/>
              </w:rPr>
              <w:t xml:space="preserve">Productos </w:t>
            </w:r>
            <w:r w:rsidR="008D36A6">
              <w:rPr>
                <w:rFonts w:cs="Times New Roman"/>
                <w:szCs w:val="24"/>
              </w:rPr>
              <w:t>incompatibles</w:t>
            </w:r>
            <w:r w:rsidR="0023380C">
              <w:rPr>
                <w:rFonts w:cs="Times New Roman"/>
                <w:szCs w:val="24"/>
              </w:rPr>
              <w:t xml:space="preserve"> que dificultan su integración necesaria para su correcto funcionamiento</w:t>
            </w:r>
            <w:r w:rsidR="00F67AE6">
              <w:rPr>
                <w:rFonts w:cs="Times New Roman"/>
                <w:szCs w:val="24"/>
              </w:rPr>
              <w:t>.</w:t>
            </w:r>
          </w:p>
        </w:tc>
      </w:tr>
      <w:tr w:rsidR="0023380C" w14:paraId="3D50B81D" w14:textId="3CA2F91D" w:rsidTr="009C60B4">
        <w:tblPrEx>
          <w:tblCellMar>
            <w:left w:w="70" w:type="dxa"/>
            <w:right w:w="70" w:type="dxa"/>
          </w:tblCellMar>
          <w:tblLook w:val="0000" w:firstRow="0" w:lastRow="0" w:firstColumn="0" w:lastColumn="0" w:noHBand="0" w:noVBand="0"/>
        </w:tblPrEx>
        <w:trPr>
          <w:trHeight w:val="250"/>
          <w:jc w:val="center"/>
        </w:trPr>
        <w:tc>
          <w:tcPr>
            <w:tcW w:w="0" w:type="auto"/>
            <w:gridSpan w:val="2"/>
          </w:tcPr>
          <w:p w14:paraId="626E521B" w14:textId="61A82709" w:rsidR="005D0C95" w:rsidRPr="005D0C95" w:rsidRDefault="005D0C95" w:rsidP="006541E9">
            <w:pPr>
              <w:spacing w:line="240" w:lineRule="auto"/>
              <w:ind w:firstLine="0"/>
              <w:jc w:val="center"/>
              <w:rPr>
                <w:b/>
              </w:rPr>
            </w:pPr>
            <w:r>
              <w:rPr>
                <w:b/>
              </w:rPr>
              <w:t>Diagnóstico</w:t>
            </w:r>
          </w:p>
        </w:tc>
        <w:tc>
          <w:tcPr>
            <w:tcW w:w="0" w:type="auto"/>
            <w:gridSpan w:val="2"/>
          </w:tcPr>
          <w:p w14:paraId="533B98D6" w14:textId="0605F253" w:rsidR="005D0C95" w:rsidRPr="00265AE4" w:rsidRDefault="00265AE4" w:rsidP="006541E9">
            <w:pPr>
              <w:spacing w:line="240" w:lineRule="auto"/>
              <w:ind w:firstLine="0"/>
              <w:jc w:val="center"/>
              <w:rPr>
                <w:b/>
              </w:rPr>
            </w:pPr>
            <w:r>
              <w:rPr>
                <w:b/>
              </w:rPr>
              <w:t>Pronóstico</w:t>
            </w:r>
          </w:p>
        </w:tc>
      </w:tr>
    </w:tbl>
    <w:p w14:paraId="11D475C9" w14:textId="77777777" w:rsidR="002A24AF" w:rsidRDefault="002A24AF" w:rsidP="002A24AF">
      <w:pPr>
        <w:keepNext/>
        <w:spacing w:line="240" w:lineRule="auto"/>
        <w:ind w:firstLine="0"/>
        <w:rPr>
          <w:i/>
          <w:iCs/>
          <w:sz w:val="20"/>
          <w:szCs w:val="18"/>
        </w:rPr>
      </w:pPr>
    </w:p>
    <w:p w14:paraId="1B7534C6" w14:textId="1FCCF45F" w:rsidR="00DF78D4" w:rsidRDefault="006D6855" w:rsidP="00C63148">
      <w:pPr>
        <w:keepNext/>
        <w:spacing w:line="240" w:lineRule="auto"/>
        <w:ind w:firstLine="0"/>
        <w:rPr>
          <w:sz w:val="20"/>
          <w:szCs w:val="18"/>
        </w:rPr>
      </w:pPr>
      <w:r w:rsidRPr="00F73821">
        <w:rPr>
          <w:i/>
          <w:iCs/>
          <w:sz w:val="20"/>
          <w:szCs w:val="18"/>
        </w:rPr>
        <w:t xml:space="preserve">Nota: </w:t>
      </w:r>
      <w:r w:rsidR="00F73821" w:rsidRPr="00F73821">
        <w:rPr>
          <w:sz w:val="20"/>
          <w:szCs w:val="18"/>
        </w:rPr>
        <w:t>Elaboración propia.</w:t>
      </w:r>
    </w:p>
    <w:p w14:paraId="14C7AF6A" w14:textId="77777777" w:rsidR="002A24AF" w:rsidRPr="00F73821" w:rsidRDefault="002A24AF" w:rsidP="002A24AF">
      <w:pPr>
        <w:keepNext/>
        <w:spacing w:line="240" w:lineRule="auto"/>
        <w:ind w:firstLine="0"/>
        <w:rPr>
          <w:sz w:val="20"/>
          <w:szCs w:val="18"/>
        </w:rPr>
      </w:pPr>
    </w:p>
    <w:p w14:paraId="4A506081" w14:textId="47388246" w:rsidR="00F73821" w:rsidRPr="00F73821" w:rsidRDefault="00F73821" w:rsidP="00C63148">
      <w:pPr>
        <w:pStyle w:val="Descripcin"/>
        <w:keepNext/>
        <w:rPr>
          <w:i w:val="0"/>
          <w:iCs w:val="0"/>
          <w:color w:val="auto"/>
          <w:sz w:val="24"/>
          <w:szCs w:val="24"/>
        </w:rPr>
      </w:pPr>
      <w:bookmarkStart w:id="3" w:name="_Toc47024531"/>
      <w:r w:rsidRPr="00F73821">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w:t>
      </w:r>
      <w:r w:rsidR="00D338AE">
        <w:rPr>
          <w:i w:val="0"/>
          <w:iCs w:val="0"/>
          <w:color w:val="auto"/>
          <w:sz w:val="24"/>
          <w:szCs w:val="24"/>
        </w:rPr>
        <w:fldChar w:fldCharType="end"/>
      </w:r>
      <w:r w:rsidRPr="00F73821">
        <w:rPr>
          <w:i w:val="0"/>
          <w:iCs w:val="0"/>
          <w:color w:val="auto"/>
          <w:sz w:val="24"/>
          <w:szCs w:val="24"/>
        </w:rPr>
        <w:t>. Diagrama Causa y efecto.</w:t>
      </w:r>
      <w:bookmarkEnd w:id="3"/>
    </w:p>
    <w:p w14:paraId="0E9759DC" w14:textId="6B980D06" w:rsidR="00B85609" w:rsidRDefault="003C2832" w:rsidP="003C2832">
      <w:pPr>
        <w:keepNext/>
        <w:ind w:left="284" w:firstLine="0"/>
        <w:jc w:val="center"/>
      </w:pPr>
      <w:r>
        <w:rPr>
          <w:noProof/>
          <w:lang w:val="en-US"/>
        </w:rPr>
        <w:drawing>
          <wp:inline distT="0" distB="0" distL="0" distR="0" wp14:anchorId="5C431C24" wp14:editId="400ACDB2">
            <wp:extent cx="4747260" cy="2550638"/>
            <wp:effectExtent l="0" t="0" r="0" b="254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Causa y efect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51439" cy="2552883"/>
                    </a:xfrm>
                    <a:prstGeom prst="rect">
                      <a:avLst/>
                    </a:prstGeom>
                  </pic:spPr>
                </pic:pic>
              </a:graphicData>
            </a:graphic>
          </wp:inline>
        </w:drawing>
      </w:r>
    </w:p>
    <w:p w14:paraId="43389232" w14:textId="10AF86F3" w:rsidR="00F73821" w:rsidRPr="00F73821" w:rsidRDefault="00F73821" w:rsidP="00C63148">
      <w:pPr>
        <w:keepNext/>
        <w:rPr>
          <w:sz w:val="20"/>
          <w:szCs w:val="18"/>
        </w:rPr>
      </w:pPr>
      <w:r w:rsidRPr="00F73821">
        <w:rPr>
          <w:i/>
          <w:iCs/>
          <w:sz w:val="20"/>
          <w:szCs w:val="18"/>
        </w:rPr>
        <w:t xml:space="preserve">Nota: </w:t>
      </w:r>
      <w:r w:rsidRPr="00F73821">
        <w:rPr>
          <w:sz w:val="20"/>
          <w:szCs w:val="18"/>
        </w:rPr>
        <w:t>Elaboración propia.</w:t>
      </w:r>
    </w:p>
    <w:p w14:paraId="2C0E221C" w14:textId="353F52E8" w:rsidR="00DF78D4" w:rsidRDefault="00DF78D4" w:rsidP="00DF78D4">
      <w:pPr>
        <w:pStyle w:val="NormalWeb"/>
        <w:spacing w:before="0" w:beforeAutospacing="0" w:after="0" w:afterAutospacing="0" w:line="480" w:lineRule="auto"/>
        <w:textAlignment w:val="baseline"/>
        <w:rPr>
          <w:color w:val="000000" w:themeColor="text1"/>
        </w:rPr>
      </w:pPr>
    </w:p>
    <w:p w14:paraId="595C53BD" w14:textId="0ACB450F" w:rsidR="00DF78D4" w:rsidRDefault="00DF78D4" w:rsidP="00DF78D4">
      <w:pPr>
        <w:pStyle w:val="NormalWeb"/>
        <w:spacing w:before="0" w:beforeAutospacing="0" w:after="0" w:afterAutospacing="0" w:line="480" w:lineRule="auto"/>
        <w:textAlignment w:val="baseline"/>
        <w:rPr>
          <w:color w:val="000000" w:themeColor="text1"/>
        </w:rPr>
      </w:pPr>
    </w:p>
    <w:p w14:paraId="3324F4A4" w14:textId="787E8DDD" w:rsidR="00DF78D4" w:rsidRDefault="00DF78D4" w:rsidP="00DF78D4">
      <w:pPr>
        <w:pStyle w:val="NormalWeb"/>
        <w:spacing w:before="0" w:beforeAutospacing="0" w:after="0" w:afterAutospacing="0" w:line="480" w:lineRule="auto"/>
        <w:textAlignment w:val="baseline"/>
        <w:rPr>
          <w:color w:val="000000" w:themeColor="text1"/>
        </w:rPr>
      </w:pPr>
    </w:p>
    <w:p w14:paraId="2A153EEA" w14:textId="57D3F396" w:rsidR="00DF78D4" w:rsidRDefault="00DF78D4" w:rsidP="00DF78D4">
      <w:pPr>
        <w:pStyle w:val="NormalWeb"/>
        <w:spacing w:before="0" w:beforeAutospacing="0" w:after="0" w:afterAutospacing="0" w:line="480" w:lineRule="auto"/>
        <w:textAlignment w:val="baseline"/>
        <w:rPr>
          <w:color w:val="000000" w:themeColor="text1"/>
        </w:rPr>
      </w:pPr>
    </w:p>
    <w:p w14:paraId="0786CE45" w14:textId="77777777" w:rsidR="00DF78D4" w:rsidRPr="007A5A2F" w:rsidRDefault="00DF78D4" w:rsidP="00DF78D4">
      <w:pPr>
        <w:pStyle w:val="NormalWeb"/>
        <w:spacing w:before="0" w:beforeAutospacing="0" w:after="0" w:afterAutospacing="0" w:line="480" w:lineRule="auto"/>
        <w:textAlignment w:val="baseline"/>
        <w:rPr>
          <w:color w:val="000000" w:themeColor="text1"/>
        </w:rPr>
      </w:pPr>
    </w:p>
    <w:p w14:paraId="694A83AD" w14:textId="1B740E49" w:rsidR="004B5F07" w:rsidRDefault="00E9109F" w:rsidP="00562299">
      <w:pPr>
        <w:pStyle w:val="Ttulo1"/>
      </w:pPr>
      <w:bookmarkStart w:id="4" w:name="_Toc47024547"/>
      <w:r>
        <w:lastRenderedPageBreak/>
        <w:t>Problema de investigación</w:t>
      </w:r>
      <w:bookmarkEnd w:id="4"/>
    </w:p>
    <w:p w14:paraId="5DADEE47" w14:textId="77777777" w:rsidR="00E9109F" w:rsidRDefault="00E9109F" w:rsidP="00E9109F">
      <w:pPr>
        <w:pStyle w:val="Ttulo2"/>
      </w:pPr>
      <w:bookmarkStart w:id="5" w:name="_Toc47024548"/>
      <w:r w:rsidRPr="00BC7364">
        <w:t>Formulación del problema</w:t>
      </w:r>
      <w:bookmarkEnd w:id="5"/>
    </w:p>
    <w:p w14:paraId="749B0384" w14:textId="77777777" w:rsidR="00E9109F" w:rsidRPr="004B226F" w:rsidRDefault="00E9109F" w:rsidP="00E9109F">
      <w:pPr>
        <w:rPr>
          <w:color w:val="000000" w:themeColor="text1"/>
        </w:rPr>
      </w:pPr>
      <w:r w:rsidRPr="004B226F">
        <w:rPr>
          <w:rStyle w:val="tl8wme"/>
          <w:color w:val="000000" w:themeColor="text1"/>
        </w:rPr>
        <w:t xml:space="preserve">¿Cómo integrar los </w:t>
      </w:r>
      <w:r>
        <w:rPr>
          <w:rStyle w:val="tl8wme"/>
          <w:color w:val="000000" w:themeColor="text1"/>
        </w:rPr>
        <w:t>equipos</w:t>
      </w:r>
      <w:r w:rsidRPr="004B226F">
        <w:rPr>
          <w:rStyle w:val="tl8wme"/>
          <w:color w:val="000000" w:themeColor="text1"/>
        </w:rPr>
        <w:t xml:space="preserve"> del proyecto de gestión de datos de San</w:t>
      </w:r>
      <w:r>
        <w:rPr>
          <w:rStyle w:val="tl8wme"/>
          <w:color w:val="000000" w:themeColor="text1"/>
        </w:rPr>
        <w:t>a</w:t>
      </w:r>
      <w:r w:rsidRPr="004B226F">
        <w:rPr>
          <w:rStyle w:val="tl8wme"/>
          <w:color w:val="000000" w:themeColor="text1"/>
        </w:rPr>
        <w:t>mbiente para que cumplan con criterios de calidad y robustez hacia el futuro?</w:t>
      </w:r>
    </w:p>
    <w:p w14:paraId="79E2C41A" w14:textId="77777777" w:rsidR="00E9109F" w:rsidRPr="004B226F" w:rsidRDefault="00E9109F" w:rsidP="00E9109F">
      <w:pPr>
        <w:pStyle w:val="Ttulo2"/>
      </w:pPr>
      <w:bookmarkStart w:id="6" w:name="_Toc47024549"/>
      <w:r w:rsidRPr="004B226F">
        <w:t>Sistematización del problema</w:t>
      </w:r>
      <w:bookmarkEnd w:id="6"/>
    </w:p>
    <w:p w14:paraId="0B8A220B" w14:textId="77777777" w:rsidR="00E9109F" w:rsidRPr="004B226F" w:rsidRDefault="00E9109F" w:rsidP="00E9109F">
      <w:pPr>
        <w:pStyle w:val="Prrafodelista"/>
        <w:numPr>
          <w:ilvl w:val="0"/>
          <w:numId w:val="3"/>
        </w:numPr>
        <w:rPr>
          <w:color w:val="000000" w:themeColor="text1"/>
          <w:lang w:eastAsia="es-CO"/>
        </w:rPr>
      </w:pPr>
      <w:r>
        <w:rPr>
          <w:color w:val="000000" w:themeColor="text1"/>
          <w:lang w:eastAsia="es-CO"/>
        </w:rPr>
        <w:t>¿Cuáles elementos de la ISO/IEC 29110 se pueden ajustar a las características del proyecto Sanambiente</w:t>
      </w:r>
      <w:r w:rsidRPr="004B226F">
        <w:rPr>
          <w:color w:val="000000" w:themeColor="text1"/>
          <w:lang w:eastAsia="es-CO"/>
        </w:rPr>
        <w:t>?</w:t>
      </w:r>
      <w:r>
        <w:rPr>
          <w:color w:val="000000" w:themeColor="text1"/>
          <w:lang w:eastAsia="es-CO"/>
        </w:rPr>
        <w:t xml:space="preserve"> </w:t>
      </w:r>
    </w:p>
    <w:p w14:paraId="4D48B891"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Cuáles son las herramientas propuestas por la ISO/IEC 29110 que permitan la integración de los diferentes equipos de trabajo del proyecto Sanambiente</w:t>
      </w:r>
      <w:r w:rsidRPr="004B226F">
        <w:rPr>
          <w:color w:val="000000" w:themeColor="text1"/>
          <w:lang w:eastAsia="es-CO"/>
        </w:rPr>
        <w:t>?</w:t>
      </w:r>
    </w:p>
    <w:p w14:paraId="79DD71D5" w14:textId="77777777" w:rsidR="00E9109F" w:rsidRPr="004B226F" w:rsidRDefault="00E9109F" w:rsidP="00E9109F">
      <w:pPr>
        <w:pStyle w:val="Prrafodelista"/>
        <w:numPr>
          <w:ilvl w:val="0"/>
          <w:numId w:val="3"/>
        </w:numPr>
        <w:rPr>
          <w:color w:val="000000" w:themeColor="text1"/>
          <w:lang w:eastAsia="es-CO"/>
        </w:rPr>
      </w:pPr>
      <w:r w:rsidRPr="004B226F">
        <w:rPr>
          <w:color w:val="000000" w:themeColor="text1"/>
          <w:lang w:eastAsia="es-CO"/>
        </w:rPr>
        <w:t>¿</w:t>
      </w:r>
      <w:r>
        <w:rPr>
          <w:color w:val="000000" w:themeColor="text1"/>
          <w:lang w:eastAsia="es-CO"/>
        </w:rPr>
        <w:t>Cómo asegurar que el proyecto Sanambiente cumple adecuadamente un marco de calidad</w:t>
      </w:r>
      <w:r w:rsidRPr="004B226F">
        <w:rPr>
          <w:color w:val="000000" w:themeColor="text1"/>
          <w:lang w:eastAsia="es-CO"/>
        </w:rPr>
        <w:t>?</w:t>
      </w:r>
    </w:p>
    <w:p w14:paraId="30D45AD8" w14:textId="3CA89AF7" w:rsidR="00E9109F" w:rsidRDefault="00E9109F" w:rsidP="00E9109F">
      <w:pPr>
        <w:pStyle w:val="NormalWeb"/>
        <w:numPr>
          <w:ilvl w:val="0"/>
          <w:numId w:val="3"/>
        </w:numPr>
        <w:spacing w:before="0" w:beforeAutospacing="0" w:after="0" w:afterAutospacing="0" w:line="480" w:lineRule="auto"/>
        <w:textAlignment w:val="baseline"/>
        <w:rPr>
          <w:color w:val="000000" w:themeColor="text1"/>
        </w:rPr>
      </w:pPr>
      <w:r w:rsidRPr="004B226F">
        <w:rPr>
          <w:color w:val="000000" w:themeColor="text1"/>
        </w:rPr>
        <w:t>¿Cómo asegurar que el marco propuesto cumple los estándares seleccionados para enmarcar el proyecto?</w:t>
      </w:r>
    </w:p>
    <w:p w14:paraId="2B4DCA7A" w14:textId="625D6E81" w:rsidR="00D3474D" w:rsidRDefault="00D3474D" w:rsidP="00D3474D">
      <w:pPr>
        <w:pStyle w:val="NormalWeb"/>
        <w:spacing w:before="0" w:beforeAutospacing="0" w:after="0" w:afterAutospacing="0" w:line="480" w:lineRule="auto"/>
        <w:textAlignment w:val="baseline"/>
        <w:rPr>
          <w:color w:val="000000" w:themeColor="text1"/>
        </w:rPr>
      </w:pPr>
    </w:p>
    <w:p w14:paraId="35652FF1" w14:textId="04E69189" w:rsidR="00D3474D" w:rsidRDefault="00D3474D" w:rsidP="00D3474D">
      <w:pPr>
        <w:pStyle w:val="NormalWeb"/>
        <w:spacing w:before="0" w:beforeAutospacing="0" w:after="0" w:afterAutospacing="0" w:line="480" w:lineRule="auto"/>
        <w:textAlignment w:val="baseline"/>
        <w:rPr>
          <w:color w:val="000000" w:themeColor="text1"/>
        </w:rPr>
      </w:pPr>
    </w:p>
    <w:p w14:paraId="1C69E327" w14:textId="2157AF0B" w:rsidR="00D3474D" w:rsidRDefault="00D3474D" w:rsidP="00D3474D">
      <w:pPr>
        <w:pStyle w:val="NormalWeb"/>
        <w:spacing w:before="0" w:beforeAutospacing="0" w:after="0" w:afterAutospacing="0" w:line="480" w:lineRule="auto"/>
        <w:textAlignment w:val="baseline"/>
        <w:rPr>
          <w:color w:val="000000" w:themeColor="text1"/>
        </w:rPr>
      </w:pPr>
    </w:p>
    <w:p w14:paraId="3BE30E0A" w14:textId="23A1BCCE" w:rsidR="00D3474D" w:rsidRDefault="00D3474D" w:rsidP="00D3474D">
      <w:pPr>
        <w:pStyle w:val="NormalWeb"/>
        <w:spacing w:before="0" w:beforeAutospacing="0" w:after="0" w:afterAutospacing="0" w:line="480" w:lineRule="auto"/>
        <w:textAlignment w:val="baseline"/>
        <w:rPr>
          <w:color w:val="000000" w:themeColor="text1"/>
        </w:rPr>
      </w:pPr>
    </w:p>
    <w:p w14:paraId="0ED4F1CC" w14:textId="437587E2" w:rsidR="00D3474D" w:rsidRDefault="00D3474D" w:rsidP="00D3474D">
      <w:pPr>
        <w:pStyle w:val="NormalWeb"/>
        <w:spacing w:before="0" w:beforeAutospacing="0" w:after="0" w:afterAutospacing="0" w:line="480" w:lineRule="auto"/>
        <w:textAlignment w:val="baseline"/>
        <w:rPr>
          <w:color w:val="000000" w:themeColor="text1"/>
        </w:rPr>
      </w:pPr>
    </w:p>
    <w:p w14:paraId="0EEAB9F4" w14:textId="75ECB9F9" w:rsidR="00D3474D" w:rsidRDefault="00D3474D" w:rsidP="00D3474D">
      <w:pPr>
        <w:pStyle w:val="NormalWeb"/>
        <w:spacing w:before="0" w:beforeAutospacing="0" w:after="0" w:afterAutospacing="0" w:line="480" w:lineRule="auto"/>
        <w:textAlignment w:val="baseline"/>
        <w:rPr>
          <w:color w:val="000000" w:themeColor="text1"/>
        </w:rPr>
      </w:pPr>
    </w:p>
    <w:p w14:paraId="15A7782D" w14:textId="55C7E54B" w:rsidR="00D3474D" w:rsidRDefault="00D3474D" w:rsidP="00D3474D">
      <w:pPr>
        <w:pStyle w:val="NormalWeb"/>
        <w:spacing w:before="0" w:beforeAutospacing="0" w:after="0" w:afterAutospacing="0" w:line="480" w:lineRule="auto"/>
        <w:textAlignment w:val="baseline"/>
        <w:rPr>
          <w:color w:val="000000" w:themeColor="text1"/>
        </w:rPr>
      </w:pPr>
    </w:p>
    <w:p w14:paraId="70B44E74" w14:textId="1D5DA177" w:rsidR="00D3474D" w:rsidRDefault="00D3474D" w:rsidP="00D3474D">
      <w:pPr>
        <w:pStyle w:val="NormalWeb"/>
        <w:spacing w:before="0" w:beforeAutospacing="0" w:after="0" w:afterAutospacing="0" w:line="480" w:lineRule="auto"/>
        <w:textAlignment w:val="baseline"/>
        <w:rPr>
          <w:color w:val="000000" w:themeColor="text1"/>
        </w:rPr>
      </w:pPr>
    </w:p>
    <w:p w14:paraId="2C0814EB" w14:textId="4D17482C" w:rsidR="00D3474D" w:rsidRDefault="00D3474D" w:rsidP="00D3474D">
      <w:pPr>
        <w:pStyle w:val="NormalWeb"/>
        <w:spacing w:before="0" w:beforeAutospacing="0" w:after="0" w:afterAutospacing="0" w:line="480" w:lineRule="auto"/>
        <w:textAlignment w:val="baseline"/>
        <w:rPr>
          <w:color w:val="000000" w:themeColor="text1"/>
        </w:rPr>
      </w:pPr>
    </w:p>
    <w:p w14:paraId="1138A0CB" w14:textId="77777777" w:rsidR="00D3474D" w:rsidRDefault="00D3474D" w:rsidP="00D3474D">
      <w:pPr>
        <w:pStyle w:val="NormalWeb"/>
        <w:spacing w:before="0" w:beforeAutospacing="0" w:after="0" w:afterAutospacing="0" w:line="480" w:lineRule="auto"/>
        <w:textAlignment w:val="baseline"/>
        <w:rPr>
          <w:color w:val="000000" w:themeColor="text1"/>
        </w:rPr>
      </w:pPr>
    </w:p>
    <w:p w14:paraId="7647740B" w14:textId="4794234E" w:rsidR="00D3474D" w:rsidRDefault="00D3474D" w:rsidP="00D3474D">
      <w:pPr>
        <w:pStyle w:val="NormalWeb"/>
        <w:spacing w:before="0" w:beforeAutospacing="0" w:after="0" w:afterAutospacing="0" w:line="480" w:lineRule="auto"/>
        <w:textAlignment w:val="baseline"/>
        <w:rPr>
          <w:color w:val="000000" w:themeColor="text1"/>
        </w:rPr>
      </w:pPr>
    </w:p>
    <w:p w14:paraId="0B3EDC4D" w14:textId="77777777" w:rsidR="00D3474D" w:rsidRPr="00BC7364" w:rsidRDefault="00D3474D" w:rsidP="00D3474D">
      <w:pPr>
        <w:pStyle w:val="Ttulo1"/>
      </w:pPr>
      <w:bookmarkStart w:id="7" w:name="_Toc47024550"/>
      <w:r w:rsidRPr="00BC7364">
        <w:lastRenderedPageBreak/>
        <w:t>Objetivo</w:t>
      </w:r>
      <w:r>
        <w:t>s</w:t>
      </w:r>
      <w:bookmarkEnd w:id="7"/>
    </w:p>
    <w:p w14:paraId="05963F42" w14:textId="77777777" w:rsidR="00D3474D" w:rsidRDefault="00D3474D" w:rsidP="00D3474D">
      <w:pPr>
        <w:pStyle w:val="Ttulo2"/>
      </w:pPr>
      <w:bookmarkStart w:id="8" w:name="_Toc47024551"/>
      <w:r w:rsidRPr="00BC7364">
        <w:t>Objetivo general</w:t>
      </w:r>
      <w:bookmarkEnd w:id="8"/>
    </w:p>
    <w:p w14:paraId="70056CD0" w14:textId="77777777" w:rsidR="00D3474D" w:rsidRDefault="00D3474D" w:rsidP="00D3474D">
      <w:pPr>
        <w:pStyle w:val="Prrafodelista"/>
        <w:numPr>
          <w:ilvl w:val="0"/>
          <w:numId w:val="25"/>
        </w:numPr>
        <w:rPr>
          <w:rStyle w:val="tl8wme"/>
        </w:rPr>
      </w:pPr>
      <w:r>
        <w:rPr>
          <w:rStyle w:val="tl8wme"/>
        </w:rPr>
        <w:t>Establecer un marco de trabajo siguiendo los lineamientos dados por la ISO/IEC 29110 utilizando como caso de estudio la integración de procesos del proyecto de la empresa Sanambiente.</w:t>
      </w:r>
    </w:p>
    <w:p w14:paraId="1B2C5D5A" w14:textId="77777777" w:rsidR="00D3474D" w:rsidRDefault="00D3474D" w:rsidP="00D3474D">
      <w:pPr>
        <w:pStyle w:val="Ttulo2"/>
      </w:pPr>
      <w:bookmarkStart w:id="9" w:name="_Toc47024552"/>
      <w:r>
        <w:t>Objetivos específicos</w:t>
      </w:r>
      <w:bookmarkEnd w:id="9"/>
    </w:p>
    <w:p w14:paraId="10060DDB" w14:textId="77777777" w:rsidR="00D3474D" w:rsidRPr="00F64840" w:rsidRDefault="00D3474D" w:rsidP="00D3474D">
      <w:pPr>
        <w:pStyle w:val="Prrafodelista"/>
        <w:numPr>
          <w:ilvl w:val="0"/>
          <w:numId w:val="1"/>
        </w:numPr>
        <w:ind w:left="641" w:hanging="284"/>
        <w:rPr>
          <w:rStyle w:val="tl8wme"/>
          <w:rFonts w:cs="Times New Roman"/>
          <w:szCs w:val="24"/>
        </w:rPr>
      </w:pPr>
      <w:r>
        <w:rPr>
          <w:rStyle w:val="tl8wme"/>
        </w:rPr>
        <w:t>Identificar los procesos y medidas propuestas por la ISO/IEC 29110 que se adecúen a las características del gestor de datos ambientales de la empresa Sanambiente.</w:t>
      </w:r>
    </w:p>
    <w:p w14:paraId="534E3AF6" w14:textId="77777777" w:rsidR="00D3474D" w:rsidRPr="00F64840" w:rsidRDefault="00D3474D" w:rsidP="00D3474D">
      <w:pPr>
        <w:pStyle w:val="Prrafodelista"/>
        <w:numPr>
          <w:ilvl w:val="0"/>
          <w:numId w:val="1"/>
        </w:numPr>
        <w:ind w:left="641" w:hanging="284"/>
        <w:rPr>
          <w:rStyle w:val="tl8wme"/>
          <w:rFonts w:cs="Times New Roman"/>
          <w:szCs w:val="24"/>
        </w:rPr>
      </w:pPr>
      <w:r>
        <w:rPr>
          <w:rStyle w:val="tl8wme"/>
        </w:rPr>
        <w:t>Establecer la ruta de procesos y herramientas que permitan la integración de los equipos del proyecto de la empresa Sanambiente de acuerdo a la ISO/IEC 29110.</w:t>
      </w:r>
    </w:p>
    <w:p w14:paraId="65880552" w14:textId="77777777" w:rsidR="00D3474D" w:rsidRPr="00D3474D" w:rsidRDefault="00D3474D" w:rsidP="00D3474D">
      <w:pPr>
        <w:pStyle w:val="Prrafodelista"/>
        <w:numPr>
          <w:ilvl w:val="0"/>
          <w:numId w:val="1"/>
        </w:numPr>
        <w:ind w:left="641" w:hanging="284"/>
        <w:rPr>
          <w:rStyle w:val="tl8wme"/>
          <w:rFonts w:cs="Times New Roman"/>
          <w:szCs w:val="24"/>
        </w:rPr>
      </w:pPr>
      <w:r>
        <w:rPr>
          <w:rStyle w:val="tl8wme"/>
        </w:rPr>
        <w:t>Aplicar el marco de trabajo identificado en la ISO/IEC 29110 al proyecto de la empresa Sanambiente.</w:t>
      </w:r>
    </w:p>
    <w:p w14:paraId="191B5050" w14:textId="343EBA90" w:rsidR="00D3474D" w:rsidRPr="00D3474D" w:rsidRDefault="00D3474D" w:rsidP="00D3474D">
      <w:pPr>
        <w:pStyle w:val="Prrafodelista"/>
        <w:numPr>
          <w:ilvl w:val="0"/>
          <w:numId w:val="1"/>
        </w:numPr>
        <w:ind w:left="641" w:hanging="284"/>
        <w:rPr>
          <w:rFonts w:cs="Times New Roman"/>
          <w:szCs w:val="24"/>
        </w:rPr>
      </w:pPr>
      <w:r>
        <w:rPr>
          <w:rStyle w:val="tl8wme"/>
        </w:rPr>
        <w:t>Evaluar los resultados de la aplicación del marco de trabajo de acuerdo a la ISO/IEC 29110.</w:t>
      </w:r>
    </w:p>
    <w:p w14:paraId="45D78FF9" w14:textId="2E4100EB" w:rsidR="00D3474D" w:rsidRDefault="00D3474D" w:rsidP="00D3474D">
      <w:pPr>
        <w:pStyle w:val="NormalWeb"/>
        <w:spacing w:before="0" w:beforeAutospacing="0" w:after="0" w:afterAutospacing="0" w:line="480" w:lineRule="auto"/>
        <w:textAlignment w:val="baseline"/>
        <w:rPr>
          <w:color w:val="000000" w:themeColor="text1"/>
        </w:rPr>
      </w:pPr>
    </w:p>
    <w:p w14:paraId="0ECD00F4" w14:textId="69AA525A" w:rsidR="00D3474D" w:rsidRDefault="00D3474D" w:rsidP="00D3474D">
      <w:pPr>
        <w:pStyle w:val="NormalWeb"/>
        <w:spacing w:before="0" w:beforeAutospacing="0" w:after="0" w:afterAutospacing="0" w:line="480" w:lineRule="auto"/>
        <w:textAlignment w:val="baseline"/>
        <w:rPr>
          <w:color w:val="000000" w:themeColor="text1"/>
        </w:rPr>
      </w:pPr>
    </w:p>
    <w:p w14:paraId="46262C00" w14:textId="33DDD54D" w:rsidR="00D3474D" w:rsidRDefault="00D3474D" w:rsidP="00D3474D">
      <w:pPr>
        <w:pStyle w:val="NormalWeb"/>
        <w:spacing w:before="0" w:beforeAutospacing="0" w:after="0" w:afterAutospacing="0" w:line="480" w:lineRule="auto"/>
        <w:textAlignment w:val="baseline"/>
        <w:rPr>
          <w:color w:val="000000" w:themeColor="text1"/>
        </w:rPr>
      </w:pPr>
    </w:p>
    <w:p w14:paraId="604CB513" w14:textId="7445C927" w:rsidR="00D3474D" w:rsidRDefault="00D3474D" w:rsidP="00D3474D">
      <w:pPr>
        <w:pStyle w:val="NormalWeb"/>
        <w:spacing w:before="0" w:beforeAutospacing="0" w:after="0" w:afterAutospacing="0" w:line="480" w:lineRule="auto"/>
        <w:textAlignment w:val="baseline"/>
        <w:rPr>
          <w:color w:val="000000" w:themeColor="text1"/>
        </w:rPr>
      </w:pPr>
    </w:p>
    <w:p w14:paraId="3442E0E5" w14:textId="794A53C4" w:rsidR="00D3474D" w:rsidRDefault="00D3474D" w:rsidP="00D3474D">
      <w:pPr>
        <w:pStyle w:val="NormalWeb"/>
        <w:spacing w:before="0" w:beforeAutospacing="0" w:after="0" w:afterAutospacing="0" w:line="480" w:lineRule="auto"/>
        <w:textAlignment w:val="baseline"/>
        <w:rPr>
          <w:color w:val="000000" w:themeColor="text1"/>
        </w:rPr>
      </w:pPr>
    </w:p>
    <w:p w14:paraId="337C6D15" w14:textId="5BD9A0FC" w:rsidR="00D3474D" w:rsidRDefault="00D3474D" w:rsidP="00D3474D">
      <w:pPr>
        <w:pStyle w:val="NormalWeb"/>
        <w:spacing w:before="0" w:beforeAutospacing="0" w:after="0" w:afterAutospacing="0" w:line="480" w:lineRule="auto"/>
        <w:textAlignment w:val="baseline"/>
        <w:rPr>
          <w:color w:val="000000" w:themeColor="text1"/>
        </w:rPr>
      </w:pPr>
    </w:p>
    <w:p w14:paraId="4701D716" w14:textId="3D03BC15" w:rsidR="00D3474D" w:rsidRDefault="00D3474D" w:rsidP="00D3474D">
      <w:pPr>
        <w:pStyle w:val="NormalWeb"/>
        <w:spacing w:before="0" w:beforeAutospacing="0" w:after="0" w:afterAutospacing="0" w:line="480" w:lineRule="auto"/>
        <w:textAlignment w:val="baseline"/>
        <w:rPr>
          <w:color w:val="000000" w:themeColor="text1"/>
        </w:rPr>
      </w:pPr>
    </w:p>
    <w:p w14:paraId="53535116" w14:textId="5506F427" w:rsidR="00D3474D" w:rsidRDefault="00D3474D" w:rsidP="00D3474D">
      <w:pPr>
        <w:pStyle w:val="NormalWeb"/>
        <w:spacing w:before="0" w:beforeAutospacing="0" w:after="0" w:afterAutospacing="0" w:line="480" w:lineRule="auto"/>
        <w:textAlignment w:val="baseline"/>
        <w:rPr>
          <w:color w:val="000000" w:themeColor="text1"/>
        </w:rPr>
      </w:pPr>
    </w:p>
    <w:p w14:paraId="06D14C58" w14:textId="55A70F7B" w:rsidR="00D3474D" w:rsidRDefault="00D3474D" w:rsidP="00D3474D">
      <w:pPr>
        <w:pStyle w:val="NormalWeb"/>
        <w:spacing w:before="0" w:beforeAutospacing="0" w:after="0" w:afterAutospacing="0" w:line="480" w:lineRule="auto"/>
        <w:textAlignment w:val="baseline"/>
        <w:rPr>
          <w:color w:val="000000" w:themeColor="text1"/>
        </w:rPr>
      </w:pPr>
    </w:p>
    <w:p w14:paraId="0509CDBC" w14:textId="77777777" w:rsidR="00D3474D" w:rsidRPr="00E9109F" w:rsidRDefault="00D3474D" w:rsidP="00D3474D">
      <w:pPr>
        <w:pStyle w:val="NormalWeb"/>
        <w:spacing w:before="0" w:beforeAutospacing="0" w:after="0" w:afterAutospacing="0" w:line="480" w:lineRule="auto"/>
        <w:textAlignment w:val="baseline"/>
        <w:rPr>
          <w:color w:val="000000" w:themeColor="text1"/>
        </w:rPr>
      </w:pPr>
    </w:p>
    <w:p w14:paraId="0D813EC5" w14:textId="0057870A" w:rsidR="00787FDF" w:rsidRPr="00356EFD" w:rsidRDefault="00E9109F" w:rsidP="00D3474D">
      <w:pPr>
        <w:pStyle w:val="Ttulo1"/>
      </w:pPr>
      <w:bookmarkStart w:id="10" w:name="_Toc47024553"/>
      <w:r>
        <w:lastRenderedPageBreak/>
        <w:t>Justificación</w:t>
      </w:r>
      <w:bookmarkEnd w:id="10"/>
    </w:p>
    <w:p w14:paraId="6117DA34" w14:textId="284F8535" w:rsidR="00987457" w:rsidRDefault="00FE7ED6" w:rsidP="001B39DD">
      <w:pPr>
        <w:rPr>
          <w:rFonts w:cs="Times New Roman"/>
          <w:szCs w:val="24"/>
        </w:rPr>
      </w:pPr>
      <w:r w:rsidRPr="00FE7ED6">
        <w:rPr>
          <w:rFonts w:cs="Times New Roman"/>
          <w:szCs w:val="24"/>
        </w:rPr>
        <w:t>En el presente proyecto se realiz</w:t>
      </w:r>
      <w:r w:rsidR="002446A1">
        <w:rPr>
          <w:rFonts w:cs="Times New Roman"/>
          <w:szCs w:val="24"/>
        </w:rPr>
        <w:t>ó</w:t>
      </w:r>
      <w:r w:rsidRPr="00FE7ED6">
        <w:rPr>
          <w:rFonts w:cs="Times New Roman"/>
          <w:szCs w:val="24"/>
        </w:rPr>
        <w:t xml:space="preserve"> el aporte de un marco de trabajo para la integración de lo</w:t>
      </w:r>
      <w:r w:rsidR="00B16EEC">
        <w:rPr>
          <w:rFonts w:cs="Times New Roman"/>
          <w:szCs w:val="24"/>
        </w:rPr>
        <w:t xml:space="preserve">s </w:t>
      </w:r>
      <w:r w:rsidR="00B3147A">
        <w:rPr>
          <w:rFonts w:cs="Times New Roman"/>
          <w:szCs w:val="24"/>
        </w:rPr>
        <w:t>equipos</w:t>
      </w:r>
      <w:r w:rsidR="00B16EEC">
        <w:rPr>
          <w:rFonts w:cs="Times New Roman"/>
          <w:szCs w:val="24"/>
        </w:rPr>
        <w:t xml:space="preserve"> (calidad </w:t>
      </w:r>
      <w:r w:rsidRPr="00FE7ED6">
        <w:rPr>
          <w:rFonts w:cs="Times New Roman"/>
          <w:szCs w:val="24"/>
        </w:rPr>
        <w:t>y desarrollo), el cual se llev</w:t>
      </w:r>
      <w:r w:rsidR="002446A1">
        <w:rPr>
          <w:rFonts w:cs="Times New Roman"/>
          <w:szCs w:val="24"/>
        </w:rPr>
        <w:t>ó</w:t>
      </w:r>
      <w:r w:rsidRPr="00FE7ED6">
        <w:rPr>
          <w:rFonts w:cs="Times New Roman"/>
          <w:szCs w:val="24"/>
        </w:rPr>
        <w:t xml:space="preserve"> a cabo tomando como base </w:t>
      </w:r>
      <w:r w:rsidR="009D34D2">
        <w:rPr>
          <w:rFonts w:cs="Times New Roman"/>
          <w:szCs w:val="24"/>
        </w:rPr>
        <w:t>la norma ISO/IEC 29110</w:t>
      </w:r>
      <w:r w:rsidR="00987457">
        <w:rPr>
          <w:rFonts w:cs="Times New Roman"/>
          <w:szCs w:val="24"/>
        </w:rPr>
        <w:t xml:space="preserve">, la norma está conformada por 5 partes. La 1 parte presente una visión general de las técnicas por el estándar, la parte 2 se enfoca en los perfiles de ingeniería de softwares y los que se manejan a lo largo de la ISO/IEC 29110. La parte 3 se ha definido como guías para los proceso y cumplimiento de los requisitos para los perfiles. La parte 4 define todos los perfiles que están contenidos en un grupo de perfil. Por </w:t>
      </w:r>
      <w:r w:rsidR="00956142">
        <w:rPr>
          <w:rFonts w:cs="Times New Roman"/>
          <w:szCs w:val="24"/>
        </w:rPr>
        <w:t>último,</w:t>
      </w:r>
      <w:r w:rsidR="00987457">
        <w:rPr>
          <w:rFonts w:cs="Times New Roman"/>
          <w:szCs w:val="24"/>
        </w:rPr>
        <w:t xml:space="preserve"> la parte 5 brinda una guía para la gestión y la implementación del software</w:t>
      </w:r>
      <w:r w:rsidR="00956142">
        <w:rPr>
          <w:rFonts w:cs="Times New Roman"/>
          <w:szCs w:val="24"/>
        </w:rPr>
        <w:t>.</w:t>
      </w:r>
    </w:p>
    <w:p w14:paraId="561E5F6C" w14:textId="42F9EC8E" w:rsidR="00CD40CE" w:rsidRPr="00966D64" w:rsidRDefault="00CD40CE" w:rsidP="00966D64">
      <w:r>
        <w:t xml:space="preserve">En el presente trabajo se implementó la parte 5 del estándar. </w:t>
      </w:r>
      <w:r>
        <w:rPr>
          <w:rFonts w:cs="Times New Roman"/>
          <w:szCs w:val="24"/>
        </w:rPr>
        <w:t>Dado el contexto del proyecto propuesto por la empresa Sanambiente y los recursos que debían participar para su desarrollo</w:t>
      </w:r>
      <w:r>
        <w:t>, se hizo necesario el incluir estrategias de gestión para garantizar su éxito, y esta parte de la norma las proporcionaba.</w:t>
      </w:r>
    </w:p>
    <w:p w14:paraId="1CFFF5C3" w14:textId="45607330" w:rsidR="000D74D9" w:rsidRDefault="00987457" w:rsidP="001B39DD">
      <w:pPr>
        <w:rPr>
          <w:rFonts w:cs="Times New Roman"/>
          <w:szCs w:val="24"/>
        </w:rPr>
      </w:pPr>
      <w:r>
        <w:rPr>
          <w:rFonts w:cs="Times New Roman"/>
          <w:szCs w:val="24"/>
        </w:rPr>
        <w:t>L</w:t>
      </w:r>
      <w:r w:rsidR="00C97D55">
        <w:rPr>
          <w:rFonts w:cs="Times New Roman"/>
          <w:szCs w:val="24"/>
        </w:rPr>
        <w:t xml:space="preserve">a norma nos ofrece perfiles y paquetes de despliegue, en los perfiles existe el genérico donde se divide en subgrupos que van desde el nivel </w:t>
      </w:r>
      <w:r w:rsidR="00E455C3">
        <w:rPr>
          <w:rFonts w:cs="Times New Roman"/>
          <w:szCs w:val="24"/>
        </w:rPr>
        <w:t xml:space="preserve">más </w:t>
      </w:r>
      <w:r w:rsidR="00C97D55">
        <w:rPr>
          <w:rFonts w:cs="Times New Roman"/>
          <w:szCs w:val="24"/>
        </w:rPr>
        <w:t xml:space="preserve">bajo hasta el más alto como el perfil de entrada, perfil básico, perfil intermedio, perfil avanzado. En este </w:t>
      </w:r>
      <w:r w:rsidR="00E455C3">
        <w:rPr>
          <w:rFonts w:cs="Times New Roman"/>
          <w:szCs w:val="24"/>
        </w:rPr>
        <w:t>trabajo</w:t>
      </w:r>
      <w:r w:rsidR="00C97D55">
        <w:rPr>
          <w:rFonts w:cs="Times New Roman"/>
          <w:szCs w:val="24"/>
        </w:rPr>
        <w:t xml:space="preserve"> se seleccionó el perfil básico por tiempo y viabilidad</w:t>
      </w:r>
      <w:r w:rsidR="00E455C3">
        <w:rPr>
          <w:rFonts w:cs="Times New Roman"/>
          <w:szCs w:val="24"/>
        </w:rPr>
        <w:t xml:space="preserve"> del proyecto propuesto por la empresa Sanambiente</w:t>
      </w:r>
      <w:r w:rsidR="00C97D55">
        <w:rPr>
          <w:rFonts w:cs="Times New Roman"/>
          <w:szCs w:val="24"/>
        </w:rPr>
        <w:t>, además este permite ejecutar buenas prácticas y gestión para el desarrollo de una aplicación</w:t>
      </w:r>
      <w:r w:rsidR="000D74D9">
        <w:rPr>
          <w:rFonts w:cs="Times New Roman"/>
          <w:szCs w:val="24"/>
        </w:rPr>
        <w:t>.</w:t>
      </w:r>
    </w:p>
    <w:p w14:paraId="1FAC25CC" w14:textId="52E31617" w:rsidR="00C97D55" w:rsidRDefault="000D74D9" w:rsidP="001B39DD">
      <w:pPr>
        <w:rPr>
          <w:rFonts w:cs="Times New Roman"/>
          <w:szCs w:val="24"/>
        </w:rPr>
      </w:pPr>
      <w:r>
        <w:rPr>
          <w:rFonts w:cs="Times New Roman"/>
          <w:szCs w:val="24"/>
        </w:rPr>
        <w:t xml:space="preserve"> La ISO/IEC 29110 ofrece paquete de despliegue con elementos que pueden servir como apoyo para las VSEs en la implementación de un perfil definido, pero no se empleó dado que no se vio necesario al seguir este conjunto de elementos como medio para el control y seguimiento de los recursos que iban a intervenir en el proyecto de la empresa San ambiente.</w:t>
      </w:r>
    </w:p>
    <w:p w14:paraId="0779CB6F" w14:textId="64F71099" w:rsidR="00FE7ED6" w:rsidRPr="00FE7ED6" w:rsidRDefault="00C97D55" w:rsidP="001B39DD">
      <w:pPr>
        <w:rPr>
          <w:rFonts w:cs="Times New Roman"/>
          <w:szCs w:val="24"/>
        </w:rPr>
      </w:pPr>
      <w:r>
        <w:rPr>
          <w:rFonts w:cs="Times New Roman"/>
          <w:szCs w:val="24"/>
        </w:rPr>
        <w:lastRenderedPageBreak/>
        <w:t>Hay que destacar que el proyecto</w:t>
      </w:r>
      <w:r w:rsidR="00356EFD">
        <w:rPr>
          <w:rFonts w:cs="Times New Roman"/>
          <w:szCs w:val="24"/>
        </w:rPr>
        <w:t xml:space="preserve"> enfocó en </w:t>
      </w:r>
      <w:r>
        <w:rPr>
          <w:rFonts w:cs="Times New Roman"/>
          <w:szCs w:val="24"/>
        </w:rPr>
        <w:t>los procesos</w:t>
      </w:r>
      <w:r w:rsidR="00356EFD">
        <w:rPr>
          <w:rFonts w:cs="Times New Roman"/>
          <w:szCs w:val="24"/>
        </w:rPr>
        <w:t xml:space="preserve"> de gestión para poder direccionar a los equipos, con sus objetico y requerimi</w:t>
      </w:r>
      <w:r w:rsidR="00171014">
        <w:rPr>
          <w:rFonts w:cs="Times New Roman"/>
          <w:szCs w:val="24"/>
        </w:rPr>
        <w:t>entos que requería el proyecto;</w:t>
      </w:r>
      <w:r w:rsidR="00171014" w:rsidRPr="00FE7ED6">
        <w:rPr>
          <w:rFonts w:cs="Times New Roman"/>
          <w:szCs w:val="24"/>
        </w:rPr>
        <w:t xml:space="preserve"> adicional</w:t>
      </w:r>
      <w:r w:rsidR="00FE7ED6" w:rsidRPr="00FE7ED6">
        <w:rPr>
          <w:rFonts w:cs="Times New Roman"/>
          <w:szCs w:val="24"/>
        </w:rPr>
        <w:t xml:space="preserve"> a esto, la investigación otorg</w:t>
      </w:r>
      <w:r w:rsidR="002446A1">
        <w:rPr>
          <w:rFonts w:cs="Times New Roman"/>
          <w:szCs w:val="24"/>
        </w:rPr>
        <w:t>ó</w:t>
      </w:r>
      <w:r w:rsidR="00FE7ED6" w:rsidRPr="00FE7ED6">
        <w:rPr>
          <w:rFonts w:cs="Times New Roman"/>
          <w:szCs w:val="24"/>
        </w:rPr>
        <w:t xml:space="preserve"> unos conocimientos para ser empleados en el futuro, en un área de trabajo que requiera la aplicación de un marco con unos lineamientos a seguir para realizar la integración efectiva de todos los </w:t>
      </w:r>
      <w:r w:rsidR="00B3147A">
        <w:rPr>
          <w:rFonts w:cs="Times New Roman"/>
          <w:szCs w:val="24"/>
        </w:rPr>
        <w:t>equipos</w:t>
      </w:r>
      <w:r w:rsidR="00FE7ED6" w:rsidRPr="00FE7ED6">
        <w:rPr>
          <w:rFonts w:cs="Times New Roman"/>
          <w:szCs w:val="24"/>
        </w:rPr>
        <w:t xml:space="preserve"> implicados en un proyecto. Además, la integración de los </w:t>
      </w:r>
      <w:r w:rsidR="00B3147A">
        <w:rPr>
          <w:rFonts w:cs="Times New Roman"/>
          <w:szCs w:val="24"/>
        </w:rPr>
        <w:t>equipos</w:t>
      </w:r>
      <w:r w:rsidR="00FE7ED6" w:rsidRPr="00FE7ED6">
        <w:rPr>
          <w:rFonts w:cs="Times New Roman"/>
          <w:szCs w:val="24"/>
        </w:rPr>
        <w:t xml:space="preserve"> conllev</w:t>
      </w:r>
      <w:r w:rsidR="00552DF3">
        <w:rPr>
          <w:rFonts w:cs="Times New Roman"/>
          <w:szCs w:val="24"/>
        </w:rPr>
        <w:t>ó</w:t>
      </w:r>
      <w:r w:rsidR="00FE7ED6" w:rsidRPr="00FE7ED6">
        <w:rPr>
          <w:rFonts w:cs="Times New Roman"/>
          <w:szCs w:val="24"/>
        </w:rPr>
        <w:t xml:space="preserve"> a tener una mejor comunicación </w:t>
      </w:r>
      <w:r w:rsidR="00A0583A">
        <w:rPr>
          <w:rFonts w:cs="Times New Roman"/>
          <w:szCs w:val="24"/>
        </w:rPr>
        <w:t xml:space="preserve">en </w:t>
      </w:r>
      <w:r w:rsidR="00FE7ED6" w:rsidRPr="00FE7ED6">
        <w:rPr>
          <w:rFonts w:cs="Times New Roman"/>
          <w:szCs w:val="24"/>
        </w:rPr>
        <w:t xml:space="preserve">el proceso de la realización del aplicativo </w:t>
      </w:r>
      <w:r w:rsidR="00A0583A">
        <w:rPr>
          <w:rFonts w:cs="Times New Roman"/>
          <w:szCs w:val="24"/>
        </w:rPr>
        <w:t>obteniendo</w:t>
      </w:r>
      <w:r w:rsidR="00FE7ED6" w:rsidRPr="00FE7ED6">
        <w:rPr>
          <w:rFonts w:cs="Times New Roman"/>
          <w:szCs w:val="24"/>
        </w:rPr>
        <w:t xml:space="preserve"> avance</w:t>
      </w:r>
      <w:r w:rsidR="00A0583A">
        <w:rPr>
          <w:rFonts w:cs="Times New Roman"/>
          <w:szCs w:val="24"/>
        </w:rPr>
        <w:t>s</w:t>
      </w:r>
      <w:r w:rsidR="00FE7ED6" w:rsidRPr="00FE7ED6">
        <w:rPr>
          <w:rFonts w:cs="Times New Roman"/>
          <w:szCs w:val="24"/>
        </w:rPr>
        <w:t xml:space="preserve"> significativo</w:t>
      </w:r>
      <w:r w:rsidR="00A0583A">
        <w:rPr>
          <w:rFonts w:cs="Times New Roman"/>
          <w:szCs w:val="24"/>
        </w:rPr>
        <w:t>s</w:t>
      </w:r>
      <w:r w:rsidR="00FE7ED6" w:rsidRPr="00FE7ED6">
        <w:rPr>
          <w:rFonts w:cs="Times New Roman"/>
          <w:szCs w:val="24"/>
        </w:rPr>
        <w:t xml:space="preserve"> </w:t>
      </w:r>
      <w:r w:rsidR="00A0583A">
        <w:rPr>
          <w:rFonts w:cs="Times New Roman"/>
          <w:szCs w:val="24"/>
        </w:rPr>
        <w:t>gracias a la participación de todos en conjunto</w:t>
      </w:r>
      <w:r w:rsidR="00FE7ED6" w:rsidRPr="00FE7ED6">
        <w:rPr>
          <w:rFonts w:cs="Times New Roman"/>
          <w:szCs w:val="24"/>
        </w:rPr>
        <w:t xml:space="preserve">, </w:t>
      </w:r>
      <w:r w:rsidR="00A0583A">
        <w:rPr>
          <w:rFonts w:cs="Times New Roman"/>
          <w:szCs w:val="24"/>
        </w:rPr>
        <w:t>y dando como resultados</w:t>
      </w:r>
      <w:r w:rsidR="00FE7ED6" w:rsidRPr="00FE7ED6">
        <w:rPr>
          <w:rFonts w:cs="Times New Roman"/>
          <w:szCs w:val="24"/>
        </w:rPr>
        <w:t xml:space="preserve"> el desarrollo de software, y un marco de trabajo </w:t>
      </w:r>
      <w:r w:rsidR="00552DF3">
        <w:rPr>
          <w:rFonts w:cs="Times New Roman"/>
          <w:szCs w:val="24"/>
        </w:rPr>
        <w:t xml:space="preserve">para ser </w:t>
      </w:r>
      <w:r w:rsidR="00A0583A">
        <w:rPr>
          <w:rFonts w:cs="Times New Roman"/>
          <w:szCs w:val="24"/>
        </w:rPr>
        <w:t>base de implementación en</w:t>
      </w:r>
      <w:r w:rsidR="00FE7ED6" w:rsidRPr="00FE7ED6">
        <w:rPr>
          <w:rFonts w:cs="Times New Roman"/>
          <w:szCs w:val="24"/>
        </w:rPr>
        <w:t xml:space="preserve"> proyectos</w:t>
      </w:r>
      <w:r w:rsidR="00A0583A">
        <w:rPr>
          <w:rFonts w:cs="Times New Roman"/>
          <w:szCs w:val="24"/>
        </w:rPr>
        <w:t xml:space="preserve"> futuros</w:t>
      </w:r>
      <w:r w:rsidR="00FE7ED6" w:rsidRPr="00FE7ED6">
        <w:rPr>
          <w:rFonts w:cs="Times New Roman"/>
          <w:szCs w:val="24"/>
        </w:rPr>
        <w:t>.</w:t>
      </w:r>
    </w:p>
    <w:p w14:paraId="12A1DDA9" w14:textId="77777777" w:rsidR="00563DA1" w:rsidRDefault="00FE7ED6" w:rsidP="008E3745">
      <w:pPr>
        <w:rPr>
          <w:rFonts w:cs="Times New Roman"/>
          <w:szCs w:val="24"/>
        </w:rPr>
      </w:pPr>
      <w:r w:rsidRPr="00FE7ED6">
        <w:rPr>
          <w:rFonts w:cs="Times New Roman"/>
          <w:szCs w:val="24"/>
        </w:rPr>
        <w:t xml:space="preserve">El proyecto </w:t>
      </w:r>
      <w:r w:rsidR="00FD25F7">
        <w:rPr>
          <w:rFonts w:cs="Times New Roman"/>
          <w:szCs w:val="24"/>
        </w:rPr>
        <w:t>realizado</w:t>
      </w:r>
      <w:r w:rsidRPr="00FE7ED6">
        <w:rPr>
          <w:rFonts w:cs="Times New Roman"/>
          <w:szCs w:val="24"/>
        </w:rPr>
        <w:t xml:space="preserve"> está vinculado particularmente al programa académico de Ingeniería de sistemas,</w:t>
      </w:r>
      <w:r w:rsidR="008E3745">
        <w:rPr>
          <w:rFonts w:cs="Times New Roman"/>
          <w:szCs w:val="24"/>
        </w:rPr>
        <w:t xml:space="preserve"> y se</w:t>
      </w:r>
      <w:r w:rsidRPr="00FE7ED6">
        <w:rPr>
          <w:rFonts w:cs="Times New Roman"/>
          <w:szCs w:val="24"/>
        </w:rPr>
        <w:t xml:space="preserve"> </w:t>
      </w:r>
      <w:r w:rsidR="008E3745">
        <w:rPr>
          <w:rFonts w:cs="Times New Roman"/>
          <w:szCs w:val="24"/>
        </w:rPr>
        <w:t>pus</w:t>
      </w:r>
      <w:r w:rsidR="00E62CF8">
        <w:rPr>
          <w:rFonts w:cs="Times New Roman"/>
          <w:szCs w:val="24"/>
        </w:rPr>
        <w:t>ieron</w:t>
      </w:r>
      <w:r w:rsidR="008E3745">
        <w:rPr>
          <w:rFonts w:cs="Times New Roman"/>
          <w:szCs w:val="24"/>
        </w:rPr>
        <w:t xml:space="preserve"> </w:t>
      </w:r>
      <w:r w:rsidRPr="00FE7ED6">
        <w:rPr>
          <w:rFonts w:cs="Times New Roman"/>
          <w:szCs w:val="24"/>
        </w:rPr>
        <w:t>en práctica</w:t>
      </w:r>
      <w:r w:rsidR="00E62CF8">
        <w:rPr>
          <w:rFonts w:cs="Times New Roman"/>
          <w:szCs w:val="24"/>
        </w:rPr>
        <w:t xml:space="preserve"> algunas</w:t>
      </w:r>
      <w:r w:rsidR="00156A9D">
        <w:rPr>
          <w:rFonts w:cs="Times New Roman"/>
          <w:szCs w:val="24"/>
        </w:rPr>
        <w:t xml:space="preserve"> de las</w:t>
      </w:r>
      <w:r w:rsidR="008E3745">
        <w:rPr>
          <w:rFonts w:cs="Times New Roman"/>
          <w:szCs w:val="24"/>
        </w:rPr>
        <w:t xml:space="preserve"> temáticas</w:t>
      </w:r>
      <w:r w:rsidRPr="00FE7ED6">
        <w:rPr>
          <w:rFonts w:cs="Times New Roman"/>
          <w:szCs w:val="24"/>
        </w:rPr>
        <w:t xml:space="preserve"> </w:t>
      </w:r>
      <w:r w:rsidR="008E3745">
        <w:rPr>
          <w:rFonts w:cs="Times New Roman"/>
          <w:szCs w:val="24"/>
        </w:rPr>
        <w:t>aprendidas</w:t>
      </w:r>
      <w:r w:rsidR="00764C43">
        <w:rPr>
          <w:rFonts w:cs="Times New Roman"/>
          <w:szCs w:val="24"/>
        </w:rPr>
        <w:t xml:space="preserve"> a</w:t>
      </w:r>
      <w:r w:rsidRPr="00FE7ED6">
        <w:rPr>
          <w:rFonts w:cs="Times New Roman"/>
          <w:szCs w:val="24"/>
        </w:rPr>
        <w:t xml:space="preserve"> lo largo del </w:t>
      </w:r>
      <w:r w:rsidR="008E3745">
        <w:rPr>
          <w:rFonts w:cs="Times New Roman"/>
          <w:szCs w:val="24"/>
        </w:rPr>
        <w:t>este</w:t>
      </w:r>
      <w:r w:rsidRPr="00FE7ED6">
        <w:rPr>
          <w:rFonts w:cs="Times New Roman"/>
          <w:szCs w:val="24"/>
        </w:rPr>
        <w:t xml:space="preserve">. </w:t>
      </w:r>
    </w:p>
    <w:p w14:paraId="212A8F4C" w14:textId="77777777" w:rsidR="00563DA1" w:rsidRDefault="00563DA1" w:rsidP="008E3745">
      <w:pPr>
        <w:rPr>
          <w:rFonts w:cs="Times New Roman"/>
          <w:szCs w:val="24"/>
        </w:rPr>
      </w:pPr>
    </w:p>
    <w:p w14:paraId="2A7E0287" w14:textId="1558D061" w:rsidR="008B22DA" w:rsidRPr="00D23003" w:rsidRDefault="00787FDF" w:rsidP="00563DA1">
      <w:pPr>
        <w:rPr>
          <w:rFonts w:cs="Times New Roman"/>
          <w:szCs w:val="24"/>
        </w:rPr>
      </w:pPr>
      <w:r>
        <w:rPr>
          <w:rFonts w:cs="Times New Roman"/>
          <w:szCs w:val="24"/>
        </w:rPr>
        <w:br w:type="page"/>
      </w:r>
    </w:p>
    <w:p w14:paraId="64522917" w14:textId="573BFE0F" w:rsidR="002061C0" w:rsidRDefault="002061C0" w:rsidP="002061C0">
      <w:pPr>
        <w:pStyle w:val="Ttulo1"/>
      </w:pPr>
      <w:bookmarkStart w:id="11" w:name="_Toc47024554"/>
      <w:r>
        <w:lastRenderedPageBreak/>
        <w:t>Marco de referencia</w:t>
      </w:r>
      <w:bookmarkEnd w:id="11"/>
    </w:p>
    <w:p w14:paraId="4ADF3D76" w14:textId="55C6C7AB" w:rsidR="005B7B16" w:rsidRDefault="005553B4" w:rsidP="00176F99">
      <w:pPr>
        <w:pStyle w:val="Ttulo2"/>
      </w:pPr>
      <w:bookmarkStart w:id="12" w:name="_Toc47024555"/>
      <w:r>
        <w:t>Antecedentes</w:t>
      </w:r>
      <w:bookmarkEnd w:id="12"/>
    </w:p>
    <w:p w14:paraId="661546D2" w14:textId="50DB8FB1" w:rsidR="00452883" w:rsidRPr="00452883" w:rsidRDefault="00282829" w:rsidP="001B39DD">
      <w:r>
        <w:t xml:space="preserve">Para el desarrollo del presente trabajo, se hizo necesario el analizar diferentes proyectos que tuvieran el mismo o similar objeto de estudio, con el fin de poder ser utilizados como guía. </w:t>
      </w:r>
      <w:r w:rsidR="005275FE">
        <w:t xml:space="preserve">La información que será mostrada en este marco es de aquellos proyectos que tienen relación con los temas que el </w:t>
      </w:r>
      <w:r w:rsidR="00856CD7">
        <w:t xml:space="preserve">documento en </w:t>
      </w:r>
      <w:r w:rsidR="003A768A">
        <w:t>mención</w:t>
      </w:r>
      <w:r w:rsidR="005275FE">
        <w:t xml:space="preserve"> aborda: ISO/IEC 29110</w:t>
      </w:r>
      <w:r w:rsidR="007427C2">
        <w:t xml:space="preserve"> </w:t>
      </w:r>
      <w:r w:rsidR="005275FE">
        <w:t>y Metodología ICONIX.</w:t>
      </w:r>
      <w:r w:rsidR="00856CD7">
        <w:t xml:space="preserve"> </w:t>
      </w:r>
      <w:r w:rsidR="005275FE">
        <w:t xml:space="preserve">El tipo de revisión que se hizo a estos proyectos </w:t>
      </w:r>
      <w:r w:rsidR="003A768A">
        <w:t>está enfocado</w:t>
      </w:r>
      <w:r w:rsidR="005275FE">
        <w:t xml:space="preserve"> en la parte donde</w:t>
      </w:r>
      <w:r w:rsidR="003A768A">
        <w:t xml:space="preserve"> se</w:t>
      </w:r>
      <w:r w:rsidR="005275FE">
        <w:t xml:space="preserve"> </w:t>
      </w:r>
      <w:r w:rsidR="003A768A">
        <w:t>tratan</w:t>
      </w:r>
      <w:r w:rsidR="005275FE">
        <w:t xml:space="preserve"> los temas mencionados anteriormente, qué uso hicieron de estos temas en sus proyectos, cómo lo ejecutaron y qué resultados les dieron. </w:t>
      </w:r>
      <w:r>
        <w:t xml:space="preserve">Para la realización de este marco se hizo el análisis y estudio de cinco documentos (tesis concretamente); pero entre ellos, fueron cuatro los que tenían mejor dominio de los temas y </w:t>
      </w:r>
      <w:r w:rsidR="001970EC">
        <w:t xml:space="preserve">mostraban </w:t>
      </w:r>
      <w:r>
        <w:t>claramente sus aplicaciones</w:t>
      </w:r>
      <w:r w:rsidR="001970EC">
        <w:t xml:space="preserve"> al detalle</w:t>
      </w:r>
      <w:r>
        <w:t>.</w:t>
      </w:r>
    </w:p>
    <w:p w14:paraId="5A42C48F" w14:textId="446F2670" w:rsidR="00372D49" w:rsidRDefault="00372D49" w:rsidP="001B39DD">
      <w:r w:rsidRPr="00452883">
        <w:t xml:space="preserve">Según </w:t>
      </w:r>
      <w:r w:rsidR="00BE72B4">
        <w:fldChar w:fldCharType="begin"/>
      </w:r>
      <w:r w:rsidR="00E70E1B">
        <w:instrText xml:space="preserve"> ADDIN ZOTERO_ITEM CSL_CITATION {"citationID":"4vJcJbLD","properties":{"formattedCitation":"(Madru\\uc0\\u241{}ero Padilla, 2018)","plainCitation":"(Madruñero Padilla, 2018)","noteIndex":0},"citationItems":[{"id":50,"uris":["http://zotero.org/users/5687329/items/ZE8XECTR"],"uri":["http://zotero.org/users/5687329/items/ZE8XECTR"],"itemData":{"id":50,"type":"thesis","event-place":"Ibarra","language":"Español","number-of-pages":"213","publisher":"Universidad Técnica del Norte","publisher-place":"Ibarra","title":"Implementación del estándar ISO/IEC 29110 en el proceso de desarrollo de software de la dirección de desarrollo tecnológico e informático de la Universidad Técnica del Norte","URL":"http://repositorio.utn.edu.ec/bitstream/123456789/8165/1/PG%20638%20TESIS.pdf","author":[{"family":"Madruñero Padilla","given":"Edwin Ramiro"}],"issued":{"date-parts":[["2018"]]}}}],"schema":"https://github.com/citation-style-language/schema/raw/master/csl-citation.json"} </w:instrText>
      </w:r>
      <w:r w:rsidR="00BE72B4">
        <w:fldChar w:fldCharType="separate"/>
      </w:r>
      <w:r w:rsidR="00BE72B4" w:rsidRPr="00BE72B4">
        <w:rPr>
          <w:rFonts w:cs="Times New Roman"/>
          <w:szCs w:val="24"/>
        </w:rPr>
        <w:t>(Madruñero Padilla, 2018)</w:t>
      </w:r>
      <w:r w:rsidR="00BE72B4">
        <w:fldChar w:fldCharType="end"/>
      </w:r>
      <w:r w:rsidRPr="00452883">
        <w:t xml:space="preserve"> cuyo proyecto denominado “</w:t>
      </w:r>
      <w:r w:rsidR="00452883">
        <w:t>Implementación del estándar ISO/IEC</w:t>
      </w:r>
      <w:r w:rsidR="00452883" w:rsidRPr="00452883">
        <w:t xml:space="preserve"> 29110 en el proceso de desarrollo de software de la dirección de desarrollo tecnológico e informático de la universidad técnica del norte</w:t>
      </w:r>
      <w:r w:rsidRPr="00452883">
        <w:t>”</w:t>
      </w:r>
      <w:r w:rsidR="00075C8A">
        <w:t xml:space="preserve"> </w:t>
      </w:r>
      <w:r w:rsidRPr="00452883">
        <w:t xml:space="preserve">este trabajo se </w:t>
      </w:r>
      <w:r w:rsidR="00130D64" w:rsidRPr="00452883">
        <w:t>manejó</w:t>
      </w:r>
      <w:r w:rsidRPr="00452883">
        <w:t xml:space="preserve"> la ISO/IEC 29110 donde se llevó a cabo la gestión de procesos de desarrollo de software en la universidad técnica del norte, de la ciudad Ibarra-Ecuador, donde se buscaba  la formalidad en todas las etapas del proceso de desarrollo mejorando la gestión del desarrollo permitiendo incorporar hitos de control en el proceso y su gestión para lograr una toma de decisiones oportuna en el proyecto.</w:t>
      </w:r>
    </w:p>
    <w:p w14:paraId="70F03AA2" w14:textId="10523768" w:rsidR="00130D64" w:rsidRPr="009A31B8" w:rsidRDefault="009A31B8" w:rsidP="001B39DD">
      <w:r w:rsidRPr="00803BBB">
        <w:t>Como resultado que se obtuvo en esa investigación</w:t>
      </w:r>
      <w:r w:rsidR="00282829">
        <w:t>,</w:t>
      </w:r>
      <w:r w:rsidRPr="00803BBB">
        <w:t xml:space="preserve"> fue la implementación del estándar ISO/IEC 29110 ya que pudo establecer una relación con la metodología SCRUM</w:t>
      </w:r>
      <w:r w:rsidR="00856CD7">
        <w:t xml:space="preserve">, esto </w:t>
      </w:r>
      <w:r w:rsidR="00282829">
        <w:t>logrando</w:t>
      </w:r>
      <w:r w:rsidRPr="00803BBB">
        <w:t xml:space="preserve"> aportar a la institución una metodología para la elaboración del desarrol</w:t>
      </w:r>
      <w:r>
        <w:t>lo de software.</w:t>
      </w:r>
    </w:p>
    <w:p w14:paraId="5FF23D9E" w14:textId="12A622F8" w:rsidR="00130D64" w:rsidRDefault="009A31B8" w:rsidP="001B39DD">
      <w:pPr>
        <w:ind w:firstLine="0"/>
        <w:rPr>
          <w:rFonts w:cs="Times New Roman"/>
          <w:szCs w:val="24"/>
        </w:rPr>
      </w:pPr>
      <w:r>
        <w:rPr>
          <w:rFonts w:cs="Times New Roman"/>
          <w:szCs w:val="24"/>
          <w:lang w:eastAsia="es-CO"/>
        </w:rPr>
        <w:t xml:space="preserve">     En</w:t>
      </w:r>
      <w:r w:rsidR="00130D64">
        <w:rPr>
          <w:rFonts w:cs="Times New Roman"/>
          <w:szCs w:val="24"/>
          <w:lang w:eastAsia="es-CO"/>
        </w:rPr>
        <w:t xml:space="preserve"> la tesis </w:t>
      </w:r>
      <w:r w:rsidR="00130D64">
        <w:rPr>
          <w:rFonts w:cs="Times New Roman"/>
          <w:szCs w:val="24"/>
          <w:lang w:eastAsia="es-CO"/>
        </w:rPr>
        <w:fldChar w:fldCharType="begin"/>
      </w:r>
      <w:r w:rsidR="00E70E1B">
        <w:rPr>
          <w:rFonts w:cs="Times New Roman"/>
          <w:szCs w:val="24"/>
          <w:lang w:eastAsia="es-CO"/>
        </w:rPr>
        <w:instrText xml:space="preserve"> ADDIN ZOTERO_ITEM CSL_CITATION {"citationID":"3iG6thgH","properties":{"formattedCitation":"(Laporte et\\uc0\\u160{}al., 2016)","plainCitation":"(Laporte et al., 2016)","noteIndex":0},"citationItems":[{"id":"SYy5CW85/8DO2I9T5","uris":["http://zotero.org/users/5695799/items/ZWY5R8KA"],"uri":["http://zotero.org/users/5695799/items/ZWY5R8KA"],"itemData":{"id":6,"type":"thesis","language":"Ingles","number-of-pages":"18","publisher":"École de technologie supérieure, Montréal, Canada, School of Computing, Dublin City University, Dublin, Ireland, Universidad Peruana de Ciencias Aplicadas, Lima, Peru","title":"THE IMPLEMENTATION OF ISO/IEC 29110 SOFTWARE ENGINEERING STANDARDS AND GUIDES IN VERY SMALL ENTITES","URL":"https://link.springer.com/chapter/10.1007/978-3-319-30243-0_9","author":[{"family":"Laporte","given":"Claude"},{"family":"O´connor","given":"Rory"},{"family":"García","given":"Luis"}],"issued":{"date-parts":[["2016"]]}}}],"schema":"https://github.com/citation-style-language/schema/raw/master/csl-citation.json"} </w:instrText>
      </w:r>
      <w:r w:rsidR="00130D64">
        <w:rPr>
          <w:rFonts w:cs="Times New Roman"/>
          <w:szCs w:val="24"/>
          <w:lang w:eastAsia="es-CO"/>
        </w:rPr>
        <w:fldChar w:fldCharType="separate"/>
      </w:r>
      <w:r w:rsidR="00782C00" w:rsidRPr="00782C00">
        <w:rPr>
          <w:rFonts w:cs="Times New Roman"/>
          <w:szCs w:val="24"/>
        </w:rPr>
        <w:t>(Laporte et al., 2016)</w:t>
      </w:r>
      <w:r w:rsidR="00130D64">
        <w:rPr>
          <w:rFonts w:cs="Times New Roman"/>
          <w:szCs w:val="24"/>
          <w:lang w:eastAsia="es-CO"/>
        </w:rPr>
        <w:fldChar w:fldCharType="end"/>
      </w:r>
      <w:r w:rsidR="00130D64">
        <w:rPr>
          <w:rFonts w:cs="Times New Roman"/>
          <w:szCs w:val="24"/>
          <w:lang w:eastAsia="es-CO"/>
        </w:rPr>
        <w:t xml:space="preserve"> </w:t>
      </w:r>
      <w:r w:rsidR="00130D64" w:rsidRPr="00477A81">
        <w:rPr>
          <w:rFonts w:cs="Times New Roman"/>
          <w:szCs w:val="24"/>
        </w:rPr>
        <w:t>bajo el título general de  “ THE IMPLEMENTATION OF ISO/IEC 29110 SOFTWARE ENGINEERING STANDARDS AND GUIDE</w:t>
      </w:r>
      <w:r>
        <w:rPr>
          <w:rFonts w:cs="Times New Roman"/>
          <w:szCs w:val="24"/>
        </w:rPr>
        <w:t xml:space="preserve">S IN VERY SMALL </w:t>
      </w:r>
      <w:r>
        <w:rPr>
          <w:rFonts w:cs="Times New Roman"/>
          <w:szCs w:val="24"/>
        </w:rPr>
        <w:lastRenderedPageBreak/>
        <w:t xml:space="preserve">ENTITIES” </w:t>
      </w:r>
      <w:r w:rsidR="00130D64" w:rsidRPr="00477A81">
        <w:rPr>
          <w:rFonts w:cs="Times New Roman"/>
          <w:szCs w:val="24"/>
        </w:rPr>
        <w:t>se demuestra que el ISO/IEC 29110 tiene perfiles de ciclo de vida para empresas muy pequeñas</w:t>
      </w:r>
      <w:r>
        <w:rPr>
          <w:rFonts w:cs="Times New Roman"/>
          <w:szCs w:val="24"/>
        </w:rPr>
        <w:t xml:space="preserve"> (de desarrollo de s</w:t>
      </w:r>
      <w:r w:rsidR="00130D64" w:rsidRPr="00477A81">
        <w:rPr>
          <w:rFonts w:cs="Times New Roman"/>
          <w:szCs w:val="24"/>
        </w:rPr>
        <w:t xml:space="preserve">oftware) que deben seguir para que puedan elaborar software con altos estándares de calidad, así mismo, este estándar permite que las empresas pequeñas puedan hacer gestión a sus proyectos que permite tener un </w:t>
      </w:r>
      <w:r w:rsidR="00130D64">
        <w:rPr>
          <w:rFonts w:cs="Times New Roman"/>
          <w:szCs w:val="24"/>
        </w:rPr>
        <w:t>seguimiento a los proceso que se realizan, dichos procesos ayudan al mejoramiento y el rendimiento de la empresa.</w:t>
      </w:r>
    </w:p>
    <w:p w14:paraId="6986D6A0" w14:textId="67078145" w:rsidR="00130D64" w:rsidRPr="009A31B8" w:rsidRDefault="00130D64" w:rsidP="001B39DD">
      <w:r>
        <w:rPr>
          <w:rFonts w:cs="Times New Roman"/>
          <w:szCs w:val="24"/>
          <w:lang w:eastAsia="es-CO"/>
        </w:rPr>
        <w:t xml:space="preserve">  </w:t>
      </w:r>
      <w:r w:rsidR="009A31B8" w:rsidRPr="00803BBB">
        <w:t>El resultado que se puede obtene</w:t>
      </w:r>
      <w:r w:rsidR="009A31B8">
        <w:t xml:space="preserve">r por este proyecto es que las </w:t>
      </w:r>
      <w:r w:rsidR="009A31B8" w:rsidRPr="00803BBB">
        <w:t xml:space="preserve">empresas de desarrollo de software pueden hacer software que cumplan con los estándares de calidad </w:t>
      </w:r>
      <w:r w:rsidR="00C12748">
        <w:t xml:space="preserve">debido a </w:t>
      </w:r>
      <w:r w:rsidR="009A31B8" w:rsidRPr="00803BBB">
        <w:t xml:space="preserve">ya que la ISO/IEC 29110 ayuda a las pequeñas empresas </w:t>
      </w:r>
      <w:r w:rsidR="00C12748">
        <w:t xml:space="preserve">en </w:t>
      </w:r>
      <w:r w:rsidR="009A31B8" w:rsidRPr="00803BBB">
        <w:t xml:space="preserve"> desarrollar software de calidad, como resultado de la implementación de esta ISO a cualquier empresa pequeña contribuye a ser competitiva en el mercado nacional o internacional.</w:t>
      </w:r>
    </w:p>
    <w:p w14:paraId="667E33E3" w14:textId="1580A50E" w:rsidR="00C62556" w:rsidRDefault="00130D64" w:rsidP="001B39DD">
      <w:pPr>
        <w:rPr>
          <w:rFonts w:cs="Times New Roman"/>
          <w:szCs w:val="24"/>
        </w:rPr>
      </w:pPr>
      <w:r>
        <w:rPr>
          <w:rFonts w:cs="Times New Roman"/>
          <w:szCs w:val="24"/>
          <w:lang w:eastAsia="es-CO"/>
        </w:rPr>
        <w:t xml:space="preserve">Según la tesis de </w:t>
      </w:r>
      <w:r w:rsidR="00792A88">
        <w:rPr>
          <w:rFonts w:cs="Times New Roman"/>
          <w:szCs w:val="24"/>
          <w:lang w:eastAsia="es-CO"/>
        </w:rPr>
        <w:fldChar w:fldCharType="begin"/>
      </w:r>
      <w:r w:rsidR="00E70E1B">
        <w:rPr>
          <w:rFonts w:cs="Times New Roman"/>
          <w:szCs w:val="24"/>
          <w:lang w:eastAsia="es-CO"/>
        </w:rPr>
        <w:instrText xml:space="preserve"> ADDIN ZOTERO_ITEM CSL_CITATION {"citationID":"EwUcd4AL","properties":{"formattedCitation":"(Legaria Islas, 2018)","plainCitation":"(Legaria Islas, 2018)","noteIndex":0},"citationItems":[{"id":"SYy5CW85/kIZJeuFz","uris":["http://zotero.org/users/5695799/items/4744HTE7"],"uri":["http://zotero.org/users/5695799/items/4744HTE7"],"itemData":{"id":5,"type":"thesis","event-place":"SANTIAGO DE CHILE","publisher-place":"SANTIAGO DE CHILE","title":"IMPLEMENTACIÓN DE PROCESO ORGANIZACIONAL DE GESTIÓN DE PROYECTOS EN DEVELOPIT","URL":"http://repositorio.uchile.cl/handle/2250/159559","author":[{"family":"Legaria Islas","given":"David Jesús"}],"issued":{"date-parts":[["2018"]]}}}],"schema":"https://github.com/citation-style-language/schema/raw/master/csl-citation.json"} </w:instrText>
      </w:r>
      <w:r w:rsidR="00792A88">
        <w:rPr>
          <w:rFonts w:cs="Times New Roman"/>
          <w:szCs w:val="24"/>
          <w:lang w:eastAsia="es-CO"/>
        </w:rPr>
        <w:fldChar w:fldCharType="separate"/>
      </w:r>
      <w:r w:rsidR="00792A88" w:rsidRPr="00792A88">
        <w:rPr>
          <w:rFonts w:cs="Times New Roman"/>
        </w:rPr>
        <w:t>(Legaria Islas, 2018)</w:t>
      </w:r>
      <w:r w:rsidR="00792A88">
        <w:rPr>
          <w:rFonts w:cs="Times New Roman"/>
          <w:szCs w:val="24"/>
          <w:lang w:eastAsia="es-CO"/>
        </w:rPr>
        <w:fldChar w:fldCharType="end"/>
      </w:r>
      <w:r w:rsidR="003A0A98">
        <w:rPr>
          <w:rFonts w:cs="Times New Roman"/>
          <w:szCs w:val="24"/>
          <w:lang w:eastAsia="es-CO"/>
        </w:rPr>
        <w:t xml:space="preserve"> </w:t>
      </w:r>
      <w:r w:rsidR="003A0A98" w:rsidRPr="00A5681B">
        <w:rPr>
          <w:rFonts w:cs="Times New Roman"/>
          <w:szCs w:val="24"/>
        </w:rPr>
        <w:t>con el título de “IMPLEMENTACION DE PROCESO ORGANIZACIONAL DE GESTION DE PROYECTOS EN DEVELOPIT” donde nos habla de cómo la ISO/IEC 29110 cumple con los proceso de la gestión de proyecto, DevelopIT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DevelopIT esto permita a la organización pueda ejecutar proyectos considerados complejos y no complejos</w:t>
      </w:r>
      <w:r w:rsidR="003A0A98">
        <w:rPr>
          <w:rFonts w:cs="Times New Roman"/>
          <w:szCs w:val="24"/>
        </w:rPr>
        <w:t>.</w:t>
      </w:r>
    </w:p>
    <w:p w14:paraId="721A5CA2" w14:textId="10EF894F" w:rsidR="003A0A98" w:rsidRPr="009A31B8" w:rsidRDefault="009A31B8" w:rsidP="001B39DD">
      <w:r w:rsidRPr="00803BBB">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DevelopIT puedan hacer uso de este proceso de gestión de proyectos, ya que, al basarse en una norma, y al diseñarse con la intención de adaptarse a las características de pequeñas organizaciones, debiera ser por lo </w:t>
      </w:r>
      <w:r w:rsidRPr="00803BBB">
        <w:lastRenderedPageBreak/>
        <w:t>tanto útil y usable por organizaciones con similares características, es decir, pequeñas organizaciones, que no tienen personal especializado en gestión de proyectos, sus recursos son escasos y que los roles de los integrantes son multitarea.</w:t>
      </w:r>
    </w:p>
    <w:p w14:paraId="0A27288F" w14:textId="0EBCBDE3" w:rsidR="003A0A98" w:rsidRDefault="003A0A98" w:rsidP="001B39DD">
      <w:pPr>
        <w:rPr>
          <w:rFonts w:cs="Times New Roman"/>
          <w:szCs w:val="24"/>
        </w:rPr>
      </w:pPr>
      <w:r>
        <w:rPr>
          <w:rFonts w:cs="Times New Roman"/>
          <w:szCs w:val="24"/>
        </w:rPr>
        <w:t xml:space="preserve">De acuerdo </w:t>
      </w:r>
      <w:r w:rsidR="00283D85">
        <w:rPr>
          <w:rFonts w:cs="Times New Roman"/>
          <w:szCs w:val="24"/>
        </w:rPr>
        <w:fldChar w:fldCharType="begin"/>
      </w:r>
      <w:r w:rsidR="00E70E1B">
        <w:rPr>
          <w:rFonts w:cs="Times New Roman"/>
          <w:szCs w:val="24"/>
        </w:rPr>
        <w:instrText xml:space="preserve"> ADDIN ZOTERO_ITEM CSL_CITATION {"citationID":"e55B78YJ","properties":{"formattedCitation":"(PORRAS, 2019)","plainCitation":"(PORRAS, 2019)","noteIndex":0},"citationItems":[{"id":"SYy5CW85/rFni5evD","uris":["http://zotero.org/users/5695799/items/STBZFR5H"],"uri":["http://zotero.org/users/5695799/items/STBZFR5H"],"itemData":{"id":4,"type":"thesis","event-place":"LIMA – PERÚ","publisher":"Universidad Nacional Federico villareal","publisher-place":"LIMA – PERÚ","title":"“METODOLOGÍA ÁGIL ICONIX EN LA CALIDAD DEL PRODUCTO SOFTWARE, LIMA, 2017”","URL":"http://repositorio.unfv.edu.pe/handle/UNFV/2956","author":[{"family":"PORRAS","given":""}],"issued":{"date-parts":[["2019"]]}}}],"schema":"https://github.com/citation-style-language/schema/raw/master/csl-citation.json"} </w:instrText>
      </w:r>
      <w:r w:rsidR="00283D85">
        <w:rPr>
          <w:rFonts w:cs="Times New Roman"/>
          <w:szCs w:val="24"/>
        </w:rPr>
        <w:fldChar w:fldCharType="separate"/>
      </w:r>
      <w:r w:rsidR="00283D85" w:rsidRPr="00283D85">
        <w:rPr>
          <w:rFonts w:cs="Times New Roman"/>
        </w:rPr>
        <w:t>(PORRAS, 2019)</w:t>
      </w:r>
      <w:r w:rsidR="00283D85">
        <w:rPr>
          <w:rFonts w:cs="Times New Roman"/>
          <w:szCs w:val="24"/>
        </w:rPr>
        <w:fldChar w:fldCharType="end"/>
      </w:r>
      <w:r w:rsidR="00283D85">
        <w:rPr>
          <w:rFonts w:cs="Times New Roman"/>
          <w:szCs w:val="24"/>
        </w:rPr>
        <w:t xml:space="preserve"> </w:t>
      </w:r>
      <w:r w:rsidR="00283D85" w:rsidRPr="00283D85">
        <w:rPr>
          <w:rFonts w:cs="Times New Roman"/>
          <w:szCs w:val="24"/>
        </w:rPr>
        <w:t xml:space="preserve">en el estudio “METODOLOGÍA ÁGIL ICONIX EN LA CALIDAD DEL PRODUCTO SOFTWARE, LIMA, 2017” tiene como objetivo de que la metodología ágil </w:t>
      </w:r>
      <w:r w:rsidR="00B20C3D">
        <w:rPr>
          <w:rFonts w:cs="Times New Roman"/>
          <w:szCs w:val="24"/>
        </w:rPr>
        <w:t>ICONIX</w:t>
      </w:r>
      <w:r w:rsidR="00283D85" w:rsidRPr="00283D85">
        <w:rPr>
          <w:rFonts w:cs="Times New Roman"/>
          <w:szCs w:val="24"/>
        </w:rPr>
        <w:t xml:space="preserve"> brinda proceso para el desarrollo de software mediante la aplicación de técnicas probadas y aceptadas de ingeniería de software para empresas micro, pequeñas y medianas esto permitirá que este tipo de empresas tenga un mejoramiento de desarrollo de software, además puede tener pro</w:t>
      </w:r>
      <w:r w:rsidR="009A31B8">
        <w:rPr>
          <w:rFonts w:cs="Times New Roman"/>
          <w:szCs w:val="24"/>
        </w:rPr>
        <w:t>ductos aceptables y sostenible.</w:t>
      </w:r>
    </w:p>
    <w:p w14:paraId="3998BC45" w14:textId="40D81815" w:rsidR="0083099E" w:rsidRPr="0083099E" w:rsidRDefault="009A31B8" w:rsidP="009B094F">
      <w:r w:rsidRPr="00803BBB">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14:paraId="03B2E9BB" w14:textId="69523312" w:rsidR="00F64E1C" w:rsidRDefault="00F64E1C" w:rsidP="00F64E1C">
      <w:pPr>
        <w:pStyle w:val="Ttulo2"/>
      </w:pPr>
      <w:bookmarkStart w:id="13" w:name="_Toc47024556"/>
      <w:r>
        <w:t>Marco conceptual</w:t>
      </w:r>
      <w:bookmarkEnd w:id="13"/>
    </w:p>
    <w:p w14:paraId="117E20B8" w14:textId="61F32B7A" w:rsidR="002C4045" w:rsidRPr="002C4045" w:rsidRDefault="002C4045" w:rsidP="002C4045">
      <w:r>
        <w:t>En est</w:t>
      </w:r>
      <w:r w:rsidR="0098103D">
        <w:t>a sección</w:t>
      </w:r>
      <w:r>
        <w:t xml:space="preserve"> se hará una breve descripción de aquellos conceptos claves que fueron utilizados durante el desarrollo de este proyecto</w:t>
      </w:r>
      <w:r w:rsidR="00F96BC4">
        <w:t>, con el fin de mejorar la comprensión de todo el contenido que en este documento se presenta al lector</w:t>
      </w:r>
      <w:r w:rsidR="006E6259">
        <w:t>.</w:t>
      </w:r>
    </w:p>
    <w:p w14:paraId="2DDAC0DA" w14:textId="28FA67E3" w:rsidR="0083099E" w:rsidRDefault="00F64E1C" w:rsidP="0083099E">
      <w:pPr>
        <w:pStyle w:val="Ttulo3"/>
      </w:pPr>
      <w:bookmarkStart w:id="14" w:name="_Toc47024557"/>
      <w:r w:rsidRPr="0083099E">
        <w:t>Proceso de software</w:t>
      </w:r>
      <w:bookmarkEnd w:id="14"/>
    </w:p>
    <w:p w14:paraId="01BD5725" w14:textId="6EB3549B" w:rsidR="00F64E1C" w:rsidRDefault="00F64E1C" w:rsidP="00A5281B">
      <w:r>
        <w:t xml:space="preserve">Es un marco de trabajo de las tareas que se necesitan para construir software de alta calidad. Un proceso de software establece la perspectiva que se debe elegir cuando el software es manipulado por la ingeniería </w:t>
      </w:r>
      <w:r>
        <w:fldChar w:fldCharType="begin"/>
      </w:r>
      <w:r w:rsidR="00E70E1B">
        <w:instrText xml:space="preserve"> ADDIN ZOTERO_ITEM CSL_CITATION {"citationID":"P0uh9rlX","properties":{"formattedCitation":"(Pressman, 2002, p. 13)","plainCitation":"(Pressman, 2002, p. 13)","noteIndex":0},"citationItems":[{"id":36,"uris":["http://zotero.org/users/5687329/items/DS6Y3Z7A"],"uri":["http://zotero.org/users/5687329/items/DS6Y3Z7A"],"itemData":{"id":36,"type":"book","edition":"Quinta Edición","event-place":"Madrid","ISBN":"0-07-709677-0","language":"Español","number-of-pages":"640","publisher":"Concepción Fernández Madrid","publisher-place":"Madrid","title":"Ingeniería del Software. Un enfoque práctico","URL":"http://www.javier8a.com/itc/bd1/ld-Ingenieria.de.software.enfoque.practico.7ed.Pressman.PDF","author":[{"family":"Pressman","given":"Roger S."}],"translator":[{"family":"Martín Ojeda","given":"Rafael"},{"family":"Yagüe Galaup","given":"Virgilio"},{"family":"Morales Jareño","given":"Isabel"},{"family":"Sánchez Alonso","given":"Salvador"}],"issued":{"date-parts":[["2002"]]}},"locator":"13","label":"page"}],"schema":"https://github.com/citation-style-language/schema/raw/master/csl-citation.json"} </w:instrText>
      </w:r>
      <w:r>
        <w:fldChar w:fldCharType="separate"/>
      </w:r>
      <w:r w:rsidRPr="009C44E9">
        <w:rPr>
          <w:rFonts w:cs="Times New Roman"/>
        </w:rPr>
        <w:t>(Pressman, 2002, p. 13)</w:t>
      </w:r>
      <w:r>
        <w:fldChar w:fldCharType="end"/>
      </w:r>
      <w:r>
        <w:t xml:space="preserve">. Es el conjunto de actividades que se relacionan y enfocan </w:t>
      </w:r>
      <w:r>
        <w:lastRenderedPageBreak/>
        <w:t xml:space="preserve">en la creación de un producto de software. Este software elaborado puede ser un producto nuevo, la modificación o una software ya existente </w:t>
      </w:r>
      <w:r>
        <w:fldChar w:fldCharType="begin"/>
      </w:r>
      <w:r w:rsidR="00E70E1B">
        <w:instrText xml:space="preserve"> ADDIN ZOTERO_ITEM CSL_CITATION {"citationID":"Wpk6Tz2i","properties":{"formattedCitation":"(Ramos &amp; Mendoza, 2014, p. 13)","plainCitation":"(Ramos &amp; Mendoza, 2014, p. 13)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13","label":"page"}],"schema":"https://github.com/citation-style-language/schema/raw/master/csl-citation.json"} </w:instrText>
      </w:r>
      <w:r>
        <w:fldChar w:fldCharType="separate"/>
      </w:r>
      <w:r w:rsidRPr="009C44E9">
        <w:rPr>
          <w:rFonts w:cs="Times New Roman"/>
        </w:rPr>
        <w:t>(Ramos &amp; Mendoza, 2014, p. 13)</w:t>
      </w:r>
      <w:r>
        <w:fldChar w:fldCharType="end"/>
      </w:r>
      <w:r>
        <w:t>.</w:t>
      </w:r>
    </w:p>
    <w:p w14:paraId="13D7A94B" w14:textId="2752A7C1" w:rsidR="0083099E" w:rsidRPr="0083099E" w:rsidRDefault="00F64E1C" w:rsidP="0083099E">
      <w:pPr>
        <w:pStyle w:val="Ttulo3"/>
      </w:pPr>
      <w:bookmarkStart w:id="15" w:name="_Toc47024558"/>
      <w:r w:rsidRPr="0083099E">
        <w:rPr>
          <w:rStyle w:val="Ttulo3Car"/>
          <w:b/>
          <w:bCs/>
        </w:rPr>
        <w:t>Metodología de desarrollo de software</w:t>
      </w:r>
      <w:bookmarkEnd w:id="15"/>
    </w:p>
    <w:p w14:paraId="57C4E05C" w14:textId="02D894BE" w:rsidR="00F64E1C" w:rsidRDefault="00F64E1C" w:rsidP="00F64E1C">
      <w:r>
        <w:t xml:space="preserve">Es aquella que posee la función de realizar la organización, planificación y el control del proceso de desarrollo de software </w:t>
      </w:r>
      <w:r>
        <w:fldChar w:fldCharType="begin"/>
      </w:r>
      <w:r w:rsidR="00E70E1B">
        <w:instrText xml:space="preserve"> ADDIN ZOTERO_ITEM CSL_CITATION {"citationID":"DYnOXCZf","properties":{"formattedCitation":"(Hugues et\\uc0\\u160{}al., 2010)","plainCitation":"(Hugues et al., 2010)","noteIndex":0},"citationItems":[{"id":33,"uris":["http://zotero.org/users/5687329/items/USXSE44H"],"uri":["http://zotero.org/users/5687329/items/USXSE44H"],"itemData":{"id":33,"type":"report","language":"Inglés","publisher":"Canadian Society for International Health Certificate Course in Health Information Systems","title":"System development life cycle models and methodologies","author":[{"family":"Hugues","given":"Peter"},{"family":"Fisher","given":"Paul"},{"family":"Mc Daniel","given":"James"}],"issued":{"date-parts":[["2010"]]}}}],"schema":"https://github.com/citation-style-language/schema/raw/master/csl-citation.json"} </w:instrText>
      </w:r>
      <w:r>
        <w:fldChar w:fldCharType="separate"/>
      </w:r>
      <w:r w:rsidR="00782C00" w:rsidRPr="00782C00">
        <w:rPr>
          <w:rFonts w:cs="Times New Roman"/>
          <w:szCs w:val="24"/>
        </w:rPr>
        <w:t>(Hugues et al., 2010)</w:t>
      </w:r>
      <w:r>
        <w:fldChar w:fldCharType="end"/>
      </w:r>
      <w:r>
        <w:t>.</w:t>
      </w:r>
    </w:p>
    <w:p w14:paraId="36E012ED" w14:textId="28497909" w:rsidR="00F64E1C" w:rsidRPr="009A2156" w:rsidRDefault="00F64E1C" w:rsidP="00F64E1C">
      <w:r>
        <w:t>Una metodología de desarrollo de software especifica cómo hay que dividir el proyecto por etapas o fases, las tareas que se deben llevar a cabo en cada una, las salidas que se deben producir y cuando producir, las herramientas que hay que emplear,</w:t>
      </w:r>
      <w:r w:rsidRPr="004D0510">
        <w:t xml:space="preserve"> </w:t>
      </w:r>
      <w:r>
        <w:t xml:space="preserve">las restricciones apropiadas que se deben aplicar, y la manera en que se debe administrar y llevar el control pertinente sobre un proyecto </w:t>
      </w:r>
      <w:r>
        <w:fldChar w:fldCharType="begin"/>
      </w:r>
      <w:r w:rsidR="00E70E1B">
        <w:instrText xml:space="preserve"> ADDIN ZOTERO_ITEM CSL_CITATION {"citationID":"5FH8rnv0","properties":{"formattedCitation":"(Cataldi, 2000, p. 40)","plainCitation":"(Cataldi, 2000, p. 40)","noteIndex":0},"citationItems":[{"id":34,"uris":["http://zotero.org/users/5687329/items/JBNUUJEA"],"uri":["http://zotero.org/users/5687329/items/JBNUUJEA"],"itemData":{"id":34,"type":"thesis","event-place":"La Plata","language":"Español","number-of-pages":"136","publisher":"Universidad Nacional de la Plata","publisher-place":"La Plata","title":"Una metodología para el diseño, desarrollo y evaluación de software educativo","URL":"http://sedici.unlp.edu.ar/bitstream/handle/10915/4055/Documento_completo.pdf?sequence=20&amp;isAllowed=y","author":[{"family":"Cataldi","given":"Zulma"}],"issued":{"date-parts":[["2000"]]}},"locator":"40","label":"page"}],"schema":"https://github.com/citation-style-language/schema/raw/master/csl-citation.json"} </w:instrText>
      </w:r>
      <w:r>
        <w:fldChar w:fldCharType="separate"/>
      </w:r>
      <w:r w:rsidRPr="00A55D34">
        <w:rPr>
          <w:rFonts w:cs="Times New Roman"/>
        </w:rPr>
        <w:t>(Cataldi, 2000, p. 40)</w:t>
      </w:r>
      <w:r>
        <w:fldChar w:fldCharType="end"/>
      </w:r>
      <w:r>
        <w:t>.</w:t>
      </w:r>
    </w:p>
    <w:p w14:paraId="7000FC82" w14:textId="2474EA0D" w:rsidR="0083099E" w:rsidRPr="0083099E" w:rsidRDefault="007E122D" w:rsidP="0083099E">
      <w:pPr>
        <w:pStyle w:val="Ttulo3"/>
        <w:rPr>
          <w:rStyle w:val="Ttulo3Car"/>
          <w:b/>
          <w:bCs/>
        </w:rPr>
      </w:pPr>
      <w:bookmarkStart w:id="16" w:name="_Toc47024559"/>
      <w:r w:rsidRPr="0083099E">
        <w:rPr>
          <w:rStyle w:val="Ttulo3Car"/>
          <w:b/>
          <w:bCs/>
        </w:rPr>
        <w:t>Lenguaje Unificado de Modelado</w:t>
      </w:r>
      <w:r w:rsidR="00F64E1C" w:rsidRPr="0083099E">
        <w:rPr>
          <w:rStyle w:val="Ttulo3Car"/>
          <w:b/>
          <w:bCs/>
        </w:rPr>
        <w:t xml:space="preserve"> (Unified Modeling Language</w:t>
      </w:r>
      <w:r w:rsidRPr="0083099E">
        <w:rPr>
          <w:rStyle w:val="Ttulo3Car"/>
          <w:b/>
          <w:bCs/>
        </w:rPr>
        <w:t xml:space="preserve"> (UML)</w:t>
      </w:r>
      <w:r w:rsidR="00F64E1C" w:rsidRPr="0083099E">
        <w:rPr>
          <w:rStyle w:val="Ttulo3Car"/>
          <w:b/>
          <w:bCs/>
        </w:rPr>
        <w:t>)</w:t>
      </w:r>
      <w:bookmarkEnd w:id="16"/>
    </w:p>
    <w:p w14:paraId="4D42CEFC" w14:textId="5117EEAB" w:rsidR="00F64E1C" w:rsidRDefault="00F64E1C" w:rsidP="00F64E1C">
      <w:r>
        <w:t xml:space="preserve"> El Lenguaje Unificado de Modelado, es un lenguaje estándar de modelado para productos de software, que proporciona la visualización, definición, elaboración y documentación de aquellos artefactos de sistemas en los que un producto de software posee una labor o función significativa. En esencia, UML permite a los desarrolladores ver los logros de su trabajo representados  en esquemas o diagramas definidos </w:t>
      </w:r>
      <w:r>
        <w:fldChar w:fldCharType="begin"/>
      </w:r>
      <w:r w:rsidR="00E70E1B">
        <w:instrText xml:space="preserve"> ADDIN ZOTERO_ITEM CSL_CITATION {"citationID":"teNPNOB9","properties":{"formattedCitation":"(Jacobson et\\uc0\\u160{}al., 2000, p. 407)","plainCitation":"(Jacobson et al., 2000, p. 407)","noteIndex":0},"citationItems":[{"id":24,"uris":["http://zotero.org/users/5687329/items/2DNIXJBX"],"uri":["http://zotero.org/users/5687329/items/2DNIXJBX"],"itemData":{"id":24,"type":"book","event-place":"Madrid","ISBN":"84-7829-036-2","language":"Español","number-of-pages":"464","publisher":"Addison Wesley","publisher-place":"Madrid","title":"El proceso unificado de desarrollo de software","URL":"https://es.scribd.com/doc/50327385/El-Proceso-Unificado-de-Desarrollo-de-Software-Jacobson-Booch-Rumbaugh","author":[{"family":"Jacobson","given":"Ivar"},{"family":"Booch","given":"Grady"},{"family":"Rumbaugh","given":"James"}],"translator":[{"family":"Sánchez","given":"Salvador"},{"family":"Sicilia","given":"Miguel Ángel"},{"family":"Canal","given":"Carlos"},{"family":"Durán","given":"Francisco Javier"}],"issued":{"date-parts":[["2000"]]}},"locator":"407","label":"page"}],"schema":"https://github.com/citation-style-language/schema/raw/master/csl-citation.json"} </w:instrText>
      </w:r>
      <w:r>
        <w:fldChar w:fldCharType="separate"/>
      </w:r>
      <w:r w:rsidR="00782C00" w:rsidRPr="00782C00">
        <w:rPr>
          <w:rFonts w:cs="Times New Roman"/>
          <w:szCs w:val="24"/>
        </w:rPr>
        <w:t>(Jacobson et al., 2000, p. 407)</w:t>
      </w:r>
      <w:r>
        <w:fldChar w:fldCharType="end"/>
      </w:r>
      <w:r>
        <w:t xml:space="preserve">. Este lenguaje fue creado por un grupo de personas con amplio conocimiento en la ingeniería de software: Ivar Jacobson, Grady Booch y James Rumbaugh en el año 1995 </w:t>
      </w:r>
      <w:r>
        <w:fldChar w:fldCharType="begin"/>
      </w:r>
      <w:r w:rsidR="00E70E1B">
        <w:instrText xml:space="preserve"> ADDIN ZOTERO_ITEM CSL_CITATION {"citationID":"dkhARAN7","properties":{"formattedCitation":"(Gonz\\uc0\\u225{}lez Toste et\\uc0\\u160{}al., 2017, p. 7)","plainCitation":"(González Toste et al., 2017, p. 7)","noteIndex":0},"citationItems":[{"id":21,"uris":["http://zotero.org/users/5687329/items/3VRTRLLN"],"uri":["http://zotero.org/users/5687329/items/3VRTRLLN"],"itemData":{"id":21,"type":"article-journal","ISSN":"2664-2190","issue":"octubre - diciembre (2014)","journalAbbreviation":"Márgenes","language":"Español","page":"1-11","title":"El uso de las TIC como apoyo al proceso de formación máster en \"Ciencias de la educación\"","volume":"2, núm. 4","author":[{"family":"González Toste","given":"Dagoberto"},{"family":"Valdés González","given":"Arlex A."},{"family":"Romero Gómez","given":"Yanlí"},{"family":"García Pérez","given":"Yamirka"}],"issued":{"date-parts":[["2017"]]}},"locator":"7","label":"page"}],"schema":"https://github.com/citation-style-language/schema/raw/master/csl-citation.json"} </w:instrText>
      </w:r>
      <w:r>
        <w:fldChar w:fldCharType="separate"/>
      </w:r>
      <w:r w:rsidR="00782C00" w:rsidRPr="00782C00">
        <w:rPr>
          <w:rFonts w:cs="Times New Roman"/>
          <w:szCs w:val="24"/>
        </w:rPr>
        <w:t>(González Toste et al., 2017, p. 7)</w:t>
      </w:r>
      <w:r>
        <w:fldChar w:fldCharType="end"/>
      </w:r>
      <w:r>
        <w:t>.</w:t>
      </w:r>
    </w:p>
    <w:p w14:paraId="170B7EED" w14:textId="7220B761" w:rsidR="00F64E1C" w:rsidRDefault="00F64E1C" w:rsidP="00F64E1C">
      <w:r>
        <w:t xml:space="preserve">Como UML posee su enfoque en la descripción de métodos y procesos, se facilita la definición de las interacciones que deben llevarse a cabo por parte de los programadores y los usuarios con el software que se está desarrollando, a través de diferentes tipos de diagramas. Estos se encuentran categorizados de la siguiente manera (ver tabla </w:t>
      </w:r>
      <w:r w:rsidR="00A540CF">
        <w:t>2</w:t>
      </w:r>
      <w:r>
        <w:t xml:space="preserve">) </w:t>
      </w:r>
      <w:r>
        <w:fldChar w:fldCharType="begin"/>
      </w:r>
      <w:r w:rsidR="00E70E1B">
        <w:instrText xml:space="preserve"> ADDIN ZOTERO_ITEM CSL_CITATION {"citationID":"MGFQPo4n","properties":{"formattedCitation":"(Matla Cruz, 2014, pp. 24-26)","plainCitation":"(Matla Cruz, 2014, pp. 24-26)","noteIndex":0},"citationItems":[{"id":53,"uris":["http://zotero.org/users/5687329/items/HGFNSGT5"],"uri":["http://zotero.org/users/5687329/items/HGFNSGT5"],"itemData":{"id":53,"type":"thesis","event-place":"Ciudad de México","language":"Español","number-of-pages":"230","publisher":"Universidad Nacional Autónoma de México","publisher-place":"Ciudad de México","title":"Desarrollo de software guiado por la norma ISO/IEC 29110 y Scrum: SIDEP v.2.0","URL":"http://132.248.9.195/ptd2014/enero/0707739/0707739.pdf#page=32&amp;zoom=100,0,152","author":[{"family":"Matla Cruz","given":"Erick Orlando"}],"issued":{"date-parts":[["2014"]]}},"locator":"24-26","label":"page"}],"schema":"https://github.com/citation-style-language/schema/raw/master/csl-citation.json"} </w:instrText>
      </w:r>
      <w:r>
        <w:fldChar w:fldCharType="separate"/>
      </w:r>
      <w:r w:rsidRPr="00586273">
        <w:rPr>
          <w:rFonts w:cs="Times New Roman"/>
        </w:rPr>
        <w:t>(Matla Cruz, 2014, pp. 24-26)</w:t>
      </w:r>
      <w:r>
        <w:fldChar w:fldCharType="end"/>
      </w:r>
      <w:r>
        <w:t>:</w:t>
      </w:r>
    </w:p>
    <w:p w14:paraId="2F111AB9" w14:textId="3DF7AA26" w:rsidR="00F64E1C" w:rsidRPr="00185F30" w:rsidRDefault="00F64E1C" w:rsidP="00A540CF">
      <w:pPr>
        <w:pStyle w:val="Descripcin"/>
        <w:keepNext/>
        <w:spacing w:after="0" w:line="480" w:lineRule="auto"/>
        <w:ind w:firstLine="0"/>
        <w:rPr>
          <w:color w:val="000000" w:themeColor="text1"/>
          <w:sz w:val="24"/>
        </w:rPr>
      </w:pPr>
      <w:bookmarkStart w:id="17" w:name="_Toc47024473"/>
      <w:r w:rsidRPr="00185F30">
        <w:rPr>
          <w:color w:val="000000" w:themeColor="text1"/>
          <w:sz w:val="24"/>
        </w:rPr>
        <w:lastRenderedPageBreak/>
        <w:t xml:space="preserve">Tabla </w:t>
      </w:r>
      <w:r w:rsidRPr="00185F30">
        <w:rPr>
          <w:color w:val="000000" w:themeColor="text1"/>
          <w:sz w:val="24"/>
        </w:rPr>
        <w:fldChar w:fldCharType="begin"/>
      </w:r>
      <w:r w:rsidRPr="00185F30">
        <w:rPr>
          <w:color w:val="000000" w:themeColor="text1"/>
          <w:sz w:val="24"/>
        </w:rPr>
        <w:instrText xml:space="preserve"> SEQ Tabla \* ARABIC </w:instrText>
      </w:r>
      <w:r w:rsidRPr="00185F30">
        <w:rPr>
          <w:color w:val="000000" w:themeColor="text1"/>
          <w:sz w:val="24"/>
        </w:rPr>
        <w:fldChar w:fldCharType="separate"/>
      </w:r>
      <w:r w:rsidR="00381C8E">
        <w:rPr>
          <w:noProof/>
          <w:color w:val="000000" w:themeColor="text1"/>
          <w:sz w:val="24"/>
        </w:rPr>
        <w:t>2</w:t>
      </w:r>
      <w:r w:rsidRPr="00185F30">
        <w:rPr>
          <w:color w:val="000000" w:themeColor="text1"/>
          <w:sz w:val="24"/>
        </w:rPr>
        <w:fldChar w:fldCharType="end"/>
      </w:r>
      <w:r w:rsidRPr="00185F30">
        <w:rPr>
          <w:color w:val="000000" w:themeColor="text1"/>
          <w:sz w:val="24"/>
        </w:rPr>
        <w:t>. Diagramas de UML por categoría.</w:t>
      </w:r>
      <w:bookmarkEnd w:id="17"/>
    </w:p>
    <w:tbl>
      <w:tblPr>
        <w:tblW w:w="0" w:type="auto"/>
        <w:tblLook w:val="04A0" w:firstRow="1" w:lastRow="0" w:firstColumn="1" w:lastColumn="0" w:noHBand="0" w:noVBand="1"/>
      </w:tblPr>
      <w:tblGrid>
        <w:gridCol w:w="3112"/>
        <w:gridCol w:w="3113"/>
        <w:gridCol w:w="3113"/>
      </w:tblGrid>
      <w:tr w:rsidR="00F64E1C" w14:paraId="3980BB53" w14:textId="77777777" w:rsidTr="00F64E1C">
        <w:trPr>
          <w:trHeight w:val="261"/>
        </w:trPr>
        <w:tc>
          <w:tcPr>
            <w:tcW w:w="3112" w:type="dxa"/>
            <w:tcBorders>
              <w:top w:val="single" w:sz="4" w:space="0" w:color="auto"/>
              <w:left w:val="single" w:sz="4" w:space="0" w:color="auto"/>
              <w:bottom w:val="single" w:sz="4" w:space="0" w:color="auto"/>
              <w:right w:val="single" w:sz="4" w:space="0" w:color="auto"/>
            </w:tcBorders>
          </w:tcPr>
          <w:p w14:paraId="3E3AEFC4" w14:textId="77777777" w:rsidR="00F64E1C" w:rsidRPr="00586273" w:rsidRDefault="00F64E1C" w:rsidP="00F64E1C">
            <w:pPr>
              <w:spacing w:line="240" w:lineRule="auto"/>
              <w:ind w:firstLine="0"/>
              <w:jc w:val="center"/>
              <w:rPr>
                <w:b/>
              </w:rPr>
            </w:pPr>
            <w:r>
              <w:rPr>
                <w:b/>
              </w:rPr>
              <w:t>De estructura</w:t>
            </w:r>
          </w:p>
        </w:tc>
        <w:tc>
          <w:tcPr>
            <w:tcW w:w="3113" w:type="dxa"/>
            <w:tcBorders>
              <w:top w:val="single" w:sz="4" w:space="0" w:color="auto"/>
              <w:left w:val="single" w:sz="4" w:space="0" w:color="auto"/>
              <w:bottom w:val="single" w:sz="4" w:space="0" w:color="auto"/>
              <w:right w:val="single" w:sz="4" w:space="0" w:color="auto"/>
            </w:tcBorders>
          </w:tcPr>
          <w:p w14:paraId="760D13C2" w14:textId="77777777" w:rsidR="00F64E1C" w:rsidRPr="00586273" w:rsidRDefault="00F64E1C" w:rsidP="00F64E1C">
            <w:pPr>
              <w:spacing w:line="240" w:lineRule="auto"/>
              <w:ind w:firstLine="0"/>
              <w:jc w:val="center"/>
              <w:rPr>
                <w:b/>
              </w:rPr>
            </w:pPr>
            <w:r>
              <w:rPr>
                <w:b/>
              </w:rPr>
              <w:t>De comportamiento</w:t>
            </w:r>
          </w:p>
        </w:tc>
        <w:tc>
          <w:tcPr>
            <w:tcW w:w="3113" w:type="dxa"/>
            <w:tcBorders>
              <w:top w:val="single" w:sz="4" w:space="0" w:color="auto"/>
              <w:left w:val="single" w:sz="4" w:space="0" w:color="auto"/>
              <w:bottom w:val="single" w:sz="4" w:space="0" w:color="auto"/>
              <w:right w:val="single" w:sz="4" w:space="0" w:color="auto"/>
            </w:tcBorders>
          </w:tcPr>
          <w:p w14:paraId="6EBBE658" w14:textId="77777777" w:rsidR="00F64E1C" w:rsidRPr="00586273" w:rsidRDefault="00F64E1C" w:rsidP="00F64E1C">
            <w:pPr>
              <w:spacing w:line="240" w:lineRule="auto"/>
              <w:ind w:firstLine="0"/>
              <w:jc w:val="center"/>
              <w:rPr>
                <w:b/>
              </w:rPr>
            </w:pPr>
            <w:r>
              <w:rPr>
                <w:b/>
              </w:rPr>
              <w:t>De interacción</w:t>
            </w:r>
          </w:p>
        </w:tc>
      </w:tr>
      <w:tr w:rsidR="00F64E1C" w14:paraId="61DF9CCD" w14:textId="77777777" w:rsidTr="00F64E1C">
        <w:trPr>
          <w:trHeight w:val="261"/>
        </w:trPr>
        <w:tc>
          <w:tcPr>
            <w:tcW w:w="3112" w:type="dxa"/>
            <w:tcBorders>
              <w:top w:val="single" w:sz="4" w:space="0" w:color="auto"/>
              <w:left w:val="single" w:sz="4" w:space="0" w:color="auto"/>
              <w:bottom w:val="nil"/>
              <w:right w:val="single" w:sz="4" w:space="0" w:color="auto"/>
            </w:tcBorders>
          </w:tcPr>
          <w:p w14:paraId="1A9F34A6" w14:textId="77777777" w:rsidR="00F64E1C" w:rsidRDefault="00F64E1C" w:rsidP="00F64E1C">
            <w:pPr>
              <w:spacing w:line="240" w:lineRule="auto"/>
              <w:ind w:firstLine="0"/>
              <w:jc w:val="center"/>
            </w:pPr>
            <w:r>
              <w:t>Diagrama de clases</w:t>
            </w:r>
          </w:p>
        </w:tc>
        <w:tc>
          <w:tcPr>
            <w:tcW w:w="3113" w:type="dxa"/>
            <w:tcBorders>
              <w:top w:val="single" w:sz="4" w:space="0" w:color="auto"/>
              <w:left w:val="single" w:sz="4" w:space="0" w:color="auto"/>
              <w:bottom w:val="nil"/>
              <w:right w:val="single" w:sz="4" w:space="0" w:color="auto"/>
            </w:tcBorders>
          </w:tcPr>
          <w:p w14:paraId="68B38172" w14:textId="77777777" w:rsidR="00F64E1C" w:rsidRDefault="00F64E1C" w:rsidP="00F64E1C">
            <w:pPr>
              <w:spacing w:line="240" w:lineRule="auto"/>
              <w:ind w:firstLine="0"/>
              <w:jc w:val="center"/>
            </w:pPr>
            <w:r>
              <w:t>Diagrama de estado</w:t>
            </w:r>
          </w:p>
        </w:tc>
        <w:tc>
          <w:tcPr>
            <w:tcW w:w="3113" w:type="dxa"/>
            <w:tcBorders>
              <w:top w:val="single" w:sz="4" w:space="0" w:color="auto"/>
              <w:left w:val="single" w:sz="4" w:space="0" w:color="auto"/>
              <w:bottom w:val="nil"/>
              <w:right w:val="single" w:sz="4" w:space="0" w:color="auto"/>
            </w:tcBorders>
          </w:tcPr>
          <w:p w14:paraId="4979D4A5" w14:textId="77777777" w:rsidR="00F64E1C" w:rsidRDefault="00F64E1C" w:rsidP="00F64E1C">
            <w:pPr>
              <w:spacing w:line="240" w:lineRule="auto"/>
              <w:ind w:firstLine="0"/>
              <w:jc w:val="center"/>
            </w:pPr>
            <w:r>
              <w:t>Diagrama de secuencia</w:t>
            </w:r>
          </w:p>
        </w:tc>
      </w:tr>
      <w:tr w:rsidR="00F64E1C" w14:paraId="57090EB3" w14:textId="77777777" w:rsidTr="00F64E1C">
        <w:trPr>
          <w:trHeight w:val="261"/>
        </w:trPr>
        <w:tc>
          <w:tcPr>
            <w:tcW w:w="3112" w:type="dxa"/>
            <w:tcBorders>
              <w:top w:val="nil"/>
              <w:left w:val="single" w:sz="4" w:space="0" w:color="auto"/>
              <w:bottom w:val="nil"/>
              <w:right w:val="single" w:sz="4" w:space="0" w:color="auto"/>
            </w:tcBorders>
          </w:tcPr>
          <w:p w14:paraId="5A8F3CA9" w14:textId="77777777" w:rsidR="00F64E1C" w:rsidRDefault="00F64E1C" w:rsidP="00F64E1C">
            <w:pPr>
              <w:spacing w:line="240" w:lineRule="auto"/>
              <w:ind w:firstLine="0"/>
              <w:jc w:val="center"/>
            </w:pPr>
            <w:r>
              <w:t>Diagrama de objetos</w:t>
            </w:r>
          </w:p>
        </w:tc>
        <w:tc>
          <w:tcPr>
            <w:tcW w:w="3113" w:type="dxa"/>
            <w:tcBorders>
              <w:top w:val="nil"/>
              <w:left w:val="single" w:sz="4" w:space="0" w:color="auto"/>
              <w:bottom w:val="nil"/>
              <w:right w:val="single" w:sz="4" w:space="0" w:color="auto"/>
            </w:tcBorders>
          </w:tcPr>
          <w:p w14:paraId="44171794" w14:textId="77777777" w:rsidR="00F64E1C" w:rsidRDefault="00F64E1C" w:rsidP="00F64E1C">
            <w:pPr>
              <w:spacing w:line="240" w:lineRule="auto"/>
              <w:ind w:firstLine="0"/>
              <w:jc w:val="center"/>
            </w:pPr>
            <w:r>
              <w:t>Casos de uso</w:t>
            </w:r>
          </w:p>
        </w:tc>
        <w:tc>
          <w:tcPr>
            <w:tcW w:w="3113" w:type="dxa"/>
            <w:tcBorders>
              <w:top w:val="nil"/>
              <w:left w:val="single" w:sz="4" w:space="0" w:color="auto"/>
              <w:bottom w:val="nil"/>
              <w:right w:val="single" w:sz="4" w:space="0" w:color="auto"/>
            </w:tcBorders>
          </w:tcPr>
          <w:p w14:paraId="44F07017" w14:textId="77777777" w:rsidR="00F64E1C" w:rsidRDefault="00F64E1C" w:rsidP="00F64E1C">
            <w:pPr>
              <w:spacing w:line="240" w:lineRule="auto"/>
              <w:ind w:firstLine="0"/>
              <w:jc w:val="center"/>
            </w:pPr>
            <w:r>
              <w:t>Diagrama de colaboración</w:t>
            </w:r>
          </w:p>
        </w:tc>
      </w:tr>
      <w:tr w:rsidR="00F64E1C" w14:paraId="00921DAA" w14:textId="77777777" w:rsidTr="00F64E1C">
        <w:trPr>
          <w:trHeight w:val="261"/>
        </w:trPr>
        <w:tc>
          <w:tcPr>
            <w:tcW w:w="3112" w:type="dxa"/>
            <w:tcBorders>
              <w:top w:val="nil"/>
              <w:left w:val="single" w:sz="4" w:space="0" w:color="auto"/>
              <w:bottom w:val="nil"/>
              <w:right w:val="single" w:sz="4" w:space="0" w:color="auto"/>
            </w:tcBorders>
          </w:tcPr>
          <w:p w14:paraId="1185DBE5" w14:textId="77777777" w:rsidR="00F64E1C" w:rsidRDefault="00F64E1C" w:rsidP="00F64E1C">
            <w:pPr>
              <w:spacing w:line="240" w:lineRule="auto"/>
              <w:ind w:firstLine="0"/>
              <w:jc w:val="center"/>
            </w:pPr>
            <w:r>
              <w:t>Diagrama de componentes</w:t>
            </w:r>
          </w:p>
        </w:tc>
        <w:tc>
          <w:tcPr>
            <w:tcW w:w="3113" w:type="dxa"/>
            <w:tcBorders>
              <w:top w:val="nil"/>
              <w:left w:val="single" w:sz="4" w:space="0" w:color="auto"/>
              <w:bottom w:val="nil"/>
              <w:right w:val="single" w:sz="4" w:space="0" w:color="auto"/>
            </w:tcBorders>
          </w:tcPr>
          <w:p w14:paraId="5751A520" w14:textId="77777777" w:rsidR="00F64E1C" w:rsidRDefault="00F64E1C" w:rsidP="00F64E1C">
            <w:pPr>
              <w:spacing w:line="240" w:lineRule="auto"/>
              <w:ind w:firstLine="0"/>
              <w:jc w:val="center"/>
            </w:pPr>
          </w:p>
        </w:tc>
        <w:tc>
          <w:tcPr>
            <w:tcW w:w="3113" w:type="dxa"/>
            <w:tcBorders>
              <w:top w:val="nil"/>
              <w:left w:val="single" w:sz="4" w:space="0" w:color="auto"/>
              <w:bottom w:val="nil"/>
              <w:right w:val="single" w:sz="4" w:space="0" w:color="auto"/>
            </w:tcBorders>
          </w:tcPr>
          <w:p w14:paraId="72389AA8" w14:textId="77777777" w:rsidR="00F64E1C" w:rsidRDefault="00F64E1C" w:rsidP="00F64E1C">
            <w:pPr>
              <w:spacing w:line="240" w:lineRule="auto"/>
              <w:ind w:firstLine="0"/>
              <w:jc w:val="center"/>
            </w:pPr>
          </w:p>
        </w:tc>
      </w:tr>
      <w:tr w:rsidR="00F64E1C" w14:paraId="04D10D7D" w14:textId="77777777" w:rsidTr="00F64E1C">
        <w:trPr>
          <w:trHeight w:val="250"/>
        </w:trPr>
        <w:tc>
          <w:tcPr>
            <w:tcW w:w="3112" w:type="dxa"/>
            <w:tcBorders>
              <w:top w:val="nil"/>
              <w:left w:val="single" w:sz="4" w:space="0" w:color="auto"/>
              <w:bottom w:val="single" w:sz="4" w:space="0" w:color="auto"/>
              <w:right w:val="single" w:sz="4" w:space="0" w:color="auto"/>
            </w:tcBorders>
          </w:tcPr>
          <w:p w14:paraId="0088B557" w14:textId="77777777" w:rsidR="00F64E1C" w:rsidRDefault="00F64E1C" w:rsidP="00F64E1C">
            <w:pPr>
              <w:spacing w:line="240" w:lineRule="auto"/>
              <w:ind w:firstLine="0"/>
              <w:jc w:val="center"/>
            </w:pPr>
            <w:r>
              <w:t>Diagrama de paquetes</w:t>
            </w:r>
          </w:p>
        </w:tc>
        <w:tc>
          <w:tcPr>
            <w:tcW w:w="3113" w:type="dxa"/>
            <w:tcBorders>
              <w:top w:val="nil"/>
              <w:left w:val="single" w:sz="4" w:space="0" w:color="auto"/>
              <w:bottom w:val="single" w:sz="4" w:space="0" w:color="auto"/>
              <w:right w:val="single" w:sz="4" w:space="0" w:color="auto"/>
            </w:tcBorders>
          </w:tcPr>
          <w:p w14:paraId="17A16F06" w14:textId="77777777" w:rsidR="00F64E1C" w:rsidRDefault="00F64E1C" w:rsidP="00F64E1C">
            <w:pPr>
              <w:spacing w:line="240" w:lineRule="auto"/>
              <w:ind w:firstLine="0"/>
              <w:jc w:val="center"/>
            </w:pPr>
          </w:p>
        </w:tc>
        <w:tc>
          <w:tcPr>
            <w:tcW w:w="3113" w:type="dxa"/>
            <w:tcBorders>
              <w:top w:val="nil"/>
              <w:left w:val="single" w:sz="4" w:space="0" w:color="auto"/>
              <w:bottom w:val="single" w:sz="4" w:space="0" w:color="auto"/>
              <w:right w:val="single" w:sz="4" w:space="0" w:color="auto"/>
            </w:tcBorders>
          </w:tcPr>
          <w:p w14:paraId="272D02CC" w14:textId="77777777" w:rsidR="00F64E1C" w:rsidRDefault="00F64E1C" w:rsidP="00F64E1C">
            <w:pPr>
              <w:spacing w:line="240" w:lineRule="auto"/>
              <w:ind w:firstLine="0"/>
              <w:jc w:val="center"/>
            </w:pPr>
          </w:p>
        </w:tc>
      </w:tr>
    </w:tbl>
    <w:p w14:paraId="2E159ACC" w14:textId="77777777" w:rsidR="003238BD" w:rsidRDefault="003238BD" w:rsidP="003238BD">
      <w:pPr>
        <w:spacing w:line="240" w:lineRule="auto"/>
        <w:ind w:firstLine="0"/>
        <w:rPr>
          <w:i/>
          <w:iCs/>
          <w:sz w:val="20"/>
          <w:szCs w:val="18"/>
        </w:rPr>
      </w:pPr>
    </w:p>
    <w:p w14:paraId="2ECDF12C" w14:textId="583C6C31" w:rsidR="003238BD" w:rsidRDefault="003238BD" w:rsidP="003238BD">
      <w:pPr>
        <w:spacing w:line="240" w:lineRule="auto"/>
        <w:ind w:firstLine="0"/>
        <w:rPr>
          <w:rFonts w:cs="Times New Roman"/>
          <w:sz w:val="20"/>
          <w:szCs w:val="18"/>
        </w:rPr>
      </w:pPr>
      <w:r>
        <w:rPr>
          <w:i/>
          <w:iCs/>
          <w:sz w:val="20"/>
          <w:szCs w:val="18"/>
        </w:rPr>
        <w:t xml:space="preserve">Nota: </w:t>
      </w:r>
      <w:r w:rsidRPr="004A7520">
        <w:rPr>
          <w:sz w:val="20"/>
          <w:szCs w:val="18"/>
        </w:rPr>
        <w:t>Elaboración propia con base en</w:t>
      </w:r>
      <w:r>
        <w:rPr>
          <w:sz w:val="20"/>
          <w:szCs w:val="18"/>
        </w:rPr>
        <w:t xml:space="preserve"> </w:t>
      </w:r>
      <w:r w:rsidRPr="004A7520">
        <w:rPr>
          <w:rFonts w:cs="Times New Roman"/>
          <w:sz w:val="20"/>
          <w:szCs w:val="18"/>
        </w:rPr>
        <w:t xml:space="preserve">Matla Cruz, E. O. (2014). </w:t>
      </w:r>
      <w:r w:rsidRPr="004A7520">
        <w:rPr>
          <w:rFonts w:cs="Times New Roman"/>
          <w:i/>
          <w:iCs/>
          <w:sz w:val="20"/>
          <w:szCs w:val="18"/>
        </w:rPr>
        <w:t>Desarrollo de software guiado por la norma ISO/IEC</w:t>
      </w:r>
      <w:r>
        <w:rPr>
          <w:rFonts w:cs="Times New Roman"/>
          <w:i/>
          <w:iCs/>
          <w:sz w:val="20"/>
          <w:szCs w:val="18"/>
        </w:rPr>
        <w:t xml:space="preserve"> </w:t>
      </w:r>
      <w:r w:rsidRPr="004A7520">
        <w:rPr>
          <w:rFonts w:cs="Times New Roman"/>
          <w:i/>
          <w:iCs/>
          <w:sz w:val="20"/>
          <w:szCs w:val="18"/>
        </w:rPr>
        <w:t>29110 y Scrum: SIDEP v.2.0</w:t>
      </w:r>
      <w:r w:rsidRPr="004A7520">
        <w:rPr>
          <w:rFonts w:cs="Times New Roman"/>
          <w:sz w:val="20"/>
          <w:szCs w:val="18"/>
        </w:rPr>
        <w:t>. Universidad Nacional Autónoma de México, Ciudad de México.</w:t>
      </w:r>
    </w:p>
    <w:p w14:paraId="210F755C" w14:textId="77777777" w:rsidR="003238BD" w:rsidRDefault="003238BD" w:rsidP="003238BD">
      <w:pPr>
        <w:spacing w:line="240" w:lineRule="auto"/>
        <w:ind w:firstLine="0"/>
        <w:rPr>
          <w:rStyle w:val="Ttulo3Car"/>
        </w:rPr>
      </w:pPr>
    </w:p>
    <w:p w14:paraId="772336F3" w14:textId="10FF127C" w:rsidR="0083099E" w:rsidRPr="0083099E" w:rsidRDefault="00F64E1C" w:rsidP="0083099E">
      <w:pPr>
        <w:pStyle w:val="Ttulo3"/>
      </w:pPr>
      <w:bookmarkStart w:id="18" w:name="_Toc47024560"/>
      <w:r w:rsidRPr="0083099E">
        <w:rPr>
          <w:rStyle w:val="Ttulo3Car"/>
          <w:b/>
          <w:bCs/>
        </w:rPr>
        <w:t>Calidad de software</w:t>
      </w:r>
      <w:bookmarkEnd w:id="18"/>
    </w:p>
    <w:p w14:paraId="718EB25D" w14:textId="4195DC9A" w:rsidR="00F64E1C" w:rsidRDefault="00F64E1C" w:rsidP="00F64E1C">
      <w:r>
        <w:t xml:space="preserve">El concepto de calidad planteado en la norma </w:t>
      </w:r>
      <w:r>
        <w:fldChar w:fldCharType="begin"/>
      </w:r>
      <w:r w:rsidR="00E70E1B">
        <w:instrText xml:space="preserve"> ADDIN ZOTERO_ITEM CSL_CITATION {"citationID":"BVVkL0XY","properties":{"formattedCitation":"(UNE, 1995)","plainCitation":"(UNE, 1995)","noteIndex":0},"citationItems":[{"id":18,"uris":["http://zotero.org/users/5687329/items/WUZLL8XC"],"uri":["http://zotero.org/users/5687329/items/WUZLL8XC"],"itemData":{"id":18,"type":"article","language":"Español","note":"https://www.tandfonline.com/doi/pdf/10.1080/11358129709487574","title":"Gestión de la calidad y aseguramiento de la calidad. Vocabulario. (ISO 8402)","URL":"https://www.une.org/encuentra-tu-norma/busca-tu-norma/norma?c=N0013715","author":[{"family":"UNE","given":""}],"issued":{"date-parts":[["1995"]]}}}],"schema":"https://github.com/citation-style-language/schema/raw/master/csl-citation.json"} </w:instrText>
      </w:r>
      <w:r>
        <w:fldChar w:fldCharType="separate"/>
      </w:r>
      <w:r w:rsidRPr="00D32A59">
        <w:rPr>
          <w:rFonts w:cs="Times New Roman"/>
        </w:rPr>
        <w:t>(UNE, 1995)</w:t>
      </w:r>
      <w:r>
        <w:fldChar w:fldCharType="end"/>
      </w:r>
      <w:r>
        <w:t xml:space="preserve">, expresa que “la calidad es el conjunto de propiedades y características de un producto o servicio que le confieren su aptitud para satisfacer unas necesidades explicitas o implícitas”. En el campo de la ingeniería de software, de acuerdo a la </w:t>
      </w:r>
      <w:r>
        <w:fldChar w:fldCharType="begin"/>
      </w:r>
      <w:r w:rsidR="00E70E1B">
        <w:instrText xml:space="preserve"> ADDIN ZOTERO_ITEM CSL_CITATION {"citationID":"gN8XbRKI","properties":{"formattedCitation":"(IEEE, 1991)","plainCitation":"(IEEE, 1991)","noteIndex":0},"citationItems":[{"id":19,"uris":["http://zotero.org/users/5687329/items/QH2FDLUC"],"uri":["http://zotero.org/users/5687329/items/QH2FDLUC"],"itemData":{"id":19,"type":"article","language":"Inglés","title":"A Compilation of IEEE Standard Computer Glossaries”, IEEE Standard Computer Dictionary (IEEE-STD-610)","URL":"https://ieeexplore.ieee.org/document/182763","author":[{"family":"IEEE","given":""}],"issued":{"date-parts":[["1991"]]}}}],"schema":"https://github.com/citation-style-language/schema/raw/master/csl-citation.json"} </w:instrText>
      </w:r>
      <w:r>
        <w:fldChar w:fldCharType="separate"/>
      </w:r>
      <w:r w:rsidRPr="00D33D18">
        <w:rPr>
          <w:rFonts w:cs="Times New Roman"/>
        </w:rPr>
        <w:t>(IEEE, 1991)</w:t>
      </w:r>
      <w:r>
        <w:fldChar w:fldCharType="end"/>
      </w:r>
      <w:r>
        <w:t>, la calidad de software es el nivel con el que un sistema o proceso acata correctamente con los requerimientos definidos y satisface con certeza las necesidades que el cliente expresó.</w:t>
      </w:r>
    </w:p>
    <w:p w14:paraId="22FC4355" w14:textId="676433DF" w:rsidR="0083099E" w:rsidRPr="0083099E" w:rsidRDefault="00F64E1C" w:rsidP="0083099E">
      <w:pPr>
        <w:pStyle w:val="Ttulo3"/>
      </w:pPr>
      <w:bookmarkStart w:id="19" w:name="_Toc47024561"/>
      <w:r w:rsidRPr="0083099E">
        <w:rPr>
          <w:rStyle w:val="Ttulo3Car"/>
          <w:b/>
          <w:bCs/>
        </w:rPr>
        <w:t>Modelo de calidad de software</w:t>
      </w:r>
      <w:bookmarkEnd w:id="19"/>
    </w:p>
    <w:p w14:paraId="381E7673" w14:textId="21F5583D" w:rsidR="00F64E1C" w:rsidRPr="009A31B8" w:rsidRDefault="00F64E1C" w:rsidP="00F64E1C">
      <w:r>
        <w:t xml:space="preserve">Según </w:t>
      </w:r>
      <w:r>
        <w:fldChar w:fldCharType="begin"/>
      </w:r>
      <w:r w:rsidR="00E70E1B">
        <w:instrText xml:space="preserve"> ADDIN ZOTERO_ITEM CSL_CITATION {"citationID":"N8QAjSpY","properties":{"formattedCitation":"(Scalone, 2006)","plainCitation":"(Scalone, 2006)","noteIndex":0},"citationItems":[{"id":22,"uris":["http://zotero.org/users/5687329/items/Z2UM89F2"],"uri":["http://zotero.org/users/5687329/items/Z2UM89F2"],"itemData":{"id":22,"type":"thesis","event-place":"Buenos Aires","language":"Español","number-of-pages":"461","publisher":"Universidad Tecnológica Nacional Facultad Regional Buenos Aires","publisher-place":"Buenos Aires","title":"Estudio comparativo de los modelos y estándares de calidad del software","URL":"http://laboratorios.fi.uba.ar/lsi/scalone-tesis-maestria-ingenieria-en-calidad.pdf","author":[{"family":"Scalone","given":"Fernanda"}],"issued":{"date-parts":[["2006"]]}}}],"schema":"https://github.com/citation-style-language/schema/raw/master/csl-citation.json"} </w:instrText>
      </w:r>
      <w:r>
        <w:fldChar w:fldCharType="separate"/>
      </w:r>
      <w:r w:rsidRPr="00EB0ECD">
        <w:rPr>
          <w:rFonts w:cs="Times New Roman"/>
        </w:rPr>
        <w:t>(Scalone, 2006)</w:t>
      </w:r>
      <w:r>
        <w:fldChar w:fldCharType="end"/>
      </w:r>
      <w:r>
        <w:t>, los modelos de calidad son documentaciones que: abarcan en gran medida las mejores prácticas para dar soporte a los procesos que conlleva un producto de software, ofrecen apoyo en temas de gestión en los que cada organización hay que tener presentes y, permiten medir los avances del producto en materia de calidad.</w:t>
      </w:r>
    </w:p>
    <w:p w14:paraId="5D851C9A" w14:textId="3B43C010" w:rsidR="00F34F3A" w:rsidRDefault="005B7B16" w:rsidP="00F34F3A">
      <w:pPr>
        <w:pStyle w:val="Ttulo2"/>
      </w:pPr>
      <w:bookmarkStart w:id="20" w:name="_Toc47024562"/>
      <w:r>
        <w:t>Marco teórico</w:t>
      </w:r>
      <w:bookmarkEnd w:id="20"/>
    </w:p>
    <w:p w14:paraId="312BFF5A" w14:textId="27C78DA0" w:rsidR="00577895" w:rsidRPr="00577895" w:rsidRDefault="0004022A" w:rsidP="00577895">
      <w:r>
        <w:rPr>
          <w:rStyle w:val="tl8wme"/>
        </w:rPr>
        <w:t>En esta sección se presentará</w:t>
      </w:r>
      <w:r w:rsidR="006A6AFC">
        <w:rPr>
          <w:rStyle w:val="tl8wme"/>
        </w:rPr>
        <w:t>n</w:t>
      </w:r>
      <w:r>
        <w:rPr>
          <w:rStyle w:val="tl8wme"/>
        </w:rPr>
        <w:t xml:space="preserve"> y se</w:t>
      </w:r>
      <w:r w:rsidR="00577895">
        <w:rPr>
          <w:rStyle w:val="tl8wme"/>
        </w:rPr>
        <w:t xml:space="preserve"> dará</w:t>
      </w:r>
      <w:r w:rsidR="006A6AFC">
        <w:rPr>
          <w:rStyle w:val="tl8wme"/>
        </w:rPr>
        <w:t>n</w:t>
      </w:r>
      <w:r w:rsidR="00577895">
        <w:rPr>
          <w:rStyle w:val="tl8wme"/>
        </w:rPr>
        <w:t xml:space="preserve"> a conocer</w:t>
      </w:r>
      <w:r w:rsidR="006A6AFC">
        <w:rPr>
          <w:rStyle w:val="tl8wme"/>
        </w:rPr>
        <w:t xml:space="preserve"> algunas de</w:t>
      </w:r>
      <w:r>
        <w:rPr>
          <w:rStyle w:val="tl8wme"/>
        </w:rPr>
        <w:t xml:space="preserve"> </w:t>
      </w:r>
      <w:r w:rsidR="00403304">
        <w:rPr>
          <w:rStyle w:val="tl8wme"/>
        </w:rPr>
        <w:t>las</w:t>
      </w:r>
      <w:r w:rsidR="00577895">
        <w:rPr>
          <w:rStyle w:val="tl8wme"/>
        </w:rPr>
        <w:t xml:space="preserve"> investigaciones</w:t>
      </w:r>
      <w:r w:rsidR="00403304">
        <w:rPr>
          <w:rStyle w:val="tl8wme"/>
        </w:rPr>
        <w:t xml:space="preserve"> </w:t>
      </w:r>
      <w:r w:rsidR="006A6AFC">
        <w:rPr>
          <w:rStyle w:val="tl8wme"/>
        </w:rPr>
        <w:t xml:space="preserve">que se realizaron </w:t>
      </w:r>
      <w:r>
        <w:rPr>
          <w:rStyle w:val="tl8wme"/>
        </w:rPr>
        <w:t xml:space="preserve">en </w:t>
      </w:r>
      <w:r w:rsidR="00381A32">
        <w:rPr>
          <w:rStyle w:val="tl8wme"/>
        </w:rPr>
        <w:t>las áreas de gestión y desarrollo de proyectos de software,</w:t>
      </w:r>
      <w:r w:rsidR="006A6AFC">
        <w:rPr>
          <w:rStyle w:val="tl8wme"/>
        </w:rPr>
        <w:t xml:space="preserve"> como lo son: tendencias actuales del área de gestión,</w:t>
      </w:r>
      <w:r w:rsidR="00403304">
        <w:rPr>
          <w:rStyle w:val="tl8wme"/>
        </w:rPr>
        <w:t xml:space="preserve"> comparaciones</w:t>
      </w:r>
      <w:r w:rsidR="00E35C47">
        <w:rPr>
          <w:rStyle w:val="tl8wme"/>
        </w:rPr>
        <w:t xml:space="preserve"> </w:t>
      </w:r>
      <w:r w:rsidR="00403304">
        <w:rPr>
          <w:rStyle w:val="tl8wme"/>
        </w:rPr>
        <w:t>entre</w:t>
      </w:r>
      <w:r w:rsidR="006A6AFC">
        <w:rPr>
          <w:rStyle w:val="tl8wme"/>
        </w:rPr>
        <w:t xml:space="preserve"> algunos</w:t>
      </w:r>
      <w:r w:rsidR="00403304">
        <w:rPr>
          <w:rStyle w:val="tl8wme"/>
        </w:rPr>
        <w:t xml:space="preserve"> estándares y metodologías de estas dos áreas</w:t>
      </w:r>
      <w:r w:rsidR="00E35C47">
        <w:rPr>
          <w:rStyle w:val="tl8wme"/>
        </w:rPr>
        <w:t>, y</w:t>
      </w:r>
      <w:r w:rsidR="001C6EE0">
        <w:rPr>
          <w:rStyle w:val="tl8wme"/>
        </w:rPr>
        <w:t xml:space="preserve"> </w:t>
      </w:r>
      <w:r w:rsidR="001D52DD">
        <w:rPr>
          <w:rStyle w:val="tl8wme"/>
        </w:rPr>
        <w:t xml:space="preserve">finalmente </w:t>
      </w:r>
      <w:r w:rsidR="00D547FC">
        <w:rPr>
          <w:rStyle w:val="tl8wme"/>
        </w:rPr>
        <w:t>definición,</w:t>
      </w:r>
      <w:r w:rsidR="001D52DD">
        <w:rPr>
          <w:rStyle w:val="tl8wme"/>
        </w:rPr>
        <w:t xml:space="preserve"> así como explicación </w:t>
      </w:r>
      <w:r w:rsidR="00E35C47">
        <w:rPr>
          <w:rStyle w:val="tl8wme"/>
        </w:rPr>
        <w:t xml:space="preserve">de aquel estándar y metodología seleccionada </w:t>
      </w:r>
      <w:r w:rsidR="00E35C47">
        <w:rPr>
          <w:rStyle w:val="tl8wme"/>
        </w:rPr>
        <w:lastRenderedPageBreak/>
        <w:t>para ser aplicada en el presente proyecto</w:t>
      </w:r>
      <w:r w:rsidR="001D52DD">
        <w:rPr>
          <w:rStyle w:val="tl8wme"/>
        </w:rPr>
        <w:t xml:space="preserve">, gracias al análisis </w:t>
      </w:r>
      <w:r w:rsidR="00D547FC">
        <w:rPr>
          <w:rStyle w:val="tl8wme"/>
        </w:rPr>
        <w:t>efectuado</w:t>
      </w:r>
      <w:r w:rsidR="001D52DD">
        <w:rPr>
          <w:rStyle w:val="tl8wme"/>
        </w:rPr>
        <w:t xml:space="preserve"> en las comparaciones </w:t>
      </w:r>
      <w:r w:rsidR="00D547FC">
        <w:rPr>
          <w:rStyle w:val="tl8wme"/>
        </w:rPr>
        <w:t>mencionadas</w:t>
      </w:r>
      <w:r w:rsidR="001D52DD">
        <w:rPr>
          <w:rStyle w:val="tl8wme"/>
        </w:rPr>
        <w:t>.</w:t>
      </w:r>
    </w:p>
    <w:p w14:paraId="6E51702F" w14:textId="1FC88873" w:rsidR="00742690" w:rsidRDefault="009B094F" w:rsidP="00742690">
      <w:pPr>
        <w:pStyle w:val="Ttulo3"/>
      </w:pPr>
      <w:bookmarkStart w:id="21" w:name="_Toc47024563"/>
      <w:r>
        <w:t>Revisión de área</w:t>
      </w:r>
      <w:bookmarkEnd w:id="21"/>
    </w:p>
    <w:p w14:paraId="6B275C7F" w14:textId="11CFE7F7" w:rsidR="001B2234" w:rsidRPr="001B2234" w:rsidRDefault="001B2234" w:rsidP="001B2234">
      <w:r>
        <w:t>El objetivo de est</w:t>
      </w:r>
      <w:r w:rsidR="007224E2">
        <w:t>a</w:t>
      </w:r>
      <w:r>
        <w:t xml:space="preserve"> </w:t>
      </w:r>
      <w:r w:rsidR="007224E2">
        <w:t>sección</w:t>
      </w:r>
      <w:r>
        <w:t xml:space="preserve"> es dar a conocer las </w:t>
      </w:r>
      <w:r w:rsidR="00E12922">
        <w:t xml:space="preserve">principales </w:t>
      </w:r>
      <w:r>
        <w:t>tendencias</w:t>
      </w:r>
      <w:r w:rsidR="00E12922">
        <w:t xml:space="preserve"> </w:t>
      </w:r>
      <w:r w:rsidR="00305A68">
        <w:t>en</w:t>
      </w:r>
      <w:r w:rsidR="00117BDD">
        <w:t xml:space="preserve"> modelos y estándares </w:t>
      </w:r>
      <w:r>
        <w:t xml:space="preserve">que en este momento </w:t>
      </w:r>
      <w:r w:rsidR="00FF10F3">
        <w:t>están siendo utilizadas para la gestión de los proyectos de software en las organizaciones.</w:t>
      </w:r>
    </w:p>
    <w:p w14:paraId="793691E9" w14:textId="1F982077" w:rsidR="00ED5F4A" w:rsidRDefault="00A21ED0" w:rsidP="00A21ED0">
      <w:r>
        <w:t xml:space="preserve">La “crisis del software” del año 1969 perdura </w:t>
      </w:r>
      <w:r w:rsidR="008B771C">
        <w:t>hoy en día</w:t>
      </w:r>
      <w:r>
        <w:t xml:space="preserve">, llegando al punto </w:t>
      </w:r>
      <w:r w:rsidR="00B84CB7">
        <w:t>en</w:t>
      </w:r>
      <w:r>
        <w:t xml:space="preserve"> qu</w:t>
      </w:r>
      <w:r w:rsidR="00B84CB7">
        <w:t>e</w:t>
      </w:r>
      <w:r>
        <w:t xml:space="preserve"> aún están presentes los problemas </w:t>
      </w:r>
      <w:r w:rsidR="001215E8">
        <w:t>asociados</w:t>
      </w:r>
      <w:r>
        <w:t xml:space="preserve"> </w:t>
      </w:r>
      <w:r w:rsidR="005C0C19">
        <w:t>a</w:t>
      </w:r>
      <w:r>
        <w:t xml:space="preserve">l fracaso de los proyectos. El Standish Group y Dove confirman que el fracaso de un proyecto es por la carencia de gestión en este </w:t>
      </w:r>
      <w:r>
        <w:fldChar w:fldCharType="begin"/>
      </w:r>
      <w:r w:rsidR="00E70E1B">
        <w:instrText xml:space="preserve"> ADDIN ZOTERO_ITEM CSL_CITATION {"citationID":"uwJdQqNn","properties":{"formattedCitation":"(Calvo Manzano &amp; Garc\\uc0\\u237{}a, 2008, p. 8)","plainCitation":"(Calvo Manzano &amp; García, 2008, p. 8)","noteIndex":0},"citationItems":[{"id":9,"uris":["http://zotero.org/users/5687329/items/PPPEVINL"],"uri":["http://zotero.org/users/5687329/items/PPPEVINL"],"itemData":{"id":9,"type":"article-journal","container-title":"Revista Español de Innovación, Calidad e Ingeniería del Software","ISSN":"1885.4486","issue":"2","language":"Español","page":"7-19","title":"Hacia la gestión cuantitativa en la gestión de proyectos en el ámbito de las pymes","volume":"4","author":[{"family":"Calvo Manzano","given":"José"},{"family":"García","given":"Iván"}],"issued":{"date-parts":[["2008",9]]}},"locator":"8","label":"page"}],"schema":"https://github.com/citation-style-language/schema/raw/master/csl-citation.json"} </w:instrText>
      </w:r>
      <w:r>
        <w:fldChar w:fldCharType="separate"/>
      </w:r>
      <w:r w:rsidRPr="00A21ED0">
        <w:rPr>
          <w:rFonts w:cs="Times New Roman"/>
          <w:szCs w:val="24"/>
        </w:rPr>
        <w:t>(Calvo Manzano &amp; García, 2008, p. 8)</w:t>
      </w:r>
      <w:r>
        <w:fldChar w:fldCharType="end"/>
      </w:r>
      <w:r>
        <w:t>.</w:t>
      </w:r>
    </w:p>
    <w:p w14:paraId="7B10CCC2" w14:textId="470D4DD5" w:rsidR="001B2234" w:rsidRDefault="001B2234" w:rsidP="00A21ED0">
      <w:r>
        <w:t xml:space="preserve">La gestión de proyectos ha tenido un alto crecimiento en las últimas dos décadas, debido a la necesidad de muchas organizaciones de mejorar sus procesos, y tanto las herramientas como técnicas se están estableciendo cada vez más como aplicaciones estándares para la gestión de los proyectos, no sólo de software, sino también de las otras áreas </w:t>
      </w:r>
      <w:r>
        <w:fldChar w:fldCharType="begin"/>
      </w:r>
      <w:r w:rsidR="00E70E1B">
        <w:instrText xml:space="preserve"> ADDIN ZOTERO_ITEM CSL_CITATION {"citationID":"Ob4Uf4Rx","properties":{"formattedCitation":"(Roberts &amp; Wallace, 2002, p. 43)","plainCitation":"(Roberts &amp; Wallace, 2002, p. 43)","noteIndex":0},"citationItems":[{"id":7,"uris":["http://zotero.org/users/5687329/items/65EZQ6UR"],"uri":["http://zotero.org/users/5687329/items/65EZQ6UR"],"itemData":{"id":7,"type":"chapter","edition":"1","event-place":"Edimburgo,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43","label":"page"}],"schema":"https://github.com/citation-style-language/schema/raw/master/csl-citation.json"} </w:instrText>
      </w:r>
      <w:r>
        <w:fldChar w:fldCharType="separate"/>
      </w:r>
      <w:r w:rsidRPr="001B2234">
        <w:rPr>
          <w:rFonts w:cs="Times New Roman"/>
        </w:rPr>
        <w:t>(Roberts &amp; Wallace, 2002, p. 43)</w:t>
      </w:r>
      <w:r>
        <w:fldChar w:fldCharType="end"/>
      </w:r>
      <w:r>
        <w:t>.</w:t>
      </w:r>
    </w:p>
    <w:p w14:paraId="02D6CB8B" w14:textId="0348C49C" w:rsidR="004F387B" w:rsidRDefault="001B2234" w:rsidP="004F387B">
      <w:r>
        <w:t>Es tanto el crecimiento</w:t>
      </w:r>
      <w:r w:rsidR="00FF10F3">
        <w:t>,</w:t>
      </w:r>
      <w:r>
        <w:t xml:space="preserve"> que </w:t>
      </w:r>
      <w:r w:rsidR="00FF10F3">
        <w:t>las organizaciones líderes en modelos</w:t>
      </w:r>
      <w:r w:rsidR="0070541C">
        <w:t xml:space="preserve"> y </w:t>
      </w:r>
      <w:r w:rsidR="00FF10F3">
        <w:t>estándares para la gestión</w:t>
      </w:r>
      <w:r w:rsidR="008B7704">
        <w:t>,</w:t>
      </w:r>
      <w:r>
        <w:t xml:space="preserve"> han </w:t>
      </w:r>
      <w:r w:rsidR="00424C51">
        <w:t xml:space="preserve">tenido que </w:t>
      </w:r>
      <w:r w:rsidR="00644B9C">
        <w:t>i</w:t>
      </w:r>
      <w:r w:rsidR="00424C51">
        <w:t>r</w:t>
      </w:r>
      <w:r w:rsidR="00644B9C">
        <w:t xml:space="preserve"> </w:t>
      </w:r>
      <w:r w:rsidR="00B07BAB">
        <w:t xml:space="preserve">creando o </w:t>
      </w:r>
      <w:r w:rsidR="00424C51">
        <w:t>mejorando</w:t>
      </w:r>
      <w:r w:rsidR="00B07BAB">
        <w:t xml:space="preserve"> </w:t>
      </w:r>
      <w:r w:rsidR="008B7704">
        <w:t>estos</w:t>
      </w:r>
      <w:r w:rsidR="008056F4">
        <w:t xml:space="preserve"> para </w:t>
      </w:r>
      <w:r w:rsidR="009D4185">
        <w:t>su aplicación en</w:t>
      </w:r>
      <w:r w:rsidR="00B07BAB">
        <w:t xml:space="preserve"> los proyectos </w:t>
      </w:r>
      <w:r w:rsidR="008056F4">
        <w:t>de alta complejidad</w:t>
      </w:r>
      <w:r w:rsidR="00472623">
        <w:t xml:space="preserve"> de la actualidad</w:t>
      </w:r>
      <w:r w:rsidR="003828FD">
        <w:t>.</w:t>
      </w:r>
      <w:r w:rsidR="00F051B4">
        <w:t xml:space="preserve"> A continuación, se muestran algunos de los principales modelos y estándares </w:t>
      </w:r>
      <w:r w:rsidR="00141C73">
        <w:t>que,</w:t>
      </w:r>
      <w:r w:rsidR="00F051B4">
        <w:t xml:space="preserve"> </w:t>
      </w:r>
      <w:r w:rsidR="00C12748">
        <w:t>hoy en día</w:t>
      </w:r>
      <w:r w:rsidR="00F051B4">
        <w:t xml:space="preserve">, son los más utilizados por las </w:t>
      </w:r>
      <w:r w:rsidR="00583E9F">
        <w:t>organizaciones</w:t>
      </w:r>
      <w:r w:rsidR="004D0F00">
        <w:t xml:space="preserve"> para la gestión de sus proyectos</w:t>
      </w:r>
      <w:r w:rsidR="00F051B4">
        <w:t xml:space="preserve"> (ver tabla 3).</w:t>
      </w:r>
    </w:p>
    <w:p w14:paraId="5F840F6D" w14:textId="2BC4A894" w:rsidR="00E963C2" w:rsidRDefault="00E963C2" w:rsidP="001428D6">
      <w:pPr>
        <w:pStyle w:val="Descripcin"/>
        <w:keepNext/>
        <w:ind w:firstLine="0"/>
      </w:pPr>
      <w:bookmarkStart w:id="22" w:name="_Toc47024474"/>
      <w:r w:rsidRPr="00E963C2">
        <w:rPr>
          <w:color w:val="auto"/>
          <w:sz w:val="24"/>
          <w:szCs w:val="24"/>
        </w:rPr>
        <w:t xml:space="preserve">Tabla </w:t>
      </w:r>
      <w:r w:rsidRPr="00E963C2">
        <w:rPr>
          <w:color w:val="auto"/>
          <w:sz w:val="24"/>
          <w:szCs w:val="24"/>
        </w:rPr>
        <w:fldChar w:fldCharType="begin"/>
      </w:r>
      <w:r w:rsidRPr="00E963C2">
        <w:rPr>
          <w:color w:val="auto"/>
          <w:sz w:val="24"/>
          <w:szCs w:val="24"/>
        </w:rPr>
        <w:instrText xml:space="preserve"> SEQ Tabla \* ARABIC </w:instrText>
      </w:r>
      <w:r w:rsidRPr="00E963C2">
        <w:rPr>
          <w:color w:val="auto"/>
          <w:sz w:val="24"/>
          <w:szCs w:val="24"/>
        </w:rPr>
        <w:fldChar w:fldCharType="separate"/>
      </w:r>
      <w:r w:rsidR="00381C8E">
        <w:rPr>
          <w:noProof/>
          <w:color w:val="auto"/>
          <w:sz w:val="24"/>
          <w:szCs w:val="24"/>
        </w:rPr>
        <w:t>3</w:t>
      </w:r>
      <w:r w:rsidRPr="00E963C2">
        <w:rPr>
          <w:color w:val="auto"/>
          <w:sz w:val="24"/>
          <w:szCs w:val="24"/>
        </w:rPr>
        <w:fldChar w:fldCharType="end"/>
      </w:r>
      <w:r w:rsidRPr="00E963C2">
        <w:rPr>
          <w:color w:val="auto"/>
          <w:sz w:val="24"/>
          <w:szCs w:val="24"/>
        </w:rPr>
        <w:t>. Estándares para la gestión de proyectos.</w:t>
      </w:r>
      <w:bookmarkEnd w:id="22"/>
    </w:p>
    <w:tbl>
      <w:tblPr>
        <w:tblStyle w:val="Tablaconcuadrcula"/>
        <w:tblW w:w="0" w:type="auto"/>
        <w:jc w:val="center"/>
        <w:tblLook w:val="04A0" w:firstRow="1" w:lastRow="0" w:firstColumn="1" w:lastColumn="0" w:noHBand="0" w:noVBand="1"/>
      </w:tblPr>
      <w:tblGrid>
        <w:gridCol w:w="2003"/>
        <w:gridCol w:w="1830"/>
        <w:gridCol w:w="2404"/>
        <w:gridCol w:w="3113"/>
      </w:tblGrid>
      <w:tr w:rsidR="001428D6" w14:paraId="46BF30F1" w14:textId="1C2C102C" w:rsidTr="00496B37">
        <w:trPr>
          <w:jc w:val="center"/>
        </w:trPr>
        <w:tc>
          <w:tcPr>
            <w:tcW w:w="1849" w:type="dxa"/>
          </w:tcPr>
          <w:p w14:paraId="38FABF4C" w14:textId="62536025" w:rsidR="001428D6" w:rsidRPr="00E963C2" w:rsidRDefault="0010117E" w:rsidP="004F387B">
            <w:pPr>
              <w:ind w:firstLine="0"/>
              <w:jc w:val="center"/>
              <w:rPr>
                <w:b/>
                <w:bCs/>
              </w:rPr>
            </w:pPr>
            <w:r>
              <w:rPr>
                <w:b/>
                <w:bCs/>
              </w:rPr>
              <w:t>Modelo/</w:t>
            </w:r>
            <w:r w:rsidR="001428D6">
              <w:rPr>
                <w:b/>
                <w:bCs/>
              </w:rPr>
              <w:t>Estándar</w:t>
            </w:r>
          </w:p>
        </w:tc>
        <w:tc>
          <w:tcPr>
            <w:tcW w:w="1832" w:type="dxa"/>
          </w:tcPr>
          <w:p w14:paraId="127DE79A" w14:textId="6567720A" w:rsidR="001428D6" w:rsidRDefault="001428D6" w:rsidP="004F387B">
            <w:pPr>
              <w:ind w:firstLine="0"/>
              <w:jc w:val="center"/>
              <w:rPr>
                <w:b/>
                <w:bCs/>
              </w:rPr>
            </w:pPr>
            <w:r>
              <w:rPr>
                <w:b/>
                <w:bCs/>
              </w:rPr>
              <w:t>Organización</w:t>
            </w:r>
          </w:p>
        </w:tc>
        <w:tc>
          <w:tcPr>
            <w:tcW w:w="2410" w:type="dxa"/>
          </w:tcPr>
          <w:p w14:paraId="13329F0A" w14:textId="1CDA0FD3" w:rsidR="001428D6" w:rsidRDefault="001428D6" w:rsidP="004F387B">
            <w:pPr>
              <w:ind w:firstLine="0"/>
              <w:jc w:val="center"/>
              <w:rPr>
                <w:b/>
                <w:bCs/>
              </w:rPr>
            </w:pPr>
            <w:r>
              <w:rPr>
                <w:b/>
                <w:bCs/>
              </w:rPr>
              <w:t>Primera publicación</w:t>
            </w:r>
          </w:p>
        </w:tc>
        <w:tc>
          <w:tcPr>
            <w:tcW w:w="3123" w:type="dxa"/>
          </w:tcPr>
          <w:p w14:paraId="61751C95" w14:textId="0009177B" w:rsidR="001428D6" w:rsidRDefault="001428D6" w:rsidP="004F387B">
            <w:pPr>
              <w:ind w:firstLine="0"/>
              <w:jc w:val="center"/>
              <w:rPr>
                <w:b/>
                <w:bCs/>
              </w:rPr>
            </w:pPr>
            <w:r>
              <w:rPr>
                <w:b/>
                <w:bCs/>
              </w:rPr>
              <w:t>Última publicación</w:t>
            </w:r>
          </w:p>
        </w:tc>
      </w:tr>
      <w:tr w:rsidR="001428D6" w14:paraId="0CE9558C" w14:textId="64D66D99" w:rsidTr="00496B37">
        <w:trPr>
          <w:jc w:val="center"/>
        </w:trPr>
        <w:tc>
          <w:tcPr>
            <w:tcW w:w="1849" w:type="dxa"/>
          </w:tcPr>
          <w:p w14:paraId="2FC5746E" w14:textId="2F8B5470" w:rsidR="001428D6" w:rsidRDefault="001428D6" w:rsidP="004F387B">
            <w:pPr>
              <w:ind w:firstLine="0"/>
              <w:jc w:val="center"/>
            </w:pPr>
            <w:r>
              <w:t>PMBOK</w:t>
            </w:r>
          </w:p>
        </w:tc>
        <w:tc>
          <w:tcPr>
            <w:tcW w:w="1832" w:type="dxa"/>
          </w:tcPr>
          <w:p w14:paraId="19701ADF" w14:textId="4C8EC558" w:rsidR="001428D6" w:rsidRDefault="001428D6" w:rsidP="004F387B">
            <w:pPr>
              <w:ind w:firstLine="0"/>
              <w:jc w:val="center"/>
            </w:pPr>
            <w:r>
              <w:t>PMI</w:t>
            </w:r>
          </w:p>
        </w:tc>
        <w:tc>
          <w:tcPr>
            <w:tcW w:w="2410" w:type="dxa"/>
          </w:tcPr>
          <w:p w14:paraId="215CFA46" w14:textId="64556C83" w:rsidR="001428D6" w:rsidRDefault="001428D6" w:rsidP="004F387B">
            <w:pPr>
              <w:ind w:firstLine="0"/>
              <w:jc w:val="center"/>
            </w:pPr>
            <w:r>
              <w:t>1996</w:t>
            </w:r>
          </w:p>
        </w:tc>
        <w:tc>
          <w:tcPr>
            <w:tcW w:w="3123" w:type="dxa"/>
          </w:tcPr>
          <w:p w14:paraId="11376EE3" w14:textId="5718260A" w:rsidR="001428D6" w:rsidRDefault="001428D6" w:rsidP="004F387B">
            <w:pPr>
              <w:ind w:firstLine="0"/>
              <w:jc w:val="center"/>
            </w:pPr>
            <w:r>
              <w:t>6ta. Edición, 09/2017</w:t>
            </w:r>
          </w:p>
        </w:tc>
      </w:tr>
      <w:tr w:rsidR="001428D6" w14:paraId="44DC951E" w14:textId="16A5A7F3" w:rsidTr="00496B37">
        <w:trPr>
          <w:jc w:val="center"/>
        </w:trPr>
        <w:tc>
          <w:tcPr>
            <w:tcW w:w="1849" w:type="dxa"/>
          </w:tcPr>
          <w:p w14:paraId="6E83964D" w14:textId="33D17537" w:rsidR="001428D6" w:rsidRDefault="001428D6" w:rsidP="004F387B">
            <w:pPr>
              <w:ind w:firstLine="0"/>
              <w:jc w:val="center"/>
            </w:pPr>
            <w:r>
              <w:t>APMBOK</w:t>
            </w:r>
          </w:p>
        </w:tc>
        <w:tc>
          <w:tcPr>
            <w:tcW w:w="1832" w:type="dxa"/>
          </w:tcPr>
          <w:p w14:paraId="796207DA" w14:textId="1C35A766" w:rsidR="001428D6" w:rsidRDefault="001428D6" w:rsidP="004F387B">
            <w:pPr>
              <w:ind w:firstLine="0"/>
              <w:jc w:val="center"/>
            </w:pPr>
            <w:r>
              <w:t>APM</w:t>
            </w:r>
          </w:p>
        </w:tc>
        <w:tc>
          <w:tcPr>
            <w:tcW w:w="2410" w:type="dxa"/>
          </w:tcPr>
          <w:p w14:paraId="40FAC832" w14:textId="17F96592" w:rsidR="001428D6" w:rsidRDefault="00853FC7" w:rsidP="004F387B">
            <w:pPr>
              <w:ind w:firstLine="0"/>
              <w:jc w:val="center"/>
            </w:pPr>
            <w:r>
              <w:t>1992</w:t>
            </w:r>
          </w:p>
        </w:tc>
        <w:tc>
          <w:tcPr>
            <w:tcW w:w="3123" w:type="dxa"/>
          </w:tcPr>
          <w:p w14:paraId="6C28D291" w14:textId="29EBC1AA" w:rsidR="001428D6" w:rsidRDefault="00853FC7" w:rsidP="004F387B">
            <w:pPr>
              <w:ind w:firstLine="0"/>
              <w:jc w:val="center"/>
            </w:pPr>
            <w:r>
              <w:t>7ta. Edición, 05/2019</w:t>
            </w:r>
          </w:p>
        </w:tc>
      </w:tr>
      <w:tr w:rsidR="001428D6" w14:paraId="2DF12C0A" w14:textId="77777777" w:rsidTr="00496B37">
        <w:trPr>
          <w:jc w:val="center"/>
        </w:trPr>
        <w:tc>
          <w:tcPr>
            <w:tcW w:w="1849" w:type="dxa"/>
          </w:tcPr>
          <w:p w14:paraId="4A62E764" w14:textId="5DB5A0A4" w:rsidR="001428D6" w:rsidRDefault="001428D6" w:rsidP="001428D6">
            <w:r>
              <w:t>ISO 10006</w:t>
            </w:r>
          </w:p>
        </w:tc>
        <w:tc>
          <w:tcPr>
            <w:tcW w:w="1832" w:type="dxa"/>
          </w:tcPr>
          <w:p w14:paraId="4F53B64D" w14:textId="790D784A" w:rsidR="001428D6" w:rsidRDefault="001428D6" w:rsidP="004F387B">
            <w:pPr>
              <w:ind w:firstLine="0"/>
              <w:jc w:val="center"/>
            </w:pPr>
            <w:r>
              <w:t>ISO</w:t>
            </w:r>
          </w:p>
        </w:tc>
        <w:tc>
          <w:tcPr>
            <w:tcW w:w="2410" w:type="dxa"/>
          </w:tcPr>
          <w:p w14:paraId="5985930B" w14:textId="3545CD52" w:rsidR="001428D6" w:rsidRDefault="001428D6" w:rsidP="004F387B">
            <w:pPr>
              <w:ind w:firstLine="0"/>
              <w:jc w:val="center"/>
            </w:pPr>
            <w:r>
              <w:t>12/1997</w:t>
            </w:r>
          </w:p>
        </w:tc>
        <w:tc>
          <w:tcPr>
            <w:tcW w:w="3123" w:type="dxa"/>
          </w:tcPr>
          <w:p w14:paraId="7466FC7D" w14:textId="3EB2B264" w:rsidR="001428D6" w:rsidRDefault="001428D6" w:rsidP="004F387B">
            <w:pPr>
              <w:ind w:firstLine="0"/>
              <w:jc w:val="center"/>
            </w:pPr>
            <w:r>
              <w:t>3ra. Edición, 11/2017</w:t>
            </w:r>
          </w:p>
        </w:tc>
      </w:tr>
      <w:tr w:rsidR="00932FEA" w14:paraId="4DB24E7E" w14:textId="77777777" w:rsidTr="00496B37">
        <w:trPr>
          <w:jc w:val="center"/>
        </w:trPr>
        <w:tc>
          <w:tcPr>
            <w:tcW w:w="1849" w:type="dxa"/>
          </w:tcPr>
          <w:p w14:paraId="706106F3" w14:textId="6ECBAEC2" w:rsidR="00932FEA" w:rsidRDefault="00932FEA" w:rsidP="001428D6">
            <w:r>
              <w:t>ISO 12207</w:t>
            </w:r>
          </w:p>
        </w:tc>
        <w:tc>
          <w:tcPr>
            <w:tcW w:w="1832" w:type="dxa"/>
          </w:tcPr>
          <w:p w14:paraId="55547D5B" w14:textId="4371BE09" w:rsidR="00932FEA" w:rsidRDefault="00932FEA" w:rsidP="004F387B">
            <w:pPr>
              <w:ind w:firstLine="0"/>
              <w:jc w:val="center"/>
            </w:pPr>
            <w:r>
              <w:t>ISO</w:t>
            </w:r>
          </w:p>
        </w:tc>
        <w:tc>
          <w:tcPr>
            <w:tcW w:w="2410" w:type="dxa"/>
          </w:tcPr>
          <w:p w14:paraId="2559E740" w14:textId="5DE3CED0" w:rsidR="00932FEA" w:rsidRDefault="00932FEA" w:rsidP="004F387B">
            <w:pPr>
              <w:ind w:firstLine="0"/>
              <w:jc w:val="center"/>
            </w:pPr>
            <w:r>
              <w:t>1995</w:t>
            </w:r>
          </w:p>
        </w:tc>
        <w:tc>
          <w:tcPr>
            <w:tcW w:w="3123" w:type="dxa"/>
          </w:tcPr>
          <w:p w14:paraId="050937E7" w14:textId="5E8E1065" w:rsidR="00932FEA" w:rsidRDefault="00722A13" w:rsidP="004F387B">
            <w:pPr>
              <w:ind w:firstLine="0"/>
              <w:jc w:val="center"/>
            </w:pPr>
            <w:r>
              <w:t>3ra. Edición, 11/2017</w:t>
            </w:r>
          </w:p>
        </w:tc>
      </w:tr>
      <w:tr w:rsidR="001428D6" w14:paraId="16112773" w14:textId="02F2D9E2" w:rsidTr="00496B37">
        <w:trPr>
          <w:jc w:val="center"/>
        </w:trPr>
        <w:tc>
          <w:tcPr>
            <w:tcW w:w="1849" w:type="dxa"/>
          </w:tcPr>
          <w:p w14:paraId="7CBC0978" w14:textId="36C791FF" w:rsidR="001428D6" w:rsidRDefault="001428D6" w:rsidP="004F387B">
            <w:pPr>
              <w:ind w:firstLine="0"/>
              <w:jc w:val="center"/>
            </w:pPr>
            <w:r>
              <w:t>ISO 21500</w:t>
            </w:r>
          </w:p>
        </w:tc>
        <w:tc>
          <w:tcPr>
            <w:tcW w:w="1832" w:type="dxa"/>
          </w:tcPr>
          <w:p w14:paraId="0B8CE71C" w14:textId="78DC6A08" w:rsidR="001428D6" w:rsidRDefault="001428D6" w:rsidP="004F387B">
            <w:pPr>
              <w:ind w:firstLine="0"/>
              <w:jc w:val="center"/>
            </w:pPr>
            <w:r>
              <w:t>ISO</w:t>
            </w:r>
          </w:p>
        </w:tc>
        <w:tc>
          <w:tcPr>
            <w:tcW w:w="2410" w:type="dxa"/>
          </w:tcPr>
          <w:p w14:paraId="469AB42C" w14:textId="2BFB5E1A" w:rsidR="001428D6" w:rsidRDefault="00722A13" w:rsidP="004F387B">
            <w:pPr>
              <w:ind w:firstLine="0"/>
              <w:jc w:val="center"/>
            </w:pPr>
            <w:r>
              <w:t>09/2012</w:t>
            </w:r>
          </w:p>
        </w:tc>
        <w:tc>
          <w:tcPr>
            <w:tcW w:w="3123" w:type="dxa"/>
          </w:tcPr>
          <w:p w14:paraId="399D5A5D" w14:textId="39E22A44" w:rsidR="001428D6" w:rsidRDefault="00722A13" w:rsidP="004F387B">
            <w:pPr>
              <w:ind w:firstLine="0"/>
              <w:jc w:val="center"/>
            </w:pPr>
            <w:r>
              <w:t>1ra. Edición, 09/2012</w:t>
            </w:r>
          </w:p>
        </w:tc>
      </w:tr>
      <w:tr w:rsidR="001428D6" w14:paraId="7B0AB077" w14:textId="1BBA97D8" w:rsidTr="00496B37">
        <w:trPr>
          <w:jc w:val="center"/>
        </w:trPr>
        <w:tc>
          <w:tcPr>
            <w:tcW w:w="1849" w:type="dxa"/>
          </w:tcPr>
          <w:p w14:paraId="41A890AF" w14:textId="14B8A4F9" w:rsidR="001428D6" w:rsidRDefault="001428D6" w:rsidP="004F387B">
            <w:pPr>
              <w:ind w:firstLine="0"/>
              <w:jc w:val="center"/>
            </w:pPr>
            <w:r>
              <w:lastRenderedPageBreak/>
              <w:t>PRINCE2</w:t>
            </w:r>
          </w:p>
        </w:tc>
        <w:tc>
          <w:tcPr>
            <w:tcW w:w="1832" w:type="dxa"/>
          </w:tcPr>
          <w:p w14:paraId="4D06646E" w14:textId="2999039F" w:rsidR="001428D6" w:rsidRDefault="001428D6" w:rsidP="004F387B">
            <w:pPr>
              <w:ind w:firstLine="0"/>
              <w:jc w:val="center"/>
            </w:pPr>
            <w:r>
              <w:t>OGC</w:t>
            </w:r>
          </w:p>
        </w:tc>
        <w:tc>
          <w:tcPr>
            <w:tcW w:w="2410" w:type="dxa"/>
          </w:tcPr>
          <w:p w14:paraId="4A94371C" w14:textId="052FC5BD" w:rsidR="001428D6" w:rsidRDefault="002A5711" w:rsidP="004F387B">
            <w:pPr>
              <w:ind w:firstLine="0"/>
              <w:jc w:val="center"/>
            </w:pPr>
            <w:r>
              <w:t>1996</w:t>
            </w:r>
          </w:p>
        </w:tc>
        <w:tc>
          <w:tcPr>
            <w:tcW w:w="3123" w:type="dxa"/>
          </w:tcPr>
          <w:p w14:paraId="6060085E" w14:textId="3D4BC352" w:rsidR="001428D6" w:rsidRDefault="002A5711" w:rsidP="004F387B">
            <w:pPr>
              <w:ind w:firstLine="0"/>
              <w:jc w:val="center"/>
            </w:pPr>
            <w:r>
              <w:t>5ta. Edición, 06/2009</w:t>
            </w:r>
          </w:p>
        </w:tc>
      </w:tr>
      <w:tr w:rsidR="0080645B" w14:paraId="6BC9DC3B" w14:textId="77777777" w:rsidTr="00496B37">
        <w:trPr>
          <w:jc w:val="center"/>
        </w:trPr>
        <w:tc>
          <w:tcPr>
            <w:tcW w:w="1849" w:type="dxa"/>
          </w:tcPr>
          <w:p w14:paraId="7F9128FC" w14:textId="06DE632F" w:rsidR="0080645B" w:rsidRDefault="0080645B" w:rsidP="004F387B">
            <w:pPr>
              <w:ind w:firstLine="0"/>
              <w:jc w:val="center"/>
            </w:pPr>
            <w:r>
              <w:t>CMMI-DEV</w:t>
            </w:r>
          </w:p>
        </w:tc>
        <w:tc>
          <w:tcPr>
            <w:tcW w:w="1832" w:type="dxa"/>
          </w:tcPr>
          <w:p w14:paraId="7EDE4C92" w14:textId="6251883D" w:rsidR="0080645B" w:rsidRDefault="00496B37" w:rsidP="004F387B">
            <w:pPr>
              <w:ind w:firstLine="0"/>
              <w:jc w:val="center"/>
            </w:pPr>
            <w:r>
              <w:t>CMMI Institute</w:t>
            </w:r>
          </w:p>
        </w:tc>
        <w:tc>
          <w:tcPr>
            <w:tcW w:w="2410" w:type="dxa"/>
          </w:tcPr>
          <w:p w14:paraId="312C7526" w14:textId="0CDD117A" w:rsidR="0080645B" w:rsidRDefault="00496B37" w:rsidP="004F387B">
            <w:pPr>
              <w:ind w:firstLine="0"/>
              <w:jc w:val="center"/>
            </w:pPr>
            <w:r>
              <w:t>2002</w:t>
            </w:r>
          </w:p>
        </w:tc>
        <w:tc>
          <w:tcPr>
            <w:tcW w:w="3123" w:type="dxa"/>
          </w:tcPr>
          <w:p w14:paraId="1197133E" w14:textId="1BCE7DE8" w:rsidR="0080645B" w:rsidRDefault="00496B37" w:rsidP="004F387B">
            <w:pPr>
              <w:ind w:firstLine="0"/>
              <w:jc w:val="center"/>
            </w:pPr>
            <w:r>
              <w:t>Versión 2.0, 2018</w:t>
            </w:r>
          </w:p>
        </w:tc>
      </w:tr>
    </w:tbl>
    <w:p w14:paraId="156BCFAA" w14:textId="77777777" w:rsidR="0097249D" w:rsidRDefault="0097249D" w:rsidP="0080645B">
      <w:pPr>
        <w:pStyle w:val="Bibliografa"/>
        <w:spacing w:line="240" w:lineRule="auto"/>
        <w:ind w:left="0" w:firstLine="0"/>
        <w:rPr>
          <w:i/>
          <w:iCs/>
          <w:sz w:val="20"/>
          <w:szCs w:val="18"/>
        </w:rPr>
      </w:pPr>
    </w:p>
    <w:p w14:paraId="520C1236" w14:textId="3A500605" w:rsidR="000D2CC7" w:rsidRDefault="00E963C2" w:rsidP="00560200">
      <w:pPr>
        <w:pStyle w:val="Bibliografa"/>
        <w:spacing w:line="240" w:lineRule="auto"/>
        <w:ind w:left="0" w:firstLine="0"/>
        <w:rPr>
          <w:rFonts w:cs="Times New Roman"/>
          <w:sz w:val="20"/>
          <w:szCs w:val="20"/>
        </w:rPr>
      </w:pPr>
      <w:r w:rsidRPr="007445B0">
        <w:rPr>
          <w:i/>
          <w:iCs/>
          <w:sz w:val="20"/>
          <w:szCs w:val="20"/>
        </w:rPr>
        <w:t xml:space="preserve">Nota: </w:t>
      </w:r>
      <w:r w:rsidR="006E6FE8" w:rsidRPr="007445B0">
        <w:rPr>
          <w:sz w:val="20"/>
          <w:szCs w:val="20"/>
        </w:rPr>
        <w:t xml:space="preserve">Elaboración propia con información recopilada de: </w:t>
      </w:r>
      <w:r w:rsidR="0097249D" w:rsidRPr="007445B0">
        <w:rPr>
          <w:rFonts w:cs="Times New Roman"/>
          <w:sz w:val="20"/>
          <w:szCs w:val="20"/>
        </w:rPr>
        <w:t xml:space="preserve">Estrada Reyes, J. N. (2015). Análisis de la gestión de proyectos a nivel mundial. </w:t>
      </w:r>
      <w:r w:rsidR="0097249D" w:rsidRPr="00EC2C6B">
        <w:rPr>
          <w:rFonts w:cs="Times New Roman"/>
          <w:i/>
          <w:iCs/>
          <w:sz w:val="20"/>
          <w:szCs w:val="20"/>
        </w:rPr>
        <w:t>Palermo Business Review</w:t>
      </w:r>
      <w:r w:rsidR="0097249D" w:rsidRPr="00EC2C6B">
        <w:rPr>
          <w:rFonts w:cs="Times New Roman"/>
          <w:sz w:val="20"/>
          <w:szCs w:val="20"/>
        </w:rPr>
        <w:t xml:space="preserve">, </w:t>
      </w:r>
      <w:r w:rsidR="0097249D" w:rsidRPr="00EC2C6B">
        <w:rPr>
          <w:rFonts w:cs="Times New Roman"/>
          <w:i/>
          <w:iCs/>
          <w:sz w:val="20"/>
          <w:szCs w:val="20"/>
        </w:rPr>
        <w:t>12</w:t>
      </w:r>
      <w:r w:rsidR="0097249D" w:rsidRPr="00EC2C6B">
        <w:rPr>
          <w:rFonts w:cs="Times New Roman"/>
          <w:sz w:val="20"/>
          <w:szCs w:val="20"/>
        </w:rPr>
        <w:t>, 38</w:t>
      </w:r>
      <w:r w:rsidR="007445B0" w:rsidRPr="00EC2C6B">
        <w:rPr>
          <w:rFonts w:cs="Times New Roman"/>
          <w:b/>
          <w:bCs/>
          <w:sz w:val="20"/>
          <w:szCs w:val="20"/>
        </w:rPr>
        <w:t>,</w:t>
      </w:r>
      <w:r w:rsidR="00922C35" w:rsidRPr="00EC2C6B">
        <w:rPr>
          <w:rFonts w:cs="Times New Roman"/>
          <w:sz w:val="20"/>
          <w:szCs w:val="20"/>
        </w:rPr>
        <w:t xml:space="preserve"> ISO. (s. f.). </w:t>
      </w:r>
      <w:r w:rsidR="00922C35" w:rsidRPr="007445B0">
        <w:rPr>
          <w:rFonts w:cs="Times New Roman"/>
          <w:i/>
          <w:iCs/>
          <w:sz w:val="20"/>
          <w:szCs w:val="20"/>
        </w:rPr>
        <w:t>International Organization for Standardization</w:t>
      </w:r>
      <w:r w:rsidR="007445B0" w:rsidRPr="007445B0">
        <w:rPr>
          <w:rFonts w:cs="Times New Roman"/>
          <w:sz w:val="20"/>
          <w:szCs w:val="20"/>
        </w:rPr>
        <w:t xml:space="preserve"> </w:t>
      </w:r>
      <w:r w:rsidR="007445B0" w:rsidRPr="007445B0">
        <w:rPr>
          <w:rFonts w:cs="Times New Roman"/>
          <w:b/>
          <w:bCs/>
          <w:sz w:val="20"/>
          <w:szCs w:val="20"/>
        </w:rPr>
        <w:t xml:space="preserve">y </w:t>
      </w:r>
      <w:r w:rsidR="007445B0" w:rsidRPr="007445B0">
        <w:rPr>
          <w:rFonts w:cs="Times New Roman"/>
          <w:sz w:val="20"/>
          <w:szCs w:val="20"/>
        </w:rPr>
        <w:t xml:space="preserve">OGC. (2009). </w:t>
      </w:r>
      <w:r w:rsidR="007445B0" w:rsidRPr="007445B0">
        <w:rPr>
          <w:rFonts w:cs="Times New Roman"/>
          <w:i/>
          <w:iCs/>
          <w:sz w:val="20"/>
          <w:szCs w:val="20"/>
        </w:rPr>
        <w:t>Éxito en la gestión de proyectos con PRINCE2</w:t>
      </w:r>
      <w:r w:rsidR="007445B0" w:rsidRPr="007445B0">
        <w:rPr>
          <w:rFonts w:cs="Times New Roman"/>
          <w:sz w:val="20"/>
          <w:szCs w:val="20"/>
        </w:rPr>
        <w:t>. The Stationery Office.</w:t>
      </w:r>
    </w:p>
    <w:p w14:paraId="2B03B1B4" w14:textId="77777777" w:rsidR="00560200" w:rsidRPr="00560200" w:rsidRDefault="00560200" w:rsidP="00560200">
      <w:pPr>
        <w:spacing w:line="240" w:lineRule="auto"/>
      </w:pPr>
    </w:p>
    <w:p w14:paraId="15BA4D3F" w14:textId="5E3CF61E" w:rsidR="00CB6FF5" w:rsidRDefault="00CB6FF5" w:rsidP="00CB6FF5">
      <w:r>
        <w:t xml:space="preserve">El uso de estos modelos y estándares cada vez está cobrando más fuerza en las organizaciones, </w:t>
      </w:r>
      <w:r w:rsidR="006C070A">
        <w:t>dado que</w:t>
      </w:r>
      <w:r>
        <w:t xml:space="preserve"> al aplicarlos en sus proyectos, están proporcionando consigo beneficios de mejora continua y satisfacción al cliente </w:t>
      </w:r>
      <w:r>
        <w:fldChar w:fldCharType="begin"/>
      </w:r>
      <w:r w:rsidR="00E70E1B">
        <w:instrText xml:space="preserve"> ADDIN ZOTERO_ITEM CSL_CITATION {"citationID":"qKqNMPV1","properties":{"formattedCitation":"(Lugo Garc\\uc0\\u237{}a &amp; Mar\\uc0\\u237{}n S\\uc0\\u225{}nchez, 2016)","plainCitation":"(Lugo García &amp; Marín Sánchez, 2016)","noteIndex":0},"citationItems":[{"id":4,"uris":["http://zotero.org/users/5687329/items/HCN94QFJ"],"uri":["http://zotero.org/users/5687329/items/HCN94QFJ"],"itemData":{"id":4,"type":"article-journal","DOI":"http://dx.doi.org/10.4067/S0718-33052016000100010","ISSN":"07183305","issue":"1","language":"Español","title":"Control de proyectos de software: actualidad y retos para la industria cubana","volume":"24","author":[{"family":"Lugo García","given":"José Alejandro"},{"family":"Marín Sánchez","given":"Jacqueline"}],"issued":{"date-parts":[["2016",1]]}}}],"schema":"https://github.com/citation-style-language/schema/raw/master/csl-citation.json"} </w:instrText>
      </w:r>
      <w:r>
        <w:fldChar w:fldCharType="separate"/>
      </w:r>
      <w:r w:rsidRPr="009161DA">
        <w:rPr>
          <w:rFonts w:cs="Times New Roman"/>
          <w:szCs w:val="24"/>
        </w:rPr>
        <w:t>(Lugo García &amp; Marín Sánchez, 2016)</w:t>
      </w:r>
      <w:r>
        <w:fldChar w:fldCharType="end"/>
      </w:r>
      <w:r>
        <w:t>.</w:t>
      </w:r>
    </w:p>
    <w:p w14:paraId="2DA5F287" w14:textId="62811565" w:rsidR="00920342" w:rsidRDefault="00920342" w:rsidP="00CB6FF5">
      <w:r>
        <w:t>La gestión de proyectos como toda disciplina está en constante evolución, debido</w:t>
      </w:r>
      <w:r w:rsidR="006C070A">
        <w:t xml:space="preserve"> a</w:t>
      </w:r>
      <w:r>
        <w:t xml:space="preserve"> que el mercado de software así lo está demandando</w:t>
      </w:r>
      <w:r w:rsidR="00357A3A">
        <w:t>.</w:t>
      </w:r>
      <w:r w:rsidR="004A2327">
        <w:t xml:space="preserve"> </w:t>
      </w:r>
      <w:r w:rsidR="00357A3A">
        <w:t>L</w:t>
      </w:r>
      <w:r>
        <w:t xml:space="preserve">os proyectos </w:t>
      </w:r>
      <w:r w:rsidR="006C0682">
        <w:t>requieren</w:t>
      </w:r>
      <w:r>
        <w:t xml:space="preserve"> más tiempo por su complejidad, </w:t>
      </w:r>
      <w:r w:rsidR="00AF21B2">
        <w:t>por sus</w:t>
      </w:r>
      <w:r w:rsidR="00C6084F">
        <w:t xml:space="preserve"> grandes volúmenes de actividades</w:t>
      </w:r>
      <w:r w:rsidR="006C0682">
        <w:t xml:space="preserve"> y roles</w:t>
      </w:r>
      <w:r w:rsidR="00357A3A">
        <w:t>;</w:t>
      </w:r>
      <w:r w:rsidR="002D7970">
        <w:t xml:space="preserve"> </w:t>
      </w:r>
      <w:r w:rsidR="00357A3A">
        <w:t>y</w:t>
      </w:r>
      <w:r w:rsidR="006C0682">
        <w:t xml:space="preserve"> los modelos o estándares</w:t>
      </w:r>
      <w:r w:rsidR="00EB0574">
        <w:t xml:space="preserve"> de gestión</w:t>
      </w:r>
      <w:r w:rsidR="006C0682">
        <w:t xml:space="preserve"> deben</w:t>
      </w:r>
      <w:r w:rsidR="002D7970">
        <w:t xml:space="preserve"> estar a la altura brindando</w:t>
      </w:r>
      <w:r w:rsidR="006C0682">
        <w:t xml:space="preserve"> </w:t>
      </w:r>
      <w:r w:rsidR="002D7970">
        <w:t xml:space="preserve">las herramientas y elementos </w:t>
      </w:r>
      <w:r w:rsidR="001C0035">
        <w:t>adecuad</w:t>
      </w:r>
      <w:r w:rsidR="00357A3A">
        <w:t>o</w:t>
      </w:r>
      <w:r w:rsidR="001C0035">
        <w:t>s</w:t>
      </w:r>
      <w:r w:rsidR="002D7970">
        <w:t xml:space="preserve"> para</w:t>
      </w:r>
      <w:r w:rsidR="00357A3A">
        <w:t xml:space="preserve"> encargarse de ellos</w:t>
      </w:r>
      <w:r w:rsidR="002D7970">
        <w:t xml:space="preserve"> </w:t>
      </w:r>
      <w:r w:rsidR="00357A3A">
        <w:t xml:space="preserve">de la mejor </w:t>
      </w:r>
      <w:r w:rsidR="00857F97">
        <w:t>manera</w:t>
      </w:r>
      <w:r w:rsidR="002D7970">
        <w:t>.</w:t>
      </w:r>
    </w:p>
    <w:p w14:paraId="1D1660A2" w14:textId="6CE58C48" w:rsidR="003C1069" w:rsidRDefault="00D64DBB" w:rsidP="00DA7CE7">
      <w:r>
        <w:t>Cabe mencionar que esta disciplina</w:t>
      </w:r>
      <w:r w:rsidR="002B3500">
        <w:t xml:space="preserve"> no está completamente estandarizada,</w:t>
      </w:r>
      <w:r w:rsidR="006130E5">
        <w:t xml:space="preserve"> dicho de otro modo, no dispone de</w:t>
      </w:r>
      <w:r w:rsidR="00EB3CB7">
        <w:t xml:space="preserve"> una única manera </w:t>
      </w:r>
      <w:r w:rsidR="006130E5">
        <w:t>para</w:t>
      </w:r>
      <w:r w:rsidR="00EB3CB7">
        <w:t xml:space="preserve"> </w:t>
      </w:r>
      <w:r w:rsidR="00B2303B">
        <w:t>ser aplicada</w:t>
      </w:r>
      <w:r w:rsidR="00A7070F">
        <w:t>,</w:t>
      </w:r>
      <w:r w:rsidR="00A33B06">
        <w:t xml:space="preserve"> </w:t>
      </w:r>
      <w:r w:rsidR="003C1069">
        <w:t>debido a la existencia de</w:t>
      </w:r>
      <w:r w:rsidR="00EB3CB7">
        <w:t xml:space="preserve"> diferentes puntos de vista</w:t>
      </w:r>
      <w:r w:rsidR="0010117E">
        <w:t xml:space="preserve"> (P</w:t>
      </w:r>
      <w:r w:rsidR="00D058FF">
        <w:t>MI, ISO</w:t>
      </w:r>
      <w:r w:rsidR="0010117E">
        <w:t>,</w:t>
      </w:r>
      <w:r w:rsidR="00D058FF">
        <w:t xml:space="preserve"> CMMI Institute,</w:t>
      </w:r>
      <w:r w:rsidR="0010117E">
        <w:t xml:space="preserve"> </w:t>
      </w:r>
      <w:r w:rsidR="006130E5">
        <w:t>etc.</w:t>
      </w:r>
      <w:r w:rsidR="0010117E">
        <w:t>)</w:t>
      </w:r>
      <w:r w:rsidR="00050BC9">
        <w:t xml:space="preserve"> </w:t>
      </w:r>
      <w:r w:rsidR="00050BC9">
        <w:fldChar w:fldCharType="begin"/>
      </w:r>
      <w:r w:rsidR="00E70E1B">
        <w:instrText xml:space="preserve"> ADDIN ZOTERO_ITEM CSL_CITATION {"citationID":"WoEOQfXD","properties":{"formattedCitation":"(V\\uc0\\u225{}squez Gonz\\uc0\\u225{}lez, 2007, p. 12)","plainCitation":"(Vásquez González, 2007, p. 12)","noteIndex":0},"citationItems":[{"id":8,"uris":["http://zotero.org/users/5687329/items/2RRCFC9Y"],"uri":["http://zotero.org/users/5687329/items/2RRCFC9Y"],"itemData":{"id":8,"type":"thesis","event-place":"Santiago de Chile","language":"Español","number-of-pages":"95","publisher":"Universidad de Chile","publisher-place":"Santiago de Chile","title":"Metodologías de Gestión de proyectos, alcance, impacto y tendencias","URL":"http://repositorio.uchile.cl/bitstream/handle/2250/108432/ec-vasquez_g.pdf?sequence=3&amp;isAllowed=y","author":[{"family":"Vásquez González","given":"Paulo"}],"issued":{"date-parts":[["2007"]]}},"locator":"12","label":"page"}],"schema":"https://github.com/citation-style-language/schema/raw/master/csl-citation.json"} </w:instrText>
      </w:r>
      <w:r w:rsidR="00050BC9">
        <w:fldChar w:fldCharType="separate"/>
      </w:r>
      <w:r w:rsidR="00050BC9" w:rsidRPr="00050BC9">
        <w:rPr>
          <w:rFonts w:cs="Times New Roman"/>
          <w:szCs w:val="24"/>
        </w:rPr>
        <w:t>(Vásquez González, 2007, p. 12)</w:t>
      </w:r>
      <w:r w:rsidR="00050BC9">
        <w:fldChar w:fldCharType="end"/>
      </w:r>
      <w:r w:rsidR="0064257D">
        <w:t>.</w:t>
      </w:r>
      <w:r w:rsidR="00DA7CE7">
        <w:t xml:space="preserve"> </w:t>
      </w:r>
      <w:r w:rsidR="0064257D">
        <w:t>N</w:t>
      </w:r>
      <w:r w:rsidR="00B23FFF">
        <w:t>o obstante</w:t>
      </w:r>
      <w:r w:rsidR="005262BC">
        <w:t>, e</w:t>
      </w:r>
      <w:r w:rsidR="003C1069">
        <w:t>l auge que ha tenido la gestión de proyectos a lo largo del tiempo</w:t>
      </w:r>
      <w:r w:rsidR="00D37F7C">
        <w:t xml:space="preserve"> es alto</w:t>
      </w:r>
      <w:r w:rsidR="003C1069">
        <w:t xml:space="preserve">, </w:t>
      </w:r>
      <w:r w:rsidR="00DA7CE7">
        <w:t xml:space="preserve">y </w:t>
      </w:r>
      <w:r w:rsidR="003C1069">
        <w:t xml:space="preserve">ha logrado </w:t>
      </w:r>
      <w:r w:rsidR="00C5321B">
        <w:t>que se internacionalice</w:t>
      </w:r>
      <w:r w:rsidR="003C1069">
        <w:t xml:space="preserve"> y posicio</w:t>
      </w:r>
      <w:r w:rsidR="00C5321B">
        <w:t>ne</w:t>
      </w:r>
      <w:r w:rsidR="003C1069">
        <w:t xml:space="preserve"> hoy</w:t>
      </w:r>
      <w:r w:rsidR="008B771C">
        <w:t xml:space="preserve"> en día</w:t>
      </w:r>
      <w:r w:rsidR="003C1069">
        <w:t xml:space="preserve"> como uno de los líderes del camino hacia el desarrollo de prácticas profesionales </w:t>
      </w:r>
      <w:r w:rsidR="003C1069">
        <w:fldChar w:fldCharType="begin"/>
      </w:r>
      <w:r w:rsidR="00E70E1B">
        <w:instrText xml:space="preserve"> ADDIN ZOTERO_ITEM CSL_CITATION {"citationID":"eaRboUPL","properties":{"formattedCitation":"(Roberts &amp; Wallace, 2002, p. 44)","plainCitation":"(Roberts &amp; Wallace, 2002, p. 44)","noteIndex":0},"citationItems":[{"id":7,"uris":["http://zotero.org/users/5687329/items/65EZQ6UR"],"uri":["http://zotero.org/users/5687329/items/65EZQ6UR"],"itemData":{"id":7,"type":"chapter","edition":"1","event-place":"Edimburgo, Reino Unido","language":"Español","page":"54","publisher":"Edinburg Business School, Heriot-Watt University","publisher-place":"Edimburgo, Reino Unido","title":"Gestión de Proyectos","URL":"https://www.ebsglobal.net/documents/course-tasters/spanish/pdf/pr-bk-taster.pdf","author":[{"family":"Roberts","given":"Alexander"},{"family":"Wallace","given":"William"}],"issued":{"date-parts":[["2002"]]}},"locator":"44","label":"page"}],"schema":"https://github.com/citation-style-language/schema/raw/master/csl-citation.json"} </w:instrText>
      </w:r>
      <w:r w:rsidR="003C1069">
        <w:fldChar w:fldCharType="separate"/>
      </w:r>
      <w:r w:rsidR="003C1069" w:rsidRPr="007E7AE8">
        <w:rPr>
          <w:rFonts w:cs="Times New Roman"/>
        </w:rPr>
        <w:t>(Roberts &amp; Wallace, 2002, p. 44)</w:t>
      </w:r>
      <w:r w:rsidR="003C1069">
        <w:fldChar w:fldCharType="end"/>
      </w:r>
      <w:r w:rsidR="003C1069">
        <w:t>.</w:t>
      </w:r>
    </w:p>
    <w:p w14:paraId="3319B926" w14:textId="07228C2C" w:rsidR="003815C4" w:rsidRDefault="002F32B8" w:rsidP="00BA3B5A">
      <w:r>
        <w:t>Para terminar</w:t>
      </w:r>
      <w:r w:rsidR="00CB6FF5">
        <w:t>, sería</w:t>
      </w:r>
      <w:r w:rsidR="00185DA7">
        <w:t xml:space="preserve"> propicio conocer un poco acerca</w:t>
      </w:r>
      <w:r w:rsidR="003815C4">
        <w:t xml:space="preserve"> </w:t>
      </w:r>
      <w:r w:rsidR="00185DA7">
        <w:t>de la guía</w:t>
      </w:r>
      <w:r w:rsidR="003815C4">
        <w:t xml:space="preserve"> más conocid</w:t>
      </w:r>
      <w:r w:rsidR="00185DA7">
        <w:t>a</w:t>
      </w:r>
      <w:r w:rsidR="003815C4">
        <w:t xml:space="preserve"> y usad</w:t>
      </w:r>
      <w:r w:rsidR="00185DA7">
        <w:t>a</w:t>
      </w:r>
      <w:r w:rsidR="003815C4">
        <w:t xml:space="preserve"> por las </w:t>
      </w:r>
      <w:r w:rsidR="00185DA7">
        <w:t>organizaciones</w:t>
      </w:r>
      <w:r w:rsidR="003815C4">
        <w:t xml:space="preserve"> para </w:t>
      </w:r>
      <w:r w:rsidR="00E877AF">
        <w:t>la gestión</w:t>
      </w:r>
      <w:r w:rsidR="003815C4">
        <w:t xml:space="preserve"> de sus proyectos: PMBOK</w:t>
      </w:r>
      <w:r w:rsidR="00DC0D7C">
        <w:t>.</w:t>
      </w:r>
      <w:r w:rsidR="00185DA7">
        <w:t xml:space="preserve"> Por lo </w:t>
      </w:r>
      <w:r w:rsidR="008F784A">
        <w:t>tanto,</w:t>
      </w:r>
      <w:r w:rsidR="00185DA7">
        <w:t xml:space="preserve"> a </w:t>
      </w:r>
      <w:r w:rsidR="007C4A42">
        <w:t>continuación,</w:t>
      </w:r>
      <w:r w:rsidR="00185DA7">
        <w:t xml:space="preserve"> se dará una breve explicación de esta.</w:t>
      </w:r>
    </w:p>
    <w:p w14:paraId="500236EB" w14:textId="67C2270E" w:rsidR="00000B10" w:rsidRPr="00E36179" w:rsidRDefault="00F25D87" w:rsidP="00E36179">
      <w:pPr>
        <w:pStyle w:val="Ttulo4"/>
        <w:ind w:left="284"/>
      </w:pPr>
      <w:bookmarkStart w:id="23" w:name="_Toc47024564"/>
      <w:r>
        <w:lastRenderedPageBreak/>
        <w:t>5</w:t>
      </w:r>
      <w:r w:rsidR="0085474E" w:rsidRPr="00A8489F">
        <w:t>.3.</w:t>
      </w:r>
      <w:r w:rsidR="0080645B">
        <w:t>1</w:t>
      </w:r>
      <w:r w:rsidR="0085474E" w:rsidRPr="00A8489F">
        <w:t xml:space="preserve">.1 </w:t>
      </w:r>
      <w:r w:rsidR="00000B10" w:rsidRPr="00A8489F">
        <w:t>PMBOK</w:t>
      </w:r>
      <w:bookmarkEnd w:id="23"/>
    </w:p>
    <w:p w14:paraId="49D49DDA" w14:textId="32C7C23D" w:rsidR="00DC0D7C" w:rsidRPr="00604A9A" w:rsidRDefault="00BD4B97" w:rsidP="00604A9A">
      <w:pPr>
        <w:rPr>
          <w:b/>
          <w:bCs/>
        </w:rPr>
      </w:pPr>
      <w:r>
        <w:t>Es</w:t>
      </w:r>
      <w:r w:rsidR="00AB429C">
        <w:t xml:space="preserve"> una guía </w:t>
      </w:r>
      <w:r w:rsidR="00C2476B">
        <w:t>de apoyo</w:t>
      </w:r>
      <w:r w:rsidR="00AB429C">
        <w:t xml:space="preserve"> </w:t>
      </w:r>
      <w:r w:rsidR="00C2476B">
        <w:t>que proporc</w:t>
      </w:r>
      <w:r w:rsidR="005B479D">
        <w:t>i</w:t>
      </w:r>
      <w:r w:rsidR="00C2476B">
        <w:t>ona</w:t>
      </w:r>
      <w:r w:rsidR="00AB429C">
        <w:t xml:space="preserve"> los pasos necesarios para realizar proyectos de forma exitosa y explica a detalle aquellas variables que deben ser tenidas en cuenta para la ejecución de un proyecto </w:t>
      </w:r>
      <w:r w:rsidR="00AB429C">
        <w:fldChar w:fldCharType="begin"/>
      </w:r>
      <w:r w:rsidR="00E70E1B">
        <w:instrText xml:space="preserve"> ADDIN ZOTERO_ITEM CSL_CITATION {"citationID":"dLK4Daq3","properties":{"formattedCitation":"(Estrada Reyes, 2015, p. 80)","plainCitation":"(Estrada Reyes, 2015, p. 80)","noteIndex":0},"citationItems":[{"id":16,"uris":["http://zotero.org/users/5687329/items/LAFIV8VR"],"uri":["http://zotero.org/users/5687329/items/LAFIV8VR"],"itemData":{"id":16,"type":"article-journal","container-title":"Palermo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Nicolás"}],"issued":{"date-parts":[["2015"]]}},"locator":"80","label":"page"}],"schema":"https://github.com/citation-style-language/schema/raw/master/csl-citation.json"} </w:instrText>
      </w:r>
      <w:r w:rsidR="00AB429C">
        <w:fldChar w:fldCharType="separate"/>
      </w:r>
      <w:r w:rsidR="00AB429C" w:rsidRPr="00AB429C">
        <w:rPr>
          <w:rFonts w:cs="Times New Roman"/>
        </w:rPr>
        <w:t>(Estrada Reyes, 2015, p. 80)</w:t>
      </w:r>
      <w:r w:rsidR="00AB429C">
        <w:fldChar w:fldCharType="end"/>
      </w:r>
      <w:r w:rsidR="00AB429C">
        <w:t>.</w:t>
      </w:r>
    </w:p>
    <w:p w14:paraId="3F084C6F" w14:textId="36E42115" w:rsidR="00117484" w:rsidRDefault="00117484" w:rsidP="00BA3B5A">
      <w:r>
        <w:t>PMBOK define formalmente un total de 5 grupos de procesos los cuales son: Inicio, Planeación; Ejecución; Monitoreo y Control; y Cierre.</w:t>
      </w:r>
    </w:p>
    <w:p w14:paraId="654ADDBA" w14:textId="25651791" w:rsidR="00CC3B50" w:rsidRDefault="007B67A3" w:rsidP="00403E6B">
      <w:r>
        <w:t xml:space="preserve">Estos grupos son la base de partida para comprender la gestión de proyectos, cada uno de estos posee los pasos necesarios para que sean aplicados correctamente, de manera ordenada y con la probabilidad de que </w:t>
      </w:r>
      <w:r w:rsidR="00E57738">
        <w:t xml:space="preserve">aumente el éxito </w:t>
      </w:r>
      <w:r w:rsidR="00E57738">
        <w:fldChar w:fldCharType="begin"/>
      </w:r>
      <w:r w:rsidR="00E70E1B">
        <w:instrText xml:space="preserve"> ADDIN ZOTERO_ITEM CSL_CITATION {"citationID":"XMo0uwEn","properties":{"formattedCitation":"(Estrada Reyes, 2015, p. 81)","plainCitation":"(Estrada Reyes, 2015, p. 81)","noteIndex":0},"citationItems":[{"id":16,"uris":["http://zotero.org/users/5687329/items/LAFIV8VR"],"uri":["http://zotero.org/users/5687329/items/LAFIV8VR"],"itemData":{"id":16,"type":"article-journal","container-title":"Palermo Business Review","ISSN":"0328-5715","language":"Español","page":"38","title":"Análisis de la gestión de proyectos a nivel mundial","volume":"12","author":[{"family":"Estrada Reyes","given":"Juan Nicolás"}],"issued":{"date-parts":[["2015"]]}},"locator":"81","label":"page"}],"schema":"https://github.com/citation-style-language/schema/raw/master/csl-citation.json"} </w:instrText>
      </w:r>
      <w:r w:rsidR="00E57738">
        <w:fldChar w:fldCharType="separate"/>
      </w:r>
      <w:r w:rsidR="00E57738" w:rsidRPr="00E57738">
        <w:rPr>
          <w:rFonts w:cs="Times New Roman"/>
        </w:rPr>
        <w:t>(Estrada Reyes, 2015, p. 81)</w:t>
      </w:r>
      <w:r w:rsidR="00E57738">
        <w:fldChar w:fldCharType="end"/>
      </w:r>
      <w:r w:rsidR="00E57738">
        <w:t>.</w:t>
      </w:r>
    </w:p>
    <w:p w14:paraId="1E90A91C" w14:textId="0D5DB10F" w:rsidR="00EB3067" w:rsidRDefault="00EB3067" w:rsidP="00EB3067">
      <w:pPr>
        <w:pStyle w:val="Ttulo3"/>
      </w:pPr>
      <w:bookmarkStart w:id="24" w:name="_Toc47024565"/>
      <w:r>
        <w:t xml:space="preserve">Comparación entre </w:t>
      </w:r>
      <w:r w:rsidR="003415D4">
        <w:t>estándares para la gestión de proyectos</w:t>
      </w:r>
      <w:bookmarkEnd w:id="24"/>
    </w:p>
    <w:p w14:paraId="7567BA31" w14:textId="77777777" w:rsidR="00A40D41" w:rsidRDefault="00122352" w:rsidP="00A40D41">
      <w:r>
        <w:t xml:space="preserve">Se </w:t>
      </w:r>
      <w:r w:rsidR="00F46772">
        <w:t>llevó a cabo la</w:t>
      </w:r>
      <w:r>
        <w:t xml:space="preserve"> comparación entre dos estándares para la gestión de</w:t>
      </w:r>
      <w:r w:rsidR="0041175B">
        <w:t xml:space="preserve"> </w:t>
      </w:r>
      <w:r>
        <w:t>proyectos</w:t>
      </w:r>
      <w:r w:rsidR="00844603">
        <w:t>,</w:t>
      </w:r>
      <w:r w:rsidR="00F46772">
        <w:t xml:space="preserve"> con el fin de determinar cuál de estos e</w:t>
      </w:r>
      <w:r w:rsidR="00844603">
        <w:t>ra</w:t>
      </w:r>
      <w:r w:rsidR="00F46772">
        <w:t xml:space="preserve"> el ideal para </w:t>
      </w:r>
      <w:r w:rsidR="00844603">
        <w:t>ser aplicado en este caso</w:t>
      </w:r>
      <w:r w:rsidR="00F46772">
        <w:t>.</w:t>
      </w:r>
    </w:p>
    <w:p w14:paraId="665A0AC1" w14:textId="3F2C7CF5" w:rsidR="00122352" w:rsidRDefault="00F46772" w:rsidP="00A40D41">
      <w:r>
        <w:t>E</w:t>
      </w:r>
      <w:r w:rsidR="00122352">
        <w:t>xiste un amplio número de estándares que se pueden aplicar para la gestión de un proyect</w:t>
      </w:r>
      <w:r>
        <w:t xml:space="preserve">o, por lo cual, </w:t>
      </w:r>
      <w:r w:rsidR="009A638C">
        <w:t>es muy difícil seleccionar uno de ellos</w:t>
      </w:r>
      <w:r>
        <w:t xml:space="preserve">; </w:t>
      </w:r>
      <w:r w:rsidR="00141C73">
        <w:t>no obstante</w:t>
      </w:r>
      <w:r>
        <w:t xml:space="preserve">, </w:t>
      </w:r>
      <w:r w:rsidR="00141C73">
        <w:t>sería propicio</w:t>
      </w:r>
      <w:r>
        <w:t xml:space="preserve"> determinar cuáles de estos estándares pueden asegurar</w:t>
      </w:r>
      <w:r w:rsidR="00743F94">
        <w:t xml:space="preserve"> que</w:t>
      </w:r>
      <w:r>
        <w:t xml:space="preserve"> </w:t>
      </w:r>
      <w:r w:rsidR="008D51DF">
        <w:t>el</w:t>
      </w:r>
      <w:r>
        <w:t xml:space="preserve"> proyecto</w:t>
      </w:r>
      <w:r w:rsidR="00743F94">
        <w:t xml:space="preserve"> </w:t>
      </w:r>
      <w:r w:rsidR="005A3528">
        <w:t>d</w:t>
      </w:r>
      <w:r w:rsidR="002A1A2A">
        <w:t>é</w:t>
      </w:r>
      <w:r w:rsidR="00743F94">
        <w:t xml:space="preserve"> resultados con alta probabilidad de éxito.</w:t>
      </w:r>
    </w:p>
    <w:p w14:paraId="7D3AE9D7" w14:textId="636F2195" w:rsidR="00743F94" w:rsidRDefault="00743F94" w:rsidP="00122352">
      <w:r>
        <w:t xml:space="preserve">Con el fin de seleccionar qué estándar era el adecuado para </w:t>
      </w:r>
      <w:r w:rsidR="009C15EA">
        <w:t>seguir y aplicar</w:t>
      </w:r>
      <w:r>
        <w:t xml:space="preserve"> en este proyecto, se hizo la comparación entre la guía PMBOK y </w:t>
      </w:r>
      <w:r w:rsidR="00A11A2E">
        <w:t>el estándar</w:t>
      </w:r>
      <w:r>
        <w:t xml:space="preserve"> ISO/IEC 29110. En la tabla</w:t>
      </w:r>
      <w:r w:rsidR="0078571A">
        <w:t xml:space="preserve"> 4</w:t>
      </w:r>
      <w:r>
        <w:t>, se compararon estos dos estándares e</w:t>
      </w:r>
      <w:r w:rsidR="0078571A">
        <w:t>n cuanto a las características que cada uno posee.</w:t>
      </w:r>
    </w:p>
    <w:p w14:paraId="5FA053D8" w14:textId="43FB13DC" w:rsidR="003415D4" w:rsidRPr="00BF67AC" w:rsidRDefault="003415D4" w:rsidP="00BF67AC">
      <w:pPr>
        <w:pStyle w:val="Descripcin"/>
        <w:keepNext/>
        <w:ind w:firstLine="0"/>
        <w:rPr>
          <w:color w:val="auto"/>
          <w:sz w:val="24"/>
          <w:szCs w:val="24"/>
        </w:rPr>
      </w:pPr>
      <w:bookmarkStart w:id="25" w:name="_Toc47024475"/>
      <w:r w:rsidRPr="00BF67AC">
        <w:rPr>
          <w:color w:val="auto"/>
          <w:sz w:val="24"/>
          <w:szCs w:val="24"/>
        </w:rPr>
        <w:t xml:space="preserve">Tabla </w:t>
      </w:r>
      <w:r w:rsidRPr="00BF67AC">
        <w:rPr>
          <w:color w:val="auto"/>
          <w:sz w:val="24"/>
          <w:szCs w:val="24"/>
        </w:rPr>
        <w:fldChar w:fldCharType="begin"/>
      </w:r>
      <w:r w:rsidRPr="00BF67AC">
        <w:rPr>
          <w:color w:val="auto"/>
          <w:sz w:val="24"/>
          <w:szCs w:val="24"/>
        </w:rPr>
        <w:instrText xml:space="preserve"> SEQ Tabla \* ARABIC </w:instrText>
      </w:r>
      <w:r w:rsidRPr="00BF67AC">
        <w:rPr>
          <w:color w:val="auto"/>
          <w:sz w:val="24"/>
          <w:szCs w:val="24"/>
        </w:rPr>
        <w:fldChar w:fldCharType="separate"/>
      </w:r>
      <w:r w:rsidR="00381C8E">
        <w:rPr>
          <w:noProof/>
          <w:color w:val="auto"/>
          <w:sz w:val="24"/>
          <w:szCs w:val="24"/>
        </w:rPr>
        <w:t>4</w:t>
      </w:r>
      <w:r w:rsidRPr="00BF67AC">
        <w:rPr>
          <w:color w:val="auto"/>
          <w:sz w:val="24"/>
          <w:szCs w:val="24"/>
        </w:rPr>
        <w:fldChar w:fldCharType="end"/>
      </w:r>
      <w:r w:rsidRPr="00BF67AC">
        <w:rPr>
          <w:color w:val="auto"/>
          <w:sz w:val="24"/>
          <w:szCs w:val="24"/>
        </w:rPr>
        <w:t xml:space="preserve">. </w:t>
      </w:r>
      <w:r w:rsidR="000D4CD1">
        <w:rPr>
          <w:color w:val="auto"/>
          <w:sz w:val="24"/>
          <w:szCs w:val="24"/>
        </w:rPr>
        <w:t>Comparación</w:t>
      </w:r>
      <w:r w:rsidRPr="00BF67AC">
        <w:rPr>
          <w:color w:val="auto"/>
          <w:sz w:val="24"/>
          <w:szCs w:val="24"/>
        </w:rPr>
        <w:t xml:space="preserve"> entre estándares para la gestión de proyectos.</w:t>
      </w:r>
      <w:bookmarkEnd w:id="25"/>
    </w:p>
    <w:tbl>
      <w:tblPr>
        <w:tblStyle w:val="Tablaconcuadrcula"/>
        <w:tblW w:w="0" w:type="auto"/>
        <w:tblLook w:val="04A0" w:firstRow="1" w:lastRow="0" w:firstColumn="1" w:lastColumn="0" w:noHBand="0" w:noVBand="1"/>
      </w:tblPr>
      <w:tblGrid>
        <w:gridCol w:w="4675"/>
        <w:gridCol w:w="4675"/>
      </w:tblGrid>
      <w:tr w:rsidR="003415D4" w14:paraId="02EBBC83" w14:textId="77777777" w:rsidTr="003415D4">
        <w:tc>
          <w:tcPr>
            <w:tcW w:w="4675" w:type="dxa"/>
          </w:tcPr>
          <w:p w14:paraId="4A6F02D5" w14:textId="3EE13A51" w:rsidR="003415D4" w:rsidRPr="003415D4" w:rsidRDefault="003415D4" w:rsidP="003415D4">
            <w:pPr>
              <w:ind w:firstLine="0"/>
              <w:jc w:val="center"/>
              <w:rPr>
                <w:b/>
                <w:bCs/>
              </w:rPr>
            </w:pPr>
            <w:r w:rsidRPr="003415D4">
              <w:rPr>
                <w:b/>
                <w:bCs/>
              </w:rPr>
              <w:t>ISO/IEC 29110</w:t>
            </w:r>
          </w:p>
        </w:tc>
        <w:tc>
          <w:tcPr>
            <w:tcW w:w="4675" w:type="dxa"/>
          </w:tcPr>
          <w:p w14:paraId="1FCC7D32" w14:textId="4B812A2A" w:rsidR="003415D4" w:rsidRPr="003415D4" w:rsidRDefault="003415D4" w:rsidP="003415D4">
            <w:pPr>
              <w:ind w:firstLine="0"/>
              <w:jc w:val="center"/>
              <w:rPr>
                <w:b/>
                <w:bCs/>
              </w:rPr>
            </w:pPr>
            <w:r w:rsidRPr="003415D4">
              <w:rPr>
                <w:b/>
                <w:bCs/>
              </w:rPr>
              <w:t>PMBOK</w:t>
            </w:r>
          </w:p>
        </w:tc>
      </w:tr>
      <w:tr w:rsidR="003415D4" w14:paraId="6D811374" w14:textId="77777777" w:rsidTr="003415D4">
        <w:tc>
          <w:tcPr>
            <w:tcW w:w="4675" w:type="dxa"/>
          </w:tcPr>
          <w:p w14:paraId="28AB9CCC" w14:textId="7562FB7D" w:rsidR="003415D4" w:rsidRDefault="00B4375C" w:rsidP="00122352">
            <w:pPr>
              <w:ind w:firstLine="0"/>
            </w:pPr>
            <w:r>
              <w:t>Guía para los procesos de</w:t>
            </w:r>
            <w:r w:rsidR="006B67F3">
              <w:t xml:space="preserve"> Gestión de proyectos </w:t>
            </w:r>
            <w:r>
              <w:t>e</w:t>
            </w:r>
            <w:r w:rsidR="006B67F3">
              <w:t xml:space="preserve"> Implementación de software</w:t>
            </w:r>
            <w:r w:rsidR="009F4DC8">
              <w:t>.</w:t>
            </w:r>
          </w:p>
        </w:tc>
        <w:tc>
          <w:tcPr>
            <w:tcW w:w="4675" w:type="dxa"/>
          </w:tcPr>
          <w:p w14:paraId="5AAB0238" w14:textId="155C441F" w:rsidR="003415D4" w:rsidRDefault="00B4375C" w:rsidP="00122352">
            <w:pPr>
              <w:ind w:firstLine="0"/>
            </w:pPr>
            <w:r>
              <w:t>Guía</w:t>
            </w:r>
            <w:r w:rsidR="00E01C8E">
              <w:t xml:space="preserve"> para el proceso de Gestión de proyectos.</w:t>
            </w:r>
          </w:p>
        </w:tc>
      </w:tr>
      <w:tr w:rsidR="003415D4" w14:paraId="2EDB9611" w14:textId="77777777" w:rsidTr="003415D4">
        <w:tc>
          <w:tcPr>
            <w:tcW w:w="4675" w:type="dxa"/>
          </w:tcPr>
          <w:p w14:paraId="516507C0" w14:textId="77777777" w:rsidR="008E38DA" w:rsidRDefault="004D2C38" w:rsidP="00122352">
            <w:pPr>
              <w:ind w:firstLine="0"/>
            </w:pPr>
            <w:r>
              <w:t>Las fases</w:t>
            </w:r>
            <w:r w:rsidR="00F81C83">
              <w:t xml:space="preserve"> del proceso de gestión de proyectos son: Planificación del proyecto; ejecución del Plan del proyecto; evaluación y control del proyecto; y cierre del proyecto.</w:t>
            </w:r>
          </w:p>
          <w:p w14:paraId="0BD445AD" w14:textId="6EDA8D20" w:rsidR="00CB76BC" w:rsidRDefault="00CB76BC" w:rsidP="00122352">
            <w:pPr>
              <w:ind w:firstLine="0"/>
            </w:pPr>
          </w:p>
        </w:tc>
        <w:tc>
          <w:tcPr>
            <w:tcW w:w="4675" w:type="dxa"/>
          </w:tcPr>
          <w:p w14:paraId="6981AD20" w14:textId="57DD7869" w:rsidR="003415D4" w:rsidRDefault="005F175E" w:rsidP="00122352">
            <w:pPr>
              <w:ind w:firstLine="0"/>
            </w:pPr>
            <w:r>
              <w:t>Las fases del proceso de gestión de proyectos son: Inicio, Planificación; Ejecución; Monitorización y control; y Cierre.</w:t>
            </w:r>
          </w:p>
        </w:tc>
      </w:tr>
      <w:tr w:rsidR="003415D4" w14:paraId="1A3F5BCC" w14:textId="77777777" w:rsidTr="003415D4">
        <w:tc>
          <w:tcPr>
            <w:tcW w:w="4675" w:type="dxa"/>
          </w:tcPr>
          <w:p w14:paraId="0CA6E068" w14:textId="77777777" w:rsidR="00BD2466" w:rsidRDefault="00BD2466" w:rsidP="00122352">
            <w:pPr>
              <w:ind w:firstLine="0"/>
            </w:pPr>
          </w:p>
          <w:p w14:paraId="3918E42A" w14:textId="650B5F91" w:rsidR="003415D4" w:rsidRDefault="00D72B0E" w:rsidP="00122352">
            <w:pPr>
              <w:ind w:firstLine="0"/>
            </w:pPr>
            <w:r>
              <w:t>Estándar dirigido a empresa</w:t>
            </w:r>
            <w:r w:rsidR="00407FF8">
              <w:t>s</w:t>
            </w:r>
            <w:r>
              <w:t xml:space="preserve"> pequeñas</w:t>
            </w:r>
            <w:r w:rsidR="00407FF8">
              <w:t>.</w:t>
            </w:r>
          </w:p>
        </w:tc>
        <w:tc>
          <w:tcPr>
            <w:tcW w:w="4675" w:type="dxa"/>
          </w:tcPr>
          <w:p w14:paraId="0AF5FEDF" w14:textId="77A34DA4" w:rsidR="008E38DA" w:rsidRDefault="00D72B0E" w:rsidP="00122352">
            <w:pPr>
              <w:ind w:firstLine="0"/>
            </w:pPr>
            <w:r>
              <w:t xml:space="preserve">Estándar dirigido a </w:t>
            </w:r>
            <w:r w:rsidR="00407FF8">
              <w:t>empresas de cualquier tamaño interesadas en mejorar la gestión de sus proyectos.</w:t>
            </w:r>
          </w:p>
        </w:tc>
      </w:tr>
      <w:tr w:rsidR="003415D4" w14:paraId="105E8286" w14:textId="77777777" w:rsidTr="003415D4">
        <w:tc>
          <w:tcPr>
            <w:tcW w:w="4675" w:type="dxa"/>
          </w:tcPr>
          <w:p w14:paraId="0BB17016" w14:textId="727F7FF4" w:rsidR="003415D4" w:rsidRDefault="009D0B2C" w:rsidP="00122352">
            <w:pPr>
              <w:ind w:firstLine="0"/>
            </w:pPr>
            <w:r>
              <w:t>No define área</w:t>
            </w:r>
            <w:r w:rsidR="00737F59">
              <w:t>s</w:t>
            </w:r>
            <w:r>
              <w:t xml:space="preserve"> de conocimientos</w:t>
            </w:r>
            <w:r w:rsidR="00737F59">
              <w:t xml:space="preserve"> para las fases.</w:t>
            </w:r>
          </w:p>
        </w:tc>
        <w:tc>
          <w:tcPr>
            <w:tcW w:w="4675" w:type="dxa"/>
          </w:tcPr>
          <w:p w14:paraId="3125C0B4" w14:textId="51D4B9F3" w:rsidR="003415D4" w:rsidRDefault="00737F59" w:rsidP="00122352">
            <w:pPr>
              <w:ind w:firstLine="0"/>
            </w:pPr>
            <w:r>
              <w:t>Defina áreas de conocimientos y esta las asocia a las fases.</w:t>
            </w:r>
          </w:p>
        </w:tc>
      </w:tr>
      <w:tr w:rsidR="003415D4" w14:paraId="49335689" w14:textId="77777777" w:rsidTr="003415D4">
        <w:tc>
          <w:tcPr>
            <w:tcW w:w="4675" w:type="dxa"/>
          </w:tcPr>
          <w:p w14:paraId="14C20CF3" w14:textId="7F0F7442" w:rsidR="003415D4" w:rsidRDefault="004478E7" w:rsidP="00122352">
            <w:pPr>
              <w:ind w:firstLine="0"/>
            </w:pPr>
            <w:r>
              <w:t>Es impulsada por los requisitos del cliente.</w:t>
            </w:r>
          </w:p>
        </w:tc>
        <w:tc>
          <w:tcPr>
            <w:tcW w:w="4675" w:type="dxa"/>
          </w:tcPr>
          <w:p w14:paraId="73777794" w14:textId="3A733CB0" w:rsidR="003415D4" w:rsidRDefault="004478E7" w:rsidP="00122352">
            <w:pPr>
              <w:ind w:firstLine="0"/>
            </w:pPr>
            <w:r>
              <w:t>Es impulsada</w:t>
            </w:r>
            <w:r w:rsidR="009F794A">
              <w:t xml:space="preserve"> por los requisitos del cliente.</w:t>
            </w:r>
          </w:p>
        </w:tc>
      </w:tr>
      <w:tr w:rsidR="00A9560B" w14:paraId="45CA3138" w14:textId="77777777" w:rsidTr="003415D4">
        <w:tc>
          <w:tcPr>
            <w:tcW w:w="4675" w:type="dxa"/>
          </w:tcPr>
          <w:p w14:paraId="4EFCCA73" w14:textId="43A68A2A" w:rsidR="00A9560B" w:rsidRDefault="00A9560B" w:rsidP="00122352">
            <w:pPr>
              <w:ind w:firstLine="0"/>
            </w:pPr>
            <w:r>
              <w:t>Es</w:t>
            </w:r>
            <w:r w:rsidR="00D7491F">
              <w:t>tá dirigida a empresas de desarrollo de software.</w:t>
            </w:r>
          </w:p>
        </w:tc>
        <w:tc>
          <w:tcPr>
            <w:tcW w:w="4675" w:type="dxa"/>
          </w:tcPr>
          <w:p w14:paraId="52EF6A34" w14:textId="29B5EEC9" w:rsidR="00A9560B" w:rsidRDefault="00A9560B" w:rsidP="00122352">
            <w:pPr>
              <w:ind w:firstLine="0"/>
            </w:pPr>
            <w:r>
              <w:t>Es</w:t>
            </w:r>
            <w:r w:rsidR="00D7491F">
              <w:t>tá dirigida a empresas de cualquier área.</w:t>
            </w:r>
          </w:p>
        </w:tc>
      </w:tr>
      <w:tr w:rsidR="00BF1CDA" w14:paraId="6D75C15A" w14:textId="77777777" w:rsidTr="003415D4">
        <w:tc>
          <w:tcPr>
            <w:tcW w:w="4675" w:type="dxa"/>
          </w:tcPr>
          <w:p w14:paraId="01119FA2" w14:textId="2BE725CC" w:rsidR="00CB76BC" w:rsidRDefault="004D51E5" w:rsidP="00122352">
            <w:pPr>
              <w:ind w:firstLine="0"/>
            </w:pPr>
            <w:r>
              <w:t>No es muy amplia la documentación que proporciona</w:t>
            </w:r>
            <w:r w:rsidR="00BF1CDA">
              <w:t xml:space="preserve">, y </w:t>
            </w:r>
            <w:r w:rsidR="00795541">
              <w:t>la que se encuentra</w:t>
            </w:r>
            <w:r w:rsidR="00A734B7">
              <w:t>,</w:t>
            </w:r>
            <w:r w:rsidR="00795541">
              <w:t xml:space="preserve"> es </w:t>
            </w:r>
            <w:r w:rsidR="000B1092">
              <w:t>destinada para el área de desarrollo de software.</w:t>
            </w:r>
          </w:p>
        </w:tc>
        <w:tc>
          <w:tcPr>
            <w:tcW w:w="4675" w:type="dxa"/>
          </w:tcPr>
          <w:p w14:paraId="1C25B3F7" w14:textId="1778C3E1" w:rsidR="00BF1CDA" w:rsidRDefault="00795541" w:rsidP="00122352">
            <w:pPr>
              <w:ind w:firstLine="0"/>
            </w:pPr>
            <w:r>
              <w:t>Como apoyo, t</w:t>
            </w:r>
            <w:r w:rsidR="00BF1CDA">
              <w:t>iene una amplia documentación general de proyectos de distintas áreas</w:t>
            </w:r>
            <w:r>
              <w:t>.</w:t>
            </w:r>
          </w:p>
        </w:tc>
      </w:tr>
      <w:tr w:rsidR="00CB76BC" w:rsidRPr="00B85B2D" w14:paraId="42B8DFE3" w14:textId="77777777" w:rsidTr="003415D4">
        <w:tc>
          <w:tcPr>
            <w:tcW w:w="4675" w:type="dxa"/>
          </w:tcPr>
          <w:p w14:paraId="72951920" w14:textId="351A567B" w:rsidR="00CB76BC" w:rsidRDefault="00CB76BC" w:rsidP="00CB76BC">
            <w:pPr>
              <w:ind w:firstLine="0"/>
            </w:pPr>
            <w:r>
              <w:t xml:space="preserve">Posibilidad de certificación ISO/IEC 29110. </w:t>
            </w:r>
          </w:p>
        </w:tc>
        <w:tc>
          <w:tcPr>
            <w:tcW w:w="4675" w:type="dxa"/>
          </w:tcPr>
          <w:p w14:paraId="5CF1C900" w14:textId="6A78BDE8" w:rsidR="00CB76BC" w:rsidRPr="009F6835" w:rsidRDefault="00CB76BC" w:rsidP="00CB76BC">
            <w:pPr>
              <w:ind w:firstLine="0"/>
              <w:rPr>
                <w:lang w:val="en-US"/>
              </w:rPr>
            </w:pPr>
            <w:r w:rsidRPr="009F6835">
              <w:rPr>
                <w:lang w:val="en-US"/>
              </w:rPr>
              <w:t>Tiene dos niveles de certificación: PMP (Project Management Professional) y CAMP (Certificate Associate in Project Mangement).</w:t>
            </w:r>
          </w:p>
        </w:tc>
      </w:tr>
      <w:tr w:rsidR="00CB76BC" w:rsidRPr="007C7462" w14:paraId="0A59DABC" w14:textId="77777777" w:rsidTr="003415D4">
        <w:tc>
          <w:tcPr>
            <w:tcW w:w="4675" w:type="dxa"/>
          </w:tcPr>
          <w:p w14:paraId="0FCBAC05" w14:textId="54ABACAE" w:rsidR="00CB76BC" w:rsidRDefault="00CB76BC" w:rsidP="00CB76BC">
            <w:pPr>
              <w:ind w:firstLine="0"/>
            </w:pPr>
            <w:r>
              <w:t>Estándar creado por la ISO.</w:t>
            </w:r>
          </w:p>
        </w:tc>
        <w:tc>
          <w:tcPr>
            <w:tcW w:w="4675" w:type="dxa"/>
          </w:tcPr>
          <w:p w14:paraId="13930600" w14:textId="6FEA06A6" w:rsidR="00CB76BC" w:rsidRPr="007C7462" w:rsidRDefault="00CB76BC" w:rsidP="00CB76BC">
            <w:pPr>
              <w:ind w:firstLine="0"/>
            </w:pPr>
            <w:r>
              <w:t>Estándar creado por el PMI.</w:t>
            </w:r>
          </w:p>
        </w:tc>
      </w:tr>
    </w:tbl>
    <w:p w14:paraId="614A74B1" w14:textId="77777777" w:rsidR="00867CD3" w:rsidRDefault="00867CD3" w:rsidP="004D2C38">
      <w:pPr>
        <w:spacing w:line="240" w:lineRule="auto"/>
        <w:ind w:firstLine="0"/>
        <w:rPr>
          <w:i/>
          <w:iCs/>
        </w:rPr>
      </w:pPr>
    </w:p>
    <w:p w14:paraId="2174ED29" w14:textId="4409A640" w:rsidR="00ED1B0F" w:rsidRDefault="00BF67AC" w:rsidP="00ED1B0F">
      <w:pPr>
        <w:pStyle w:val="Bibliografa"/>
        <w:spacing w:line="240" w:lineRule="auto"/>
        <w:ind w:left="0" w:firstLine="0"/>
        <w:rPr>
          <w:rFonts w:cs="Times New Roman"/>
          <w:sz w:val="20"/>
          <w:szCs w:val="20"/>
        </w:rPr>
      </w:pPr>
      <w:r w:rsidRPr="00ED1B0F">
        <w:rPr>
          <w:i/>
          <w:iCs/>
          <w:sz w:val="20"/>
          <w:szCs w:val="20"/>
        </w:rPr>
        <w:t xml:space="preserve">Nota: </w:t>
      </w:r>
      <w:r w:rsidR="00737F59" w:rsidRPr="00ED1B0F">
        <w:rPr>
          <w:sz w:val="20"/>
          <w:szCs w:val="20"/>
        </w:rPr>
        <w:t>Elaboración propia</w:t>
      </w:r>
      <w:r w:rsidR="00F101D0" w:rsidRPr="00ED1B0F">
        <w:rPr>
          <w:sz w:val="20"/>
          <w:szCs w:val="20"/>
        </w:rPr>
        <w:t xml:space="preserve"> con información recopilada de: </w:t>
      </w:r>
      <w:r w:rsidR="006D0DC9" w:rsidRPr="00ED1B0F">
        <w:rPr>
          <w:rFonts w:cs="Times New Roman"/>
          <w:sz w:val="20"/>
          <w:szCs w:val="20"/>
        </w:rPr>
        <w:t xml:space="preserve">Assaff, R. (s. f.). </w:t>
      </w:r>
      <w:r w:rsidR="006D0DC9" w:rsidRPr="00ED1B0F">
        <w:rPr>
          <w:rFonts w:cs="Times New Roman"/>
          <w:i/>
          <w:iCs/>
          <w:sz w:val="20"/>
          <w:szCs w:val="20"/>
        </w:rPr>
        <w:t>PMBOK - El cuerpo de conocimientos de la gestión de proyectos</w:t>
      </w:r>
      <w:r w:rsidR="006D0DC9" w:rsidRPr="00ED1B0F">
        <w:rPr>
          <w:rFonts w:cs="Times New Roman"/>
          <w:sz w:val="20"/>
          <w:szCs w:val="20"/>
        </w:rPr>
        <w:t>. 73-82</w:t>
      </w:r>
      <w:r w:rsidR="006D0DC9" w:rsidRPr="00ED1B0F">
        <w:rPr>
          <w:rFonts w:cs="Times New Roman"/>
          <w:b/>
          <w:bCs/>
          <w:sz w:val="20"/>
          <w:szCs w:val="20"/>
        </w:rPr>
        <w:t>,</w:t>
      </w:r>
      <w:r w:rsidR="006D0DC9" w:rsidRPr="00ED1B0F">
        <w:rPr>
          <w:rFonts w:cs="Times New Roman"/>
          <w:sz w:val="20"/>
          <w:szCs w:val="20"/>
        </w:rPr>
        <w:t xml:space="preserve"> </w:t>
      </w:r>
      <w:r w:rsidR="00ED1B0F" w:rsidRPr="00ED1B0F">
        <w:rPr>
          <w:rFonts w:cs="Times New Roman"/>
          <w:sz w:val="20"/>
          <w:szCs w:val="20"/>
        </w:rPr>
        <w:t xml:space="preserve">Fernández Parra, K., Garrido Saroza, A., Ramírez Martínez, Y., &amp; Perdomo Bello, I. (s. f.). PMBOK y PRINCE 2 similitudes y diferencias. </w:t>
      </w:r>
      <w:r w:rsidR="00ED1B0F" w:rsidRPr="00ED1B0F">
        <w:rPr>
          <w:rFonts w:cs="Times New Roman"/>
          <w:i/>
          <w:iCs/>
          <w:sz w:val="20"/>
          <w:szCs w:val="20"/>
        </w:rPr>
        <w:t>Revista Científica</w:t>
      </w:r>
      <w:r w:rsidR="00ED1B0F" w:rsidRPr="00ED1B0F">
        <w:rPr>
          <w:rFonts w:cs="Times New Roman"/>
          <w:sz w:val="20"/>
          <w:szCs w:val="20"/>
        </w:rPr>
        <w:t xml:space="preserve">, </w:t>
      </w:r>
      <w:r w:rsidR="00ED1B0F" w:rsidRPr="00ED1B0F">
        <w:rPr>
          <w:rFonts w:cs="Times New Roman"/>
          <w:i/>
          <w:iCs/>
          <w:sz w:val="20"/>
          <w:szCs w:val="20"/>
        </w:rPr>
        <w:t>23</w:t>
      </w:r>
      <w:r w:rsidR="00ED1B0F" w:rsidRPr="00ED1B0F">
        <w:rPr>
          <w:rFonts w:cs="Times New Roman"/>
          <w:sz w:val="20"/>
          <w:szCs w:val="20"/>
        </w:rPr>
        <w:t xml:space="preserve">, 117-130. https://doi.org/10.14483/udistrital.jour.RC.2015.23.a9 </w:t>
      </w:r>
      <w:r w:rsidR="00ED1B0F" w:rsidRPr="00ED1B0F">
        <w:rPr>
          <w:rFonts w:cs="Times New Roman"/>
          <w:b/>
          <w:bCs/>
          <w:sz w:val="20"/>
          <w:szCs w:val="20"/>
        </w:rPr>
        <w:t>y</w:t>
      </w:r>
      <w:r w:rsidR="00ED1B0F" w:rsidRPr="00ED1B0F">
        <w:rPr>
          <w:rFonts w:cs="Times New Roman"/>
          <w:sz w:val="20"/>
          <w:szCs w:val="20"/>
        </w:rPr>
        <w:t xml:space="preserve"> Puerta Marín, H. A., &amp; Espinosa Bedoya, A. (2015). UNA ADAPTACIÓN DE PMBOK AL CICLO DE VIDA DE DESARROLLO DE PROYECTOS SOFTWARE EN PEQUEÑAS EMPRESAS. </w:t>
      </w:r>
      <w:r w:rsidR="00ED1B0F" w:rsidRPr="00ED1B0F">
        <w:rPr>
          <w:rFonts w:cs="Times New Roman"/>
          <w:i/>
          <w:iCs/>
          <w:sz w:val="20"/>
          <w:szCs w:val="20"/>
        </w:rPr>
        <w:t>VI Congreso Iberoamericano de Ingeniería de Proyectos - CIIP</w:t>
      </w:r>
      <w:r w:rsidR="00ED1B0F" w:rsidRPr="00ED1B0F">
        <w:rPr>
          <w:rFonts w:cs="Times New Roman"/>
          <w:sz w:val="20"/>
          <w:szCs w:val="20"/>
        </w:rPr>
        <w:t>.</w:t>
      </w:r>
    </w:p>
    <w:p w14:paraId="03EBD476" w14:textId="3B9D0836" w:rsidR="00B4614F" w:rsidRDefault="00B4614F" w:rsidP="00B4614F">
      <w:pPr>
        <w:spacing w:line="240" w:lineRule="auto"/>
      </w:pPr>
    </w:p>
    <w:p w14:paraId="61E3C89B" w14:textId="7AC76665" w:rsidR="004D2C38" w:rsidRPr="00D62C12" w:rsidRDefault="009A638C" w:rsidP="00D62C12">
      <w:pPr>
        <w:rPr>
          <w:rFonts w:cs="Times New Roman"/>
          <w:szCs w:val="24"/>
          <w:lang w:val="es-MX"/>
        </w:rPr>
      </w:pPr>
      <w:r w:rsidRPr="00BB4463">
        <w:rPr>
          <w:rFonts w:cs="Times New Roman"/>
          <w:szCs w:val="24"/>
          <w:lang w:val="es-MX"/>
        </w:rPr>
        <w:t>Luego de haber realizado la comparación entre los dos estándares, se decidió aplicar la ISO/IEC 29110 en este caso, debido a que su enfoque son los proyectos de desarrollo de software</w:t>
      </w:r>
      <w:r w:rsidR="00550102">
        <w:rPr>
          <w:rFonts w:cs="Times New Roman"/>
          <w:szCs w:val="24"/>
          <w:lang w:val="es-MX"/>
        </w:rPr>
        <w:t>;</w:t>
      </w:r>
      <w:r w:rsidRPr="00BB4463">
        <w:rPr>
          <w:rFonts w:cs="Times New Roman"/>
          <w:szCs w:val="24"/>
          <w:lang w:val="es-MX"/>
        </w:rPr>
        <w:t xml:space="preserve"> brinda todas las herramientas necesarias para llevar a cabo el seguimiento y control adecuado de todos los recursos que intervienen en estos</w:t>
      </w:r>
      <w:r w:rsidR="00550102">
        <w:rPr>
          <w:rFonts w:cs="Times New Roman"/>
          <w:szCs w:val="24"/>
          <w:lang w:val="es-MX"/>
        </w:rPr>
        <w:t>;</w:t>
      </w:r>
      <w:r w:rsidRPr="00BB4463">
        <w:rPr>
          <w:rFonts w:cs="Times New Roman"/>
          <w:szCs w:val="24"/>
          <w:lang w:val="es-MX"/>
        </w:rPr>
        <w:t xml:space="preserve"> y está dirigida a las empresas pequeñas, como lo es Sanambiente.</w:t>
      </w:r>
      <w:r w:rsidR="00ED1B0F" w:rsidRPr="00ED1B0F">
        <w:rPr>
          <w:rFonts w:cs="Times New Roman"/>
          <w:sz w:val="20"/>
          <w:szCs w:val="18"/>
        </w:rPr>
        <w:fldChar w:fldCharType="begin"/>
      </w:r>
      <w:r w:rsidR="00E70E1B">
        <w:rPr>
          <w:rFonts w:cs="Times New Roman"/>
          <w:sz w:val="20"/>
          <w:szCs w:val="18"/>
        </w:rPr>
        <w:instrText xml:space="preserve"> ADDIN ZOTERO_ITEM CSL_CITATION {"citationID":"BdiiD2b8","properties":{"formattedCitation":"(Puerta Mar\\uc0\\u237{}n &amp; Espinosa Bedoya, 2015, p. 5)","plainCitation":"(Puerta Marín &amp; Espinosa Bedoya, 2015, p. 5)","dontUpdate":true,"noteIndex":0},"citationItems":[{"id":13,"uris":["http://zotero.org/users/5687329/items/ZWTPUATI"],"uri":["http://zotero.org/users/5687329/items/ZWTPUATI"],"itemData":{"id":13,"type":"article-journal","container-title":"VI Congreso Iberoamericano de Ingeniería de Proyectos - CIIP","title":"UNA ADAPTACIÓN DE PMBOK AL CICLO DE VIDA DE DESARROLLO DE PROYECTOS SOFTWARE EN PEQUEÑAS EMPRESAS","URL":"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author":[{"family":"Puerta Marín","given":"Héctor Alejandro"},{"family":"Espinosa Bedoya","given":"Albeiro"}],"issued":{"date-parts":[["2015",11,12]]}},"locator":"5","label":"page"}],"schema":"https://github.com/citation-style-language/schema/raw/master/csl-citation.json"} </w:instrText>
      </w:r>
      <w:r w:rsidR="00ED1B0F" w:rsidRPr="00ED1B0F">
        <w:rPr>
          <w:rFonts w:cs="Times New Roman"/>
          <w:sz w:val="20"/>
          <w:szCs w:val="18"/>
        </w:rPr>
        <w:fldChar w:fldCharType="end"/>
      </w:r>
    </w:p>
    <w:p w14:paraId="6F487F40" w14:textId="518B6F5E" w:rsidR="0083099E" w:rsidRPr="0083099E" w:rsidRDefault="005B7B16" w:rsidP="0083099E">
      <w:pPr>
        <w:pStyle w:val="Ttulo3"/>
      </w:pPr>
      <w:bookmarkStart w:id="26" w:name="_Toc47024566"/>
      <w:r w:rsidRPr="0083099E">
        <w:rPr>
          <w:rStyle w:val="Ttulo3Car"/>
          <w:b/>
          <w:bCs/>
        </w:rPr>
        <w:t>Estándar ISO/IEC 29110</w:t>
      </w:r>
      <w:r w:rsidR="007D1EB5" w:rsidRPr="0083099E">
        <w:rPr>
          <w:rStyle w:val="Ttulo3Car"/>
          <w:b/>
          <w:bCs/>
        </w:rPr>
        <w:t>.</w:t>
      </w:r>
      <w:bookmarkEnd w:id="26"/>
      <w:r w:rsidR="007D1EB5" w:rsidRPr="0083099E">
        <w:t xml:space="preserve"> </w:t>
      </w:r>
    </w:p>
    <w:p w14:paraId="72DE0011" w14:textId="00C4866C" w:rsidR="00ED195D" w:rsidRDefault="002A5387" w:rsidP="001B39DD">
      <w:r w:rsidRPr="00BA2A14">
        <w:t>Es una norma</w:t>
      </w:r>
      <w:r w:rsidR="00A36F0A">
        <w:t xml:space="preserve"> creada por la ISO</w:t>
      </w:r>
      <w:r w:rsidRPr="00BA2A14">
        <w:t xml:space="preserve"> bajo el título </w:t>
      </w:r>
      <w:r w:rsidRPr="004B226F">
        <w:rPr>
          <w:i/>
        </w:rPr>
        <w:t>Ingeniería de Software</w:t>
      </w:r>
      <w:r w:rsidR="004B226F">
        <w:rPr>
          <w:i/>
        </w:rPr>
        <w:t xml:space="preserve"> – Perfiles del ciclo de vida para</w:t>
      </w:r>
      <w:r w:rsidRPr="004B226F">
        <w:rPr>
          <w:i/>
        </w:rPr>
        <w:t xml:space="preserve"> entidades muy pequeñas</w:t>
      </w:r>
      <w:r w:rsidRPr="00BA2A14">
        <w:t xml:space="preserve"> (Very Small Enterprises (VSEs))</w:t>
      </w:r>
      <w:r w:rsidR="007858B7">
        <w:t xml:space="preserve"> y </w:t>
      </w:r>
      <w:r w:rsidR="00533C47" w:rsidRPr="00BA2A14">
        <w:t>se basa en subconjuntos de elementos normativos apropiados, conocidos como perfiles VSE</w:t>
      </w:r>
      <w:r w:rsidR="009C5ED1" w:rsidRPr="00BA2A14">
        <w:t xml:space="preserve">. </w:t>
      </w:r>
      <w:r w:rsidR="00325818" w:rsidRPr="00BA2A14">
        <w:t>El propósito de los perfiles VSE es definir un subconjunto de normas internacionales para el contexto de VSE</w:t>
      </w:r>
      <w:r w:rsidR="009B2F32" w:rsidRPr="00BA2A14">
        <w:t xml:space="preserve"> </w:t>
      </w:r>
      <w:r w:rsidR="009B2F32" w:rsidRPr="00BA2A14">
        <w:fldChar w:fldCharType="begin"/>
      </w:r>
      <w:r w:rsidR="00E70E1B">
        <w:instrText xml:space="preserve"> ADDIN ZOTERO_ITEM CSL_CITATION {"citationID":"kDfK7rjr","properties":{"formattedCitation":"(ISO/IEC, 2011, p. vi)","plainCitation":"(ISO/IEC, 2011, p. vi)","noteIndex":0},"citationItems":[{"id":52,"uris":["http://zotero.org/users/5687329/items/NQGELMXE"],"uri":["http://zotero.org/users/5687329/items/NQGELMXE"],"itemData":{"id":52,"type":"article","language":"Inglés","title":"Software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vi","label":"page"}],"schema":"https://github.com/citation-style-language/schema/raw/master/csl-citation.json"} </w:instrText>
      </w:r>
      <w:r w:rsidR="009B2F32" w:rsidRPr="00BA2A14">
        <w:fldChar w:fldCharType="separate"/>
      </w:r>
      <w:r w:rsidR="002D1C14" w:rsidRPr="00BA2A14">
        <w:t>(ISO/IEC, 2011, p. vi)</w:t>
      </w:r>
      <w:r w:rsidR="009B2F32" w:rsidRPr="00BA2A14">
        <w:fldChar w:fldCharType="end"/>
      </w:r>
      <w:r w:rsidR="00BA2A14">
        <w:t>.</w:t>
      </w:r>
    </w:p>
    <w:p w14:paraId="60B069D4" w14:textId="56FD9A0A" w:rsidR="003733F9" w:rsidRDefault="003733F9" w:rsidP="001B39DD">
      <w:r>
        <w:lastRenderedPageBreak/>
        <w:t xml:space="preserve">La norma </w:t>
      </w:r>
      <w:r w:rsidR="007858B7">
        <w:t xml:space="preserve">se desarrolló </w:t>
      </w:r>
      <w:r>
        <w:t>para mejorar la calidad de</w:t>
      </w:r>
      <w:r w:rsidR="007858B7">
        <w:t xml:space="preserve">l software ayudando en </w:t>
      </w:r>
      <w:r>
        <w:t xml:space="preserve">el rendimiento de los </w:t>
      </w:r>
      <w:r w:rsidR="007858B7">
        <w:t>productos en pymes, donde puedan contar con los mismos niveles de competitividad en mercado de las grandes industrias.</w:t>
      </w:r>
      <w:r w:rsidR="00E9572F">
        <w:t xml:space="preserve"> </w:t>
      </w:r>
      <w:r>
        <w:t xml:space="preserve">La ISO/IEC 29110 </w:t>
      </w:r>
      <w:r w:rsidR="00E9572F">
        <w:t>se encuentra divid</w:t>
      </w:r>
      <w:r w:rsidR="00C86A2B">
        <w:t>a</w:t>
      </w:r>
      <w:r w:rsidR="00E9572F">
        <w:t xml:space="preserve"> en 5 partes</w:t>
      </w:r>
      <w:r w:rsidR="00C86A2B">
        <w:t>,</w:t>
      </w:r>
      <w:r w:rsidR="007858B7">
        <w:t xml:space="preserve"> de acuerdo a un público objetivo</w:t>
      </w:r>
      <w:r w:rsidR="00E9572F">
        <w:t xml:space="preserve"> (ver </w:t>
      </w:r>
      <w:r w:rsidR="00A540CF">
        <w:t xml:space="preserve">tabla </w:t>
      </w:r>
      <w:r w:rsidR="0078571A">
        <w:t>5</w:t>
      </w:r>
      <w:r w:rsidR="00E9572F">
        <w:t>):</w:t>
      </w:r>
    </w:p>
    <w:p w14:paraId="411A6B6C" w14:textId="19C2B847" w:rsidR="00DE532C" w:rsidRPr="00A540CF" w:rsidRDefault="00DE532C" w:rsidP="00AD5634">
      <w:pPr>
        <w:pStyle w:val="Descripcin"/>
        <w:keepNext/>
        <w:spacing w:after="0" w:line="480" w:lineRule="auto"/>
        <w:ind w:firstLine="0"/>
        <w:rPr>
          <w:rFonts w:cs="Times New Roman"/>
          <w:color w:val="auto"/>
          <w:sz w:val="24"/>
          <w:szCs w:val="24"/>
        </w:rPr>
      </w:pPr>
      <w:bookmarkStart w:id="27" w:name="_Toc47024476"/>
      <w:r w:rsidRPr="00A540CF">
        <w:rPr>
          <w:rFonts w:cs="Times New Roman"/>
          <w:color w:val="auto"/>
          <w:sz w:val="24"/>
          <w:szCs w:val="24"/>
        </w:rPr>
        <w:t xml:space="preserve">Tabla </w:t>
      </w:r>
      <w:r w:rsidRPr="00A540CF">
        <w:rPr>
          <w:rFonts w:cs="Times New Roman"/>
          <w:color w:val="auto"/>
          <w:sz w:val="24"/>
          <w:szCs w:val="24"/>
        </w:rPr>
        <w:fldChar w:fldCharType="begin"/>
      </w:r>
      <w:r w:rsidRPr="00A540CF">
        <w:rPr>
          <w:rFonts w:cs="Times New Roman"/>
          <w:color w:val="auto"/>
          <w:sz w:val="24"/>
          <w:szCs w:val="24"/>
        </w:rPr>
        <w:instrText xml:space="preserve"> SEQ Tabla \* ARABIC </w:instrText>
      </w:r>
      <w:r w:rsidRPr="00A540CF">
        <w:rPr>
          <w:rFonts w:cs="Times New Roman"/>
          <w:color w:val="auto"/>
          <w:sz w:val="24"/>
          <w:szCs w:val="24"/>
        </w:rPr>
        <w:fldChar w:fldCharType="separate"/>
      </w:r>
      <w:r w:rsidR="00381C8E">
        <w:rPr>
          <w:rFonts w:cs="Times New Roman"/>
          <w:noProof/>
          <w:color w:val="auto"/>
          <w:sz w:val="24"/>
          <w:szCs w:val="24"/>
        </w:rPr>
        <w:t>5</w:t>
      </w:r>
      <w:r w:rsidRPr="00A540CF">
        <w:rPr>
          <w:rFonts w:cs="Times New Roman"/>
          <w:color w:val="auto"/>
          <w:sz w:val="24"/>
          <w:szCs w:val="24"/>
        </w:rPr>
        <w:fldChar w:fldCharType="end"/>
      </w:r>
      <w:r w:rsidRPr="00A540CF">
        <w:rPr>
          <w:rFonts w:cs="Times New Roman"/>
          <w:color w:val="auto"/>
          <w:sz w:val="24"/>
          <w:szCs w:val="24"/>
        </w:rPr>
        <w:t xml:space="preserve">. Público objetivo </w:t>
      </w:r>
      <w:r w:rsidR="000706C8">
        <w:rPr>
          <w:rFonts w:cs="Times New Roman"/>
          <w:color w:val="auto"/>
          <w:sz w:val="24"/>
          <w:szCs w:val="24"/>
        </w:rPr>
        <w:t xml:space="preserve">de la </w:t>
      </w:r>
      <w:r w:rsidRPr="00A540CF">
        <w:rPr>
          <w:rFonts w:cs="Times New Roman"/>
          <w:color w:val="auto"/>
          <w:sz w:val="24"/>
          <w:szCs w:val="24"/>
        </w:rPr>
        <w:t>ISO/IEC 29110.</w:t>
      </w:r>
      <w:bookmarkEnd w:id="27"/>
    </w:p>
    <w:tbl>
      <w:tblPr>
        <w:tblStyle w:val="Tablaconcuadrcula"/>
        <w:tblW w:w="9472" w:type="dxa"/>
        <w:tblLook w:val="04A0" w:firstRow="1" w:lastRow="0" w:firstColumn="1" w:lastColumn="0" w:noHBand="0" w:noVBand="1"/>
      </w:tblPr>
      <w:tblGrid>
        <w:gridCol w:w="2148"/>
        <w:gridCol w:w="2990"/>
        <w:gridCol w:w="4334"/>
      </w:tblGrid>
      <w:tr w:rsidR="002F7214" w14:paraId="7A84FAF3" w14:textId="77777777" w:rsidTr="00673EC8">
        <w:trPr>
          <w:trHeight w:val="41"/>
        </w:trPr>
        <w:tc>
          <w:tcPr>
            <w:tcW w:w="2148" w:type="dxa"/>
          </w:tcPr>
          <w:p w14:paraId="5618E713" w14:textId="4B5FD3AD" w:rsidR="002F7214" w:rsidRPr="00DE532C" w:rsidRDefault="002F7214" w:rsidP="00FA7657">
            <w:pPr>
              <w:keepNext/>
              <w:ind w:firstLine="0"/>
              <w:jc w:val="center"/>
              <w:rPr>
                <w:b/>
                <w:bCs/>
              </w:rPr>
            </w:pPr>
            <w:r w:rsidRPr="00DE532C">
              <w:rPr>
                <w:b/>
                <w:bCs/>
              </w:rPr>
              <w:t>ISO/IEC 29110</w:t>
            </w:r>
          </w:p>
        </w:tc>
        <w:tc>
          <w:tcPr>
            <w:tcW w:w="2990" w:type="dxa"/>
          </w:tcPr>
          <w:p w14:paraId="1465B100" w14:textId="24BFE584" w:rsidR="002F7214" w:rsidRPr="00DE532C" w:rsidRDefault="002F7214" w:rsidP="00FA7657">
            <w:pPr>
              <w:keepNext/>
              <w:ind w:firstLine="0"/>
              <w:jc w:val="center"/>
              <w:rPr>
                <w:b/>
                <w:bCs/>
              </w:rPr>
            </w:pPr>
            <w:r w:rsidRPr="00DE532C">
              <w:rPr>
                <w:b/>
                <w:bCs/>
              </w:rPr>
              <w:t>T</w:t>
            </w:r>
            <w:r w:rsidR="00DE532C">
              <w:rPr>
                <w:b/>
                <w:bCs/>
              </w:rPr>
              <w:t>í</w:t>
            </w:r>
            <w:r w:rsidRPr="00DE532C">
              <w:rPr>
                <w:b/>
                <w:bCs/>
              </w:rPr>
              <w:t>tulo</w:t>
            </w:r>
          </w:p>
        </w:tc>
        <w:tc>
          <w:tcPr>
            <w:tcW w:w="4334" w:type="dxa"/>
          </w:tcPr>
          <w:p w14:paraId="1C441276" w14:textId="2F290D1C" w:rsidR="002F7214" w:rsidRPr="00DE532C" w:rsidRDefault="00BD6CD3" w:rsidP="00FA7657">
            <w:pPr>
              <w:keepNext/>
              <w:ind w:firstLine="0"/>
              <w:jc w:val="center"/>
              <w:rPr>
                <w:b/>
                <w:bCs/>
              </w:rPr>
            </w:pPr>
            <w:r w:rsidRPr="00DE532C">
              <w:rPr>
                <w:b/>
                <w:bCs/>
              </w:rPr>
              <w:t>Público</w:t>
            </w:r>
            <w:r w:rsidR="002F7214" w:rsidRPr="00DE532C">
              <w:rPr>
                <w:b/>
                <w:bCs/>
              </w:rPr>
              <w:t xml:space="preserve"> </w:t>
            </w:r>
            <w:r w:rsidR="00DE532C">
              <w:rPr>
                <w:b/>
                <w:bCs/>
              </w:rPr>
              <w:t>o</w:t>
            </w:r>
            <w:r w:rsidR="002F7214" w:rsidRPr="00DE532C">
              <w:rPr>
                <w:b/>
                <w:bCs/>
              </w:rPr>
              <w:t>bjetivo</w:t>
            </w:r>
          </w:p>
        </w:tc>
      </w:tr>
      <w:tr w:rsidR="002F7214" w14:paraId="13BB2164" w14:textId="77777777" w:rsidTr="00673EC8">
        <w:trPr>
          <w:trHeight w:val="811"/>
        </w:trPr>
        <w:tc>
          <w:tcPr>
            <w:tcW w:w="2148" w:type="dxa"/>
          </w:tcPr>
          <w:p w14:paraId="3B0E6EE8" w14:textId="77777777" w:rsidR="00F33E9E" w:rsidRDefault="00F33E9E" w:rsidP="00F33E9E">
            <w:pPr>
              <w:keepNext/>
              <w:ind w:firstLine="0"/>
              <w:jc w:val="center"/>
            </w:pPr>
          </w:p>
          <w:p w14:paraId="5A9C446C" w14:textId="602D0B11" w:rsidR="002F7214" w:rsidRDefault="002F7214" w:rsidP="00F33E9E">
            <w:pPr>
              <w:keepNext/>
              <w:ind w:firstLine="0"/>
              <w:jc w:val="center"/>
            </w:pPr>
            <w:r>
              <w:t>Parte 1</w:t>
            </w:r>
          </w:p>
        </w:tc>
        <w:tc>
          <w:tcPr>
            <w:tcW w:w="2990" w:type="dxa"/>
          </w:tcPr>
          <w:p w14:paraId="1BFEFA98" w14:textId="77777777" w:rsidR="00F33E9E" w:rsidRDefault="00F33E9E" w:rsidP="00F33E9E">
            <w:pPr>
              <w:keepNext/>
              <w:ind w:firstLine="0"/>
              <w:jc w:val="center"/>
            </w:pPr>
          </w:p>
          <w:p w14:paraId="37F9BEB9" w14:textId="31802457" w:rsidR="002F7214" w:rsidRDefault="002F7214" w:rsidP="00F33E9E">
            <w:pPr>
              <w:keepNext/>
              <w:ind w:firstLine="0"/>
              <w:jc w:val="center"/>
            </w:pPr>
            <w:r>
              <w:t>Panorama General</w:t>
            </w:r>
          </w:p>
        </w:tc>
        <w:tc>
          <w:tcPr>
            <w:tcW w:w="4334" w:type="dxa"/>
          </w:tcPr>
          <w:p w14:paraId="031690BC" w14:textId="33CAF1DA" w:rsidR="002F7214" w:rsidRDefault="00BD6CD3" w:rsidP="00FA7657">
            <w:pPr>
              <w:keepNext/>
              <w:ind w:firstLine="0"/>
            </w:pPr>
            <w:r>
              <w:t>VSEs, Evaluadores, productores de estándares, vendedores de herramientas y vendedores de metodología</w:t>
            </w:r>
          </w:p>
        </w:tc>
      </w:tr>
      <w:tr w:rsidR="002F7214" w14:paraId="3DEE6EEF" w14:textId="77777777" w:rsidTr="00673EC8">
        <w:trPr>
          <w:trHeight w:val="802"/>
        </w:trPr>
        <w:tc>
          <w:tcPr>
            <w:tcW w:w="2148" w:type="dxa"/>
          </w:tcPr>
          <w:p w14:paraId="74520E9B" w14:textId="77777777" w:rsidR="00F33E9E" w:rsidRDefault="00F33E9E" w:rsidP="00F33E9E">
            <w:pPr>
              <w:keepNext/>
              <w:ind w:firstLine="0"/>
              <w:jc w:val="center"/>
            </w:pPr>
          </w:p>
          <w:p w14:paraId="0CFCA970" w14:textId="51BA54BF" w:rsidR="002F7214" w:rsidRDefault="002F7214" w:rsidP="00F33E9E">
            <w:pPr>
              <w:keepNext/>
              <w:ind w:firstLine="0"/>
              <w:jc w:val="center"/>
            </w:pPr>
            <w:r>
              <w:t>Parte 2</w:t>
            </w:r>
          </w:p>
        </w:tc>
        <w:tc>
          <w:tcPr>
            <w:tcW w:w="2990" w:type="dxa"/>
          </w:tcPr>
          <w:p w14:paraId="48FB9F06" w14:textId="77777777" w:rsidR="00F33E9E" w:rsidRDefault="00F33E9E" w:rsidP="00F33E9E">
            <w:pPr>
              <w:keepNext/>
              <w:ind w:firstLine="0"/>
              <w:jc w:val="center"/>
            </w:pPr>
          </w:p>
          <w:p w14:paraId="53FCE954" w14:textId="595C6781" w:rsidR="002F7214" w:rsidRDefault="00BD6CD3" w:rsidP="00F33E9E">
            <w:pPr>
              <w:keepNext/>
              <w:ind w:firstLine="0"/>
              <w:jc w:val="center"/>
            </w:pPr>
            <w:r>
              <w:t>Marco y Taxonomía</w:t>
            </w:r>
          </w:p>
        </w:tc>
        <w:tc>
          <w:tcPr>
            <w:tcW w:w="4334" w:type="dxa"/>
          </w:tcPr>
          <w:p w14:paraId="28902BD6" w14:textId="198E8423" w:rsidR="002F7214" w:rsidRDefault="00BD6CD3" w:rsidP="00FA7657">
            <w:pPr>
              <w:keepNext/>
              <w:ind w:firstLine="0"/>
            </w:pPr>
            <w:r>
              <w:t>Productores de normas, proveedores de herramientas de metodología. No está diseñado para VSEs.</w:t>
            </w:r>
          </w:p>
        </w:tc>
      </w:tr>
      <w:tr w:rsidR="002F7214" w14:paraId="311EF642" w14:textId="77777777" w:rsidTr="00673EC8">
        <w:trPr>
          <w:trHeight w:val="201"/>
        </w:trPr>
        <w:tc>
          <w:tcPr>
            <w:tcW w:w="2148" w:type="dxa"/>
          </w:tcPr>
          <w:p w14:paraId="7F229785" w14:textId="343E8345" w:rsidR="002F7214" w:rsidRDefault="002F7214" w:rsidP="00F33E9E">
            <w:pPr>
              <w:keepNext/>
              <w:ind w:firstLine="0"/>
              <w:jc w:val="center"/>
            </w:pPr>
            <w:r>
              <w:t>Parte 3</w:t>
            </w:r>
          </w:p>
        </w:tc>
        <w:tc>
          <w:tcPr>
            <w:tcW w:w="2990" w:type="dxa"/>
          </w:tcPr>
          <w:p w14:paraId="6D1BBB34" w14:textId="53AACFB0" w:rsidR="002F7214" w:rsidRDefault="00BD6CD3" w:rsidP="00F33E9E">
            <w:pPr>
              <w:keepNext/>
              <w:ind w:firstLine="0"/>
              <w:jc w:val="center"/>
            </w:pPr>
            <w:r>
              <w:t>Guía de evaluación</w:t>
            </w:r>
          </w:p>
        </w:tc>
        <w:tc>
          <w:tcPr>
            <w:tcW w:w="4334" w:type="dxa"/>
          </w:tcPr>
          <w:p w14:paraId="5BE9BDB0" w14:textId="5498A914" w:rsidR="002F7214" w:rsidRDefault="00BD6CD3" w:rsidP="00FA7657">
            <w:pPr>
              <w:keepNext/>
              <w:ind w:firstLine="0"/>
            </w:pPr>
            <w:r>
              <w:t>Asesores y VSEs</w:t>
            </w:r>
          </w:p>
        </w:tc>
      </w:tr>
      <w:tr w:rsidR="002F7214" w14:paraId="4784401A" w14:textId="77777777" w:rsidTr="00673EC8">
        <w:trPr>
          <w:trHeight w:val="811"/>
        </w:trPr>
        <w:tc>
          <w:tcPr>
            <w:tcW w:w="2148" w:type="dxa"/>
          </w:tcPr>
          <w:p w14:paraId="2035E437" w14:textId="77777777" w:rsidR="00F33E9E" w:rsidRDefault="00F33E9E" w:rsidP="00F33E9E">
            <w:pPr>
              <w:keepNext/>
              <w:ind w:firstLine="0"/>
              <w:jc w:val="center"/>
            </w:pPr>
          </w:p>
          <w:p w14:paraId="0BDA1C58" w14:textId="1E6B94BD" w:rsidR="002F7214" w:rsidRDefault="002F7214" w:rsidP="00F33E9E">
            <w:pPr>
              <w:keepNext/>
              <w:ind w:firstLine="0"/>
              <w:jc w:val="center"/>
            </w:pPr>
            <w:r>
              <w:t>Parte 4</w:t>
            </w:r>
          </w:p>
        </w:tc>
        <w:tc>
          <w:tcPr>
            <w:tcW w:w="2990" w:type="dxa"/>
          </w:tcPr>
          <w:p w14:paraId="24199A04" w14:textId="77777777" w:rsidR="00F33E9E" w:rsidRDefault="00F33E9E" w:rsidP="00F33E9E">
            <w:pPr>
              <w:keepNext/>
              <w:ind w:firstLine="0"/>
              <w:jc w:val="center"/>
            </w:pPr>
          </w:p>
          <w:p w14:paraId="497E11B1" w14:textId="5B31E48B" w:rsidR="002F7214" w:rsidRDefault="00BD6CD3" w:rsidP="00F33E9E">
            <w:pPr>
              <w:keepNext/>
              <w:ind w:firstLine="0"/>
              <w:jc w:val="center"/>
            </w:pPr>
            <w:r>
              <w:t>Especificaciones del perfil</w:t>
            </w:r>
          </w:p>
        </w:tc>
        <w:tc>
          <w:tcPr>
            <w:tcW w:w="4334" w:type="dxa"/>
          </w:tcPr>
          <w:p w14:paraId="04799636" w14:textId="3056D7C5" w:rsidR="002F7214" w:rsidRDefault="00F33E9E" w:rsidP="00FA7657">
            <w:pPr>
              <w:keepNext/>
              <w:ind w:firstLine="0"/>
            </w:pPr>
            <w:r>
              <w:t>Productores de normas, proveedores de herramientas de metodología. No está diseñado para VSEs.</w:t>
            </w:r>
          </w:p>
        </w:tc>
      </w:tr>
      <w:tr w:rsidR="002F7214" w14:paraId="1057AF04" w14:textId="77777777" w:rsidTr="00673EC8">
        <w:trPr>
          <w:trHeight w:val="201"/>
        </w:trPr>
        <w:tc>
          <w:tcPr>
            <w:tcW w:w="2148" w:type="dxa"/>
          </w:tcPr>
          <w:p w14:paraId="379BFEE9" w14:textId="37C13441" w:rsidR="002F7214" w:rsidRDefault="002F7214" w:rsidP="00F33E9E">
            <w:pPr>
              <w:keepNext/>
              <w:ind w:firstLine="0"/>
              <w:jc w:val="center"/>
            </w:pPr>
            <w:r>
              <w:t>Parte 5</w:t>
            </w:r>
          </w:p>
        </w:tc>
        <w:tc>
          <w:tcPr>
            <w:tcW w:w="2990" w:type="dxa"/>
          </w:tcPr>
          <w:p w14:paraId="768F05D6" w14:textId="07CFA983" w:rsidR="002F7214" w:rsidRDefault="00F33E9E" w:rsidP="00F33E9E">
            <w:pPr>
              <w:keepNext/>
              <w:ind w:firstLine="0"/>
              <w:jc w:val="center"/>
            </w:pPr>
            <w:r>
              <w:t>Guía</w:t>
            </w:r>
            <w:r w:rsidR="00A56831">
              <w:t xml:space="preserve"> </w:t>
            </w:r>
            <w:r w:rsidR="00A56831" w:rsidRPr="00DE532C">
              <w:t>d</w:t>
            </w:r>
            <w:r w:rsidR="00BD6CD3" w:rsidRPr="00DE532C">
              <w:t xml:space="preserve">e </w:t>
            </w:r>
            <w:r w:rsidR="00BD6CD3">
              <w:t xml:space="preserve">gestión e </w:t>
            </w:r>
            <w:r>
              <w:t>ingeniería</w:t>
            </w:r>
          </w:p>
        </w:tc>
        <w:tc>
          <w:tcPr>
            <w:tcW w:w="4334" w:type="dxa"/>
          </w:tcPr>
          <w:p w14:paraId="67DFD0BC" w14:textId="3A424EA8" w:rsidR="002F7214" w:rsidRDefault="00BD6CD3" w:rsidP="00FA7657">
            <w:pPr>
              <w:keepNext/>
              <w:ind w:firstLine="0"/>
            </w:pPr>
            <w:r>
              <w:t>VSEs</w:t>
            </w:r>
          </w:p>
        </w:tc>
      </w:tr>
    </w:tbl>
    <w:p w14:paraId="133412E5" w14:textId="77777777" w:rsidR="008A6C58" w:rsidRDefault="008A6C58" w:rsidP="008A6C58">
      <w:pPr>
        <w:spacing w:line="240" w:lineRule="auto"/>
        <w:ind w:firstLine="0"/>
        <w:rPr>
          <w:i/>
          <w:iCs/>
          <w:sz w:val="20"/>
          <w:szCs w:val="18"/>
          <w:lang w:val="en-US"/>
        </w:rPr>
      </w:pPr>
    </w:p>
    <w:p w14:paraId="2A71AA4B" w14:textId="6E063D47" w:rsidR="007C2C2B" w:rsidRDefault="008A6C58" w:rsidP="00AD5634">
      <w:pPr>
        <w:spacing w:line="240" w:lineRule="auto"/>
        <w:ind w:firstLine="0"/>
        <w:rPr>
          <w:sz w:val="20"/>
          <w:szCs w:val="18"/>
          <w:lang w:val="en-US"/>
        </w:rPr>
      </w:pPr>
      <w:r w:rsidRPr="008A6C58">
        <w:rPr>
          <w:i/>
          <w:iCs/>
          <w:sz w:val="20"/>
          <w:szCs w:val="18"/>
          <w:lang w:val="en-US"/>
        </w:rPr>
        <w:t xml:space="preserve">Nota: </w:t>
      </w:r>
      <w:r w:rsidRPr="008A6C58">
        <w:rPr>
          <w:rFonts w:eastAsia="Times New Roman" w:cs="Times New Roman"/>
          <w:sz w:val="20"/>
          <w:szCs w:val="20"/>
          <w:lang w:val="en-US" w:eastAsia="es-CO"/>
        </w:rPr>
        <w:t xml:space="preserve">ISO/IEC. (2011). </w:t>
      </w:r>
      <w:r w:rsidRPr="008A6C58">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8A6C58">
        <w:rPr>
          <w:rFonts w:eastAsia="Times New Roman" w:cs="Times New Roman"/>
          <w:sz w:val="20"/>
          <w:szCs w:val="20"/>
          <w:lang w:val="en-US" w:eastAsia="es-CO"/>
        </w:rPr>
        <w:t>, p.vi.</w:t>
      </w:r>
    </w:p>
    <w:p w14:paraId="0069B9F8" w14:textId="77777777" w:rsidR="00673EC8" w:rsidRPr="00673EC8" w:rsidRDefault="00673EC8" w:rsidP="00673EC8">
      <w:pPr>
        <w:spacing w:line="240" w:lineRule="auto"/>
        <w:ind w:firstLine="0"/>
        <w:rPr>
          <w:sz w:val="20"/>
          <w:szCs w:val="18"/>
          <w:lang w:val="en-US"/>
        </w:rPr>
      </w:pPr>
    </w:p>
    <w:p w14:paraId="5A079E33" w14:textId="72890BD3" w:rsidR="00C353E1" w:rsidRDefault="00C353E1" w:rsidP="007C2C2B">
      <w:r>
        <w:t>En la parte 1 se definen los términos generales que van a ser usados</w:t>
      </w:r>
      <w:r w:rsidR="006D5BED">
        <w:t xml:space="preserve"> a lo largo de todos los documentos que contiene la ISO/IEC 29110. Además, menciona las características y requisitos que una VSE debe tener para la aplicación de este estándar, y por último describe brevemente los perfiles y guías de este.</w:t>
      </w:r>
    </w:p>
    <w:p w14:paraId="0E9785E2" w14:textId="75A6B927" w:rsidR="00F66BCD" w:rsidRDefault="00F66BCD" w:rsidP="007C2C2B">
      <w:r>
        <w:t>En la parte 2 se introducen los conceptos para el perfil estandarizado de ingeniería de software para las VSEs,</w:t>
      </w:r>
      <w:r w:rsidR="000947DD">
        <w:t xml:space="preserve"> y además define los términos comunes que se utilizarán en el estándar. También, se establece y explica la lógica definida para los perfiles. Por último, se especifican los elementos de todos los perfiles y se realiza la introducción de la taxonomía de estos.</w:t>
      </w:r>
    </w:p>
    <w:p w14:paraId="181A068E" w14:textId="423E97F6" w:rsidR="005B0D2F" w:rsidRDefault="005B0D2F" w:rsidP="007C2C2B">
      <w:r>
        <w:t>En la parte 3 se definen las directrices de evaluación y los requisitos</w:t>
      </w:r>
      <w:r w:rsidR="00DB7709">
        <w:t xml:space="preserve"> de cumplimiento para satisface</w:t>
      </w:r>
      <w:r w:rsidR="00EC7E1B">
        <w:t>r</w:t>
      </w:r>
      <w:r w:rsidR="00DB7709">
        <w:t xml:space="preserve"> un perfil. También contiene información útil para los desarrolladores de métodos y </w:t>
      </w:r>
      <w:r w:rsidR="00DB7709">
        <w:lastRenderedPageBreak/>
        <w:t>herramientas</w:t>
      </w:r>
      <w:r w:rsidR="001D0268">
        <w:t xml:space="preserve"> de evaluación. Esta parte es especialmente dirigida</w:t>
      </w:r>
      <w:r w:rsidR="00904693">
        <w:t xml:space="preserve"> a las personas que están relacionadas directamente con el proceso de evaluación</w:t>
      </w:r>
      <w:r w:rsidR="00E164B0">
        <w:t>.</w:t>
      </w:r>
    </w:p>
    <w:p w14:paraId="16064C07" w14:textId="5756B106" w:rsidR="00904693" w:rsidRDefault="00904693" w:rsidP="007C2C2B">
      <w:r>
        <w:t>En la parte 4 se especifican todos los perfiles</w:t>
      </w:r>
      <w:r w:rsidR="00E164B0">
        <w:t xml:space="preserve"> pertenecientes al grupo de perfiles genéricos. Este grupo es aplicable a las VSEs que no desarrollan productos de software críticos. Por último, esta parte está dirigida a los autores/proveedores de guías, herramientas y otros materiales de apoyo.</w:t>
      </w:r>
    </w:p>
    <w:p w14:paraId="33D20A53" w14:textId="12B628C9" w:rsidR="00F855B2" w:rsidRDefault="00F855B2" w:rsidP="007C2C2B">
      <w:r>
        <w:t>En la parte 5 se proporciona</w:t>
      </w:r>
      <w:r w:rsidR="00010124">
        <w:t xml:space="preserve"> una guía </w:t>
      </w:r>
      <w:r w:rsidR="00D1018D">
        <w:t xml:space="preserve">para los procesos </w:t>
      </w:r>
      <w:r w:rsidR="00010124">
        <w:t xml:space="preserve">de gestión e ingeniería de software </w:t>
      </w:r>
      <w:r w:rsidR="00D1018D">
        <w:t>d</w:t>
      </w:r>
      <w:r w:rsidR="00010124">
        <w:t xml:space="preserve">el perfil básico </w:t>
      </w:r>
      <w:r w:rsidR="00EE1A18">
        <w:t>perteneciente al</w:t>
      </w:r>
      <w:r w:rsidR="00010124">
        <w:t xml:space="preserve"> grupo descrito en la parte 4</w:t>
      </w:r>
      <w:r w:rsidR="00AB0EA9">
        <w:t xml:space="preserve"> </w:t>
      </w:r>
      <w:r w:rsidR="00AB0EA9">
        <w:fldChar w:fldCharType="begin"/>
      </w:r>
      <w:r w:rsidR="00E70E1B">
        <w:instrText xml:space="preserve"> ADDIN ZOTERO_ITEM CSL_CITATION {"citationID":"NGRhX9st","properties":{"formattedCitation":"(Ramos &amp; Mendoza, 2014, pp. 22; 23)","plainCitation":"(Ramos &amp; Mendoza, 2014, pp. 22; 23)","noteIndex":0},"citationItems":[{"id":51,"uris":["http://zotero.org/users/5687329/items/XGPZQZBD"],"uri":["http://zotero.org/users/5687329/items/XGPZQZBD"],"itemData":{"id":51,"type":"thesis","event-place":"Lima","language":"Español","number-of-pages":"635","publisher":"Universidad Peruana de Ciencias Aplicadas","publisher-place":"Lima","title":"Implementación del estándar ISO/IEC 29110-4-1 para pequeñas organizaciones de desarrollo de software","URL":"https://repositorioacademico.upc.edu.pe/handle/10757/336665?show=full","author":[{"family":"Ramos","given":"Cynthia"},{"family":"Mendoza","given":"Luiggi"}],"issued":{"date-parts":[["2014"]]}},"locator":"22; 23","label":"page"}],"schema":"https://github.com/citation-style-language/schema/raw/master/csl-citation.json"} </w:instrText>
      </w:r>
      <w:r w:rsidR="00AB0EA9">
        <w:fldChar w:fldCharType="separate"/>
      </w:r>
      <w:r w:rsidR="00AF6F67" w:rsidRPr="00AF6F67">
        <w:rPr>
          <w:rFonts w:cs="Times New Roman"/>
        </w:rPr>
        <w:t>(Ramos &amp; Mendoza, 2014, pp. 22; 23)</w:t>
      </w:r>
      <w:r w:rsidR="00AB0EA9">
        <w:fldChar w:fldCharType="end"/>
      </w:r>
      <w:r w:rsidR="00010124">
        <w:t>.</w:t>
      </w:r>
    </w:p>
    <w:p w14:paraId="3489ECBF" w14:textId="27287D35" w:rsidR="00EE4B4C" w:rsidRDefault="00EE4B4C" w:rsidP="007C2C2B">
      <w:r>
        <w:t>El perfil genérico es la categoría general y es</w:t>
      </w:r>
      <w:r w:rsidR="00FC6E36">
        <w:t>tá</w:t>
      </w:r>
      <w:r>
        <w:t xml:space="preserve"> destinada a las empresas que no desarrollan </w:t>
      </w:r>
      <w:r w:rsidR="00C200B2">
        <w:t xml:space="preserve">productos de software críticos. </w:t>
      </w:r>
      <w:r w:rsidR="001652A3">
        <w:t>Dentro de este perfil se encuentran varios</w:t>
      </w:r>
      <w:r w:rsidR="00C200B2">
        <w:t xml:space="preserve"> subgrupos, e</w:t>
      </w:r>
      <w:r w:rsidR="006C0A29">
        <w:t xml:space="preserve">n el </w:t>
      </w:r>
      <w:r w:rsidR="00C200B2">
        <w:t xml:space="preserve">nivel más bajo </w:t>
      </w:r>
      <w:r w:rsidR="006C0A29">
        <w:t>se encuentra</w:t>
      </w:r>
      <w:r w:rsidR="00C200B2">
        <w:t xml:space="preserve"> el perfil de entrada y está dirigi</w:t>
      </w:r>
      <w:r w:rsidR="008808E8">
        <w:t>do</w:t>
      </w:r>
      <w:r w:rsidR="00C200B2">
        <w:t xml:space="preserve"> a VSEs con no más de tres </w:t>
      </w:r>
      <w:r w:rsidR="008808E8">
        <w:t xml:space="preserve">años de fundación o con un número de empleados menor o igual a seis. El perfil que sigue es el básico, dirigido a VSEs que </w:t>
      </w:r>
      <w:r w:rsidR="00FE2AE0">
        <w:t>desarrollan</w:t>
      </w:r>
      <w:r w:rsidR="008808E8">
        <w:t xml:space="preserve"> una</w:t>
      </w:r>
      <w:r w:rsidR="00274224">
        <w:t xml:space="preserve"> sola</w:t>
      </w:r>
      <w:r w:rsidR="008808E8">
        <w:t xml:space="preserve"> aplicación con un solo equipo. El perfil intermedio está d</w:t>
      </w:r>
      <w:r w:rsidR="0076635D">
        <w:t>estinado</w:t>
      </w:r>
      <w:r w:rsidR="008808E8">
        <w:t xml:space="preserve"> a VSEs que </w:t>
      </w:r>
      <w:r w:rsidR="00FE2AE0">
        <w:t>elaboran</w:t>
      </w:r>
      <w:r w:rsidR="008808E8">
        <w:t xml:space="preserve"> más de un proyecto con más de un equipo. Y finalmente, e</w:t>
      </w:r>
      <w:r w:rsidR="006C0A29">
        <w:t xml:space="preserve">n el nivel más alto se encuentra el perfil avanzado, orientado a </w:t>
      </w:r>
      <w:r w:rsidR="005241F1">
        <w:t>VSEs</w:t>
      </w:r>
      <w:r w:rsidR="006C0A29">
        <w:t xml:space="preserve"> que tienen la ambición de </w:t>
      </w:r>
      <w:r w:rsidR="00FB0821">
        <w:t>mantenerse</w:t>
      </w:r>
      <w:r w:rsidR="006C0A29">
        <w:t xml:space="preserve"> competitivas en el mercado</w:t>
      </w:r>
      <w:r w:rsidR="003E1716">
        <w:t xml:space="preserve"> </w:t>
      </w:r>
      <w:r w:rsidR="003E1716">
        <w:fldChar w:fldCharType="begin"/>
      </w:r>
      <w:r w:rsidR="00E70E1B">
        <w:instrText xml:space="preserve"> ADDIN ZOTERO_ITEM CSL_CITATION {"citationID":"9qh44tV9","properties":{"formattedCitation":"(Mar\\uc0\\u237{}n Ospina, 2020, p. 3)","plainCitation":"(Marín Ospina, 2020, p. 3)","noteIndex":0},"citationItems":[{"id":2,"uris":["http://zotero.org/users/5687329/items/V2HZ236T"],"uri":["http://zotero.org/users/5687329/items/V2HZ236T"],"itemData":{"id":2,"type":"article-journal","language":"Español","page":"15","title":"Adecuación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Eugenia"}],"issued":{"date-parts":[["2020"]]}},"locator":"3","label":"page"}],"schema":"https://github.com/citation-style-language/schema/raw/master/csl-citation.json"} </w:instrText>
      </w:r>
      <w:r w:rsidR="003E1716">
        <w:fldChar w:fldCharType="separate"/>
      </w:r>
      <w:r w:rsidR="00C61D57" w:rsidRPr="00C61D57">
        <w:rPr>
          <w:rFonts w:cs="Times New Roman"/>
          <w:szCs w:val="24"/>
        </w:rPr>
        <w:t>(Marín Ospina, 2020, p. 3)</w:t>
      </w:r>
      <w:r w:rsidR="003E1716">
        <w:fldChar w:fldCharType="end"/>
      </w:r>
      <w:r w:rsidR="006C0A29">
        <w:t>.</w:t>
      </w:r>
    </w:p>
    <w:p w14:paraId="1B91F374" w14:textId="2746032B" w:rsidR="00C86A2B" w:rsidRDefault="00C86A2B" w:rsidP="007C2C2B">
      <w:r>
        <w:t>La ISO/IEC 29110</w:t>
      </w:r>
      <w:r w:rsidR="00494B92">
        <w:t xml:space="preserve"> proporciona un paquete de despliegue como herramienta de ayuda para las VSEs en la implementación de un perfil definido. Entre los elementos </w:t>
      </w:r>
      <w:r w:rsidR="007F28E7">
        <w:t>brindados, se encuentran: descripción técnica del documento, descripción detallada de los procesos, actividades, roles y productos, plantillas, ejemplos, y una lista de herramientas. Es importante resaltar que el paquete de despliegue no busca cambiar la metodología que una VSEs utiliza para la gestión de sus proyecto</w:t>
      </w:r>
      <w:r w:rsidR="0042482D">
        <w:t>s</w:t>
      </w:r>
      <w:r w:rsidR="001845D4">
        <w:t xml:space="preserve"> </w:t>
      </w:r>
      <w:r w:rsidR="001845D4">
        <w:fldChar w:fldCharType="begin"/>
      </w:r>
      <w:r w:rsidR="00E70E1B">
        <w:instrText xml:space="preserve"> ADDIN ZOTERO_ITEM CSL_CITATION {"citationID":"IG15UZdA","properties":{"formattedCitation":"(ISO/IEC, 2011, p. 49)","plainCitation":"(ISO/IEC, 2011, p. 49)","noteIndex":0},"citationItems":[{"id":52,"uris":["http://zotero.org/users/5687329/items/NQGELMXE"],"uri":["http://zotero.org/users/5687329/items/NQGELMXE"],"itemData":{"id":52,"type":"article","language":"Inglés","title":"Software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49","label":"page"}],"schema":"https://github.com/citation-style-language/schema/raw/master/csl-citation.json"} </w:instrText>
      </w:r>
      <w:r w:rsidR="001845D4">
        <w:fldChar w:fldCharType="separate"/>
      </w:r>
      <w:r w:rsidR="001845D4" w:rsidRPr="001845D4">
        <w:rPr>
          <w:rFonts w:cs="Times New Roman"/>
        </w:rPr>
        <w:t>(ISO/IEC, 2011, p. 49)</w:t>
      </w:r>
      <w:r w:rsidR="001845D4">
        <w:fldChar w:fldCharType="end"/>
      </w:r>
      <w:r w:rsidR="0042482D">
        <w:t>.</w:t>
      </w:r>
    </w:p>
    <w:p w14:paraId="7B7E498C" w14:textId="2CE5A770" w:rsidR="007C2C2B" w:rsidRDefault="007858B7" w:rsidP="007C2C2B">
      <w:r>
        <w:t>El estándar defin</w:t>
      </w:r>
      <w:r w:rsidR="001F77B2">
        <w:t>e</w:t>
      </w:r>
      <w:r w:rsidR="003722E5">
        <w:t xml:space="preserve"> en la parte 5</w:t>
      </w:r>
      <w:r>
        <w:t xml:space="preserve"> los procesos </w:t>
      </w:r>
      <w:r w:rsidR="009C5ED1">
        <w:t xml:space="preserve">de gestión de proyectos </w:t>
      </w:r>
      <w:r>
        <w:t>y desarrollo</w:t>
      </w:r>
      <w:r w:rsidR="009C5ED1">
        <w:t xml:space="preserve"> de software</w:t>
      </w:r>
      <w:r>
        <w:t xml:space="preserve"> (los cuales están interrelacionados)</w:t>
      </w:r>
      <w:r w:rsidR="001F77B2">
        <w:t>,</w:t>
      </w:r>
      <w:r>
        <w:t xml:space="preserve"> y</w:t>
      </w:r>
      <w:r w:rsidR="009C5ED1">
        <w:t xml:space="preserve"> las prácticas que integran están basadas en la selección de </w:t>
      </w:r>
      <w:r w:rsidR="009C5ED1">
        <w:lastRenderedPageBreak/>
        <w:t xml:space="preserve">la ISO/IEC 12207:2008, bajo el título </w:t>
      </w:r>
      <w:r w:rsidR="009C5ED1">
        <w:rPr>
          <w:i/>
        </w:rPr>
        <w:t xml:space="preserve">Sistemas e ingeniería de software – Procesos del ciclo de vida del software </w:t>
      </w:r>
      <w:r w:rsidR="009C5ED1">
        <w:t xml:space="preserve">e ISO/IEC 15289:2006, bajo el título </w:t>
      </w:r>
      <w:r w:rsidR="00416A55">
        <w:rPr>
          <w:i/>
        </w:rPr>
        <w:t>Sistemas e ingeniería de software – Contenido de los sistemas y productos de información del proceso del ciclo de vida del software (Documentación)</w:t>
      </w:r>
      <w:r>
        <w:rPr>
          <w:i/>
        </w:rPr>
        <w:t xml:space="preserve">, </w:t>
      </w:r>
      <w:r>
        <w:rPr>
          <w:iCs/>
        </w:rPr>
        <w:t>presentando los productos y documentos requeridos en cada etapa</w:t>
      </w:r>
      <w:r w:rsidR="002D1C14">
        <w:t xml:space="preserve"> </w:t>
      </w:r>
      <w:r>
        <w:t xml:space="preserve">(ver figura </w:t>
      </w:r>
      <w:r w:rsidR="00A540CF">
        <w:t>2</w:t>
      </w:r>
      <w:r>
        <w:t xml:space="preserve">) </w:t>
      </w:r>
      <w:r w:rsidR="002D1C14">
        <w:fldChar w:fldCharType="begin"/>
      </w:r>
      <w:r w:rsidR="00E70E1B">
        <w:instrText xml:space="preserve"> ADDIN ZOTERO_ITEM CSL_CITATION {"citationID":"RTxMfaSO","properties":{"formattedCitation":"(ISO/IEC, 2011, p. 3)","plainCitation":"(ISO/IEC, 2011, p. 3)","noteIndex":0},"citationItems":[{"id":52,"uris":["http://zotero.org/users/5687329/items/NQGELMXE"],"uri":["http://zotero.org/users/5687329/items/NQGELMXE"],"itemData":{"id":52,"type":"article","language":"Inglés","title":"Software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3","label":"page"}],"schema":"https://github.com/citation-style-language/schema/raw/master/csl-citation.json"} </w:instrText>
      </w:r>
      <w:r w:rsidR="002D1C14">
        <w:fldChar w:fldCharType="separate"/>
      </w:r>
      <w:r w:rsidR="002D1C14" w:rsidRPr="002D1C14">
        <w:rPr>
          <w:rFonts w:cs="Times New Roman"/>
        </w:rPr>
        <w:t>(ISO/IEC, 2011, p. 3)</w:t>
      </w:r>
      <w:r w:rsidR="002D1C14">
        <w:fldChar w:fldCharType="end"/>
      </w:r>
      <w:r>
        <w:t>.</w:t>
      </w:r>
    </w:p>
    <w:p w14:paraId="36D8854F" w14:textId="1DDC72EE" w:rsidR="007C2C2B" w:rsidRPr="007C2C2B" w:rsidRDefault="007C2C2B" w:rsidP="003E111A">
      <w:pPr>
        <w:pStyle w:val="Descripcin"/>
        <w:keepNext/>
        <w:rPr>
          <w:i w:val="0"/>
          <w:iCs w:val="0"/>
          <w:color w:val="auto"/>
          <w:sz w:val="24"/>
          <w:szCs w:val="24"/>
        </w:rPr>
      </w:pPr>
      <w:bookmarkStart w:id="28" w:name="_Toc47024532"/>
      <w:r w:rsidRPr="007C2C2B">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2</w:t>
      </w:r>
      <w:r w:rsidR="00D338AE">
        <w:rPr>
          <w:i w:val="0"/>
          <w:iCs w:val="0"/>
          <w:color w:val="auto"/>
          <w:sz w:val="24"/>
          <w:szCs w:val="24"/>
        </w:rPr>
        <w:fldChar w:fldCharType="end"/>
      </w:r>
      <w:r w:rsidRPr="007C2C2B">
        <w:rPr>
          <w:i w:val="0"/>
          <w:iCs w:val="0"/>
          <w:color w:val="auto"/>
          <w:sz w:val="24"/>
          <w:szCs w:val="24"/>
        </w:rPr>
        <w:t xml:space="preserve">. Procesos </w:t>
      </w:r>
      <w:r w:rsidR="00DB7709">
        <w:rPr>
          <w:i w:val="0"/>
          <w:iCs w:val="0"/>
          <w:color w:val="auto"/>
          <w:sz w:val="24"/>
          <w:szCs w:val="24"/>
        </w:rPr>
        <w:t xml:space="preserve">del </w:t>
      </w:r>
      <w:r w:rsidR="003A2D02">
        <w:rPr>
          <w:i w:val="0"/>
          <w:iCs w:val="0"/>
          <w:color w:val="auto"/>
          <w:sz w:val="24"/>
          <w:szCs w:val="24"/>
        </w:rPr>
        <w:t>p</w:t>
      </w:r>
      <w:r w:rsidR="00DB7709">
        <w:rPr>
          <w:i w:val="0"/>
          <w:iCs w:val="0"/>
          <w:color w:val="auto"/>
          <w:sz w:val="24"/>
          <w:szCs w:val="24"/>
        </w:rPr>
        <w:t>erfil básico</w:t>
      </w:r>
      <w:r w:rsidRPr="007C2C2B">
        <w:rPr>
          <w:i w:val="0"/>
          <w:iCs w:val="0"/>
          <w:color w:val="auto"/>
          <w:sz w:val="24"/>
          <w:szCs w:val="24"/>
        </w:rPr>
        <w:t>.</w:t>
      </w:r>
      <w:bookmarkEnd w:id="28"/>
    </w:p>
    <w:p w14:paraId="4737B62F" w14:textId="480A44BD" w:rsidR="00CD5E66" w:rsidRDefault="00647FDD" w:rsidP="00225AEC">
      <w:pPr>
        <w:keepNext/>
        <w:jc w:val="center"/>
      </w:pPr>
      <w:r>
        <w:rPr>
          <w:noProof/>
          <w:lang w:val="en-US"/>
        </w:rPr>
        <mc:AlternateContent>
          <mc:Choice Requires="wps">
            <w:drawing>
              <wp:anchor distT="0" distB="0" distL="114300" distR="114300" simplePos="0" relativeHeight="251659264" behindDoc="0" locked="0" layoutInCell="1" allowOverlap="1" wp14:anchorId="5D69A0E7" wp14:editId="60DED8D9">
                <wp:simplePos x="0" y="0"/>
                <wp:positionH relativeFrom="column">
                  <wp:posOffset>4005101</wp:posOffset>
                </wp:positionH>
                <wp:positionV relativeFrom="paragraph">
                  <wp:posOffset>1290320</wp:posOffset>
                </wp:positionV>
                <wp:extent cx="396240" cy="449580"/>
                <wp:effectExtent l="0" t="38100" r="80010" b="26670"/>
                <wp:wrapNone/>
                <wp:docPr id="12" name="Conector: angular 12"/>
                <wp:cNvGraphicFramePr/>
                <a:graphic xmlns:a="http://schemas.openxmlformats.org/drawingml/2006/main">
                  <a:graphicData uri="http://schemas.microsoft.com/office/word/2010/wordprocessingShape">
                    <wps:wsp>
                      <wps:cNvCnPr/>
                      <wps:spPr>
                        <a:xfrm flipV="1">
                          <a:off x="0" y="0"/>
                          <a:ext cx="396240" cy="449580"/>
                        </a:xfrm>
                        <a:prstGeom prst="bentConnector3">
                          <a:avLst>
                            <a:gd name="adj1" fmla="val 100794"/>
                          </a:avLst>
                        </a:prstGeom>
                        <a:ln>
                          <a:solidFill>
                            <a:schemeClr val="accent1">
                              <a:lumMod val="40000"/>
                              <a:lumOff val="60000"/>
                            </a:schemeClr>
                          </a:solidFill>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type w14:anchorId="10C36B28"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2" o:spid="_x0000_s1026" type="#_x0000_t34" style="position:absolute;margin-left:315.35pt;margin-top:101.6pt;width:31.2pt;height:35.4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" adj="21772" strokecolor="#bdd6ee [1300]" strokeweight=".5pt">
                <v:stroke endarrow="block"/>
              </v:shape>
            </w:pict>
          </mc:Fallback>
        </mc:AlternateContent>
      </w:r>
      <w:r w:rsidR="00E00AC6">
        <w:rPr>
          <w:noProof/>
          <w:lang w:val="en-US"/>
        </w:rPr>
        <mc:AlternateContent>
          <mc:Choice Requires="wpg">
            <w:drawing>
              <wp:inline distT="0" distB="0" distL="0" distR="0" wp14:anchorId="786B59D8" wp14:editId="3DC761B2">
                <wp:extent cx="3928110" cy="1973580"/>
                <wp:effectExtent l="0" t="0" r="15240" b="26670"/>
                <wp:docPr id="1" name="Grupo 1"/>
                <wp:cNvGraphicFramePr/>
                <a:graphic xmlns:a="http://schemas.openxmlformats.org/drawingml/2006/main">
                  <a:graphicData uri="http://schemas.microsoft.com/office/word/2010/wordprocessingGroup">
                    <wpg:wgp>
                      <wpg:cNvGrpSpPr/>
                      <wpg:grpSpPr>
                        <a:xfrm>
                          <a:off x="0" y="0"/>
                          <a:ext cx="3928110" cy="1973580"/>
                          <a:chOff x="-101820" y="0"/>
                          <a:chExt cx="5903389" cy="3340525"/>
                        </a:xfrm>
                      </wpg:grpSpPr>
                      <wps:wsp>
                        <wps:cNvPr id="6" name="Rectángulo 6"/>
                        <wps:cNvSpPr/>
                        <wps:spPr>
                          <a:xfrm>
                            <a:off x="-101820" y="90284"/>
                            <a:ext cx="1351444" cy="889947"/>
                          </a:xfrm>
                          <a:prstGeom prst="rect">
                            <a:avLst/>
                          </a:prstGeom>
                          <a:solidFill>
                            <a:schemeClr val="accent1">
                              <a:lumMod val="20000"/>
                              <a:lumOff val="80000"/>
                            </a:schemeClr>
                          </a:solidFill>
                          <a:ln>
                            <a:solidFill>
                              <a:schemeClr val="accent1">
                                <a:lumMod val="60000"/>
                                <a:lumOff val="40000"/>
                              </a:schemeClr>
                            </a:solidFill>
                          </a:ln>
                        </wps:spPr>
                        <wps:style>
                          <a:lnRef idx="1">
                            <a:schemeClr val="accent3"/>
                          </a:lnRef>
                          <a:fillRef idx="2">
                            <a:schemeClr val="accent3"/>
                          </a:fillRef>
                          <a:effectRef idx="1">
                            <a:schemeClr val="accent3"/>
                          </a:effectRef>
                          <a:fontRef idx="minor">
                            <a:schemeClr val="dk1"/>
                          </a:fontRef>
                        </wps:style>
                        <wps:txbx>
                          <w:txbxContent>
                            <w:p w14:paraId="1DE16245" w14:textId="77777777" w:rsidR="00381C8E" w:rsidRPr="00225AEC" w:rsidRDefault="00381C8E" w:rsidP="00E00AC6">
                              <w:pPr>
                                <w:ind w:firstLine="0"/>
                                <w:jc w:val="center"/>
                                <w:rPr>
                                  <w:sz w:val="20"/>
                                  <w:szCs w:val="20"/>
                                </w:rPr>
                              </w:pPr>
                              <w:r w:rsidRPr="00225AEC">
                                <w:rPr>
                                  <w:sz w:val="20"/>
                                  <w:szCs w:val="20"/>
                                </w:rPr>
                                <w:t>Declaración de trabajo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ángulo redondeado 2"/>
                        <wps:cNvSpPr/>
                        <wps:spPr>
                          <a:xfrm>
                            <a:off x="1897045" y="0"/>
                            <a:ext cx="1986352" cy="1070516"/>
                          </a:xfrm>
                          <a:prstGeom prst="round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5B6E0A93" w14:textId="136C7F6E" w:rsidR="00381C8E" w:rsidRPr="00225AEC" w:rsidRDefault="00381C8E"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onector recto de flecha 8"/>
                        <wps:cNvCnPr/>
                        <wps:spPr>
                          <a:xfrm>
                            <a:off x="1261078" y="516548"/>
                            <a:ext cx="6476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9" name="Flecha arriba y abajo 5"/>
                        <wps:cNvSpPr/>
                        <wps:spPr>
                          <a:xfrm>
                            <a:off x="2604431" y="1070516"/>
                            <a:ext cx="637667" cy="1276880"/>
                          </a:xfrm>
                          <a:prstGeom prst="upDownArrow">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ángulo redondeado 6"/>
                        <wps:cNvSpPr/>
                        <wps:spPr>
                          <a:xfrm>
                            <a:off x="1309814" y="2321599"/>
                            <a:ext cx="2969858" cy="1018926"/>
                          </a:xfrm>
                          <a:prstGeom prst="roundRect">
                            <a:avLst/>
                          </a:prstGeom>
                          <a:solidFill>
                            <a:schemeClr val="accent1">
                              <a:lumMod val="20000"/>
                              <a:lumOff val="80000"/>
                            </a:schemeClr>
                          </a:solidFill>
                          <a:ln>
                            <a:solidFill>
                              <a:schemeClr val="accent1">
                                <a:lumMod val="20000"/>
                                <a:lumOff val="80000"/>
                              </a:schemeClr>
                            </a:solidFill>
                          </a:ln>
                        </wps:spPr>
                        <wps:style>
                          <a:lnRef idx="1">
                            <a:schemeClr val="accent3"/>
                          </a:lnRef>
                          <a:fillRef idx="2">
                            <a:schemeClr val="accent3"/>
                          </a:fillRef>
                          <a:effectRef idx="1">
                            <a:schemeClr val="accent3"/>
                          </a:effectRef>
                          <a:fontRef idx="minor">
                            <a:schemeClr val="dk1"/>
                          </a:fontRef>
                        </wps:style>
                        <wps:txbx>
                          <w:txbxContent>
                            <w:p w14:paraId="239054EF" w14:textId="446159A1" w:rsidR="00381C8E" w:rsidRPr="00225AEC" w:rsidRDefault="00381C8E"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381C8E" w:rsidRPr="00225AEC" w:rsidRDefault="00381C8E" w:rsidP="00225AEC">
                              <w:pPr>
                                <w:jc w:val="center"/>
                                <w:rPr>
                                  <w:sz w:val="20"/>
                                  <w:szCs w:val="20"/>
                                </w:rPr>
                              </w:pP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ángulo 11"/>
                        <wps:cNvSpPr/>
                        <wps:spPr>
                          <a:xfrm>
                            <a:off x="3826138" y="1241531"/>
                            <a:ext cx="1975431" cy="899498"/>
                          </a:xfrm>
                          <a:prstGeom prst="rect">
                            <a:avLst/>
                          </a:prstGeom>
                          <a:solidFill>
                            <a:schemeClr val="accent1">
                              <a:lumMod val="20000"/>
                              <a:lumOff val="80000"/>
                            </a:schemeClr>
                          </a:solidFill>
                          <a:ln>
                            <a:solidFill>
                              <a:schemeClr val="accent1">
                                <a:lumMod val="40000"/>
                                <a:lumOff val="60000"/>
                              </a:schemeClr>
                            </a:solidFill>
                          </a:ln>
                        </wps:spPr>
                        <wps:style>
                          <a:lnRef idx="1">
                            <a:schemeClr val="accent3"/>
                          </a:lnRef>
                          <a:fillRef idx="2">
                            <a:schemeClr val="accent3"/>
                          </a:fillRef>
                          <a:effectRef idx="1">
                            <a:schemeClr val="accent3"/>
                          </a:effectRef>
                          <a:fontRef idx="minor">
                            <a:schemeClr val="dk1"/>
                          </a:fontRef>
                        </wps:style>
                        <wps:txbx>
                          <w:txbxContent>
                            <w:p w14:paraId="2591E541" w14:textId="2663A31E" w:rsidR="00381C8E" w:rsidRPr="00225AEC" w:rsidRDefault="00381C8E"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786B59D8" id="Grupo 1" o:spid="_x0000_s1026" style="width:309.3pt;height:155.4pt;mso-position-horizontal-relative:char;mso-position-vertical-relative:line" coordorigin="-1018" coordsize="59033,33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">
                <v:rect id="Rectángulo 6" o:spid="_x0000_s1027" style="position:absolute;left:-1018;top:902;width:13514;height:8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" fillcolor="#deeaf6 [660]" strokecolor="#9cc2e5 [1940]" strokeweight=".5pt">
                  <v:textbox>
                    <w:txbxContent>
                      <w:p w14:paraId="1DE16245" w14:textId="77777777" w:rsidR="00381C8E" w:rsidRPr="00225AEC" w:rsidRDefault="00381C8E" w:rsidP="00E00AC6">
                        <w:pPr>
                          <w:ind w:firstLine="0"/>
                          <w:jc w:val="center"/>
                          <w:rPr>
                            <w:sz w:val="20"/>
                            <w:szCs w:val="20"/>
                          </w:rPr>
                        </w:pPr>
                        <w:r w:rsidRPr="00225AEC">
                          <w:rPr>
                            <w:sz w:val="20"/>
                            <w:szCs w:val="20"/>
                          </w:rPr>
                          <w:t>Declaración de trabajo</w:t>
                        </w:r>
                      </w:p>
                    </w:txbxContent>
                  </v:textbox>
                </v:rect>
                <v:roundrect id="Rectángulo redondeado 2" o:spid="_x0000_s1028" style="position:absolute;left:18970;width:19863;height:1070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" fillcolor="#deeaf6 [660]" strokecolor="#bdd6ee [1300]" strokeweight=".5pt">
                  <v:stroke joinstyle="miter"/>
                  <v:textbox>
                    <w:txbxContent>
                      <w:p w14:paraId="5B6E0A93" w14:textId="136C7F6E" w:rsidR="00381C8E" w:rsidRPr="00225AEC" w:rsidRDefault="00381C8E" w:rsidP="00225AEC">
                        <w:pPr>
                          <w:ind w:firstLine="0"/>
                          <w:jc w:val="center"/>
                          <w:rPr>
                            <w:sz w:val="20"/>
                            <w:szCs w:val="20"/>
                          </w:rPr>
                        </w:pPr>
                        <w:r w:rsidRPr="00225AEC">
                          <w:rPr>
                            <w:b/>
                            <w:bCs/>
                            <w:sz w:val="20"/>
                            <w:szCs w:val="20"/>
                          </w:rPr>
                          <w:t>Proceso:</w:t>
                        </w:r>
                        <w:r w:rsidRPr="00225AEC">
                          <w:rPr>
                            <w:sz w:val="20"/>
                            <w:szCs w:val="20"/>
                          </w:rPr>
                          <w:t xml:space="preserve"> Gestión del proyecto</w:t>
                        </w:r>
                      </w:p>
                    </w:txbxContent>
                  </v:textbox>
                </v:roundrect>
                <v:shapetype id="_x0000_t32" coordsize="21600,21600" o:spt="32" o:oned="t" path="m,l21600,21600e" filled="f">
                  <v:path arrowok="t" fillok="f" o:connecttype="none"/>
                  <o:lock v:ext="edit" shapetype="t"/>
                </v:shapetype>
                <v:shape id="Conector recto de flecha 8" o:spid="_x0000_s1029" type="#_x0000_t32" style="position:absolute;left:12610;top:5165;width:64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" strokecolor="#5b9bd5 [3204]" strokeweight=".5pt">
                  <v:stroke endarrow="block" joinstyle="miter"/>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Flecha arriba y abajo 5" o:spid="_x0000_s1030" type="#_x0000_t70" style="position:absolute;left:26044;top:10705;width:6376;height:127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" adj=",5393" fillcolor="#deeaf6 [660]" strokecolor="#bdd6ee [1300]" strokeweight=".5pt"/>
                <v:roundrect id="Rectángulo redondeado 6" o:spid="_x0000_s1031" style="position:absolute;left:13098;top:23215;width:29698;height:101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" fillcolor="#deeaf6 [660]" strokecolor="#deeaf6 [660]" strokeweight=".5pt">
                  <v:stroke joinstyle="miter"/>
                  <v:textbox>
                    <w:txbxContent>
                      <w:p w14:paraId="239054EF" w14:textId="446159A1" w:rsidR="00381C8E" w:rsidRPr="00225AEC" w:rsidRDefault="00381C8E" w:rsidP="00225AEC">
                        <w:pPr>
                          <w:jc w:val="center"/>
                          <w:rPr>
                            <w:sz w:val="20"/>
                            <w:szCs w:val="20"/>
                          </w:rPr>
                        </w:pPr>
                        <w:r w:rsidRPr="00225AEC">
                          <w:rPr>
                            <w:b/>
                            <w:bCs/>
                            <w:sz w:val="20"/>
                            <w:szCs w:val="20"/>
                          </w:rPr>
                          <w:t>Proceso:</w:t>
                        </w:r>
                        <w:r w:rsidRPr="00225AEC">
                          <w:rPr>
                            <w:sz w:val="20"/>
                            <w:szCs w:val="20"/>
                          </w:rPr>
                          <w:t xml:space="preserve"> Implementación del</w:t>
                        </w:r>
                      </w:p>
                      <w:p w14:paraId="731728F7" w14:textId="77777777" w:rsidR="00381C8E" w:rsidRPr="00225AEC" w:rsidRDefault="00381C8E" w:rsidP="00225AEC">
                        <w:pPr>
                          <w:jc w:val="center"/>
                          <w:rPr>
                            <w:sz w:val="20"/>
                            <w:szCs w:val="20"/>
                          </w:rPr>
                        </w:pPr>
                        <w:r w:rsidRPr="00225AEC">
                          <w:rPr>
                            <w:sz w:val="20"/>
                            <w:szCs w:val="20"/>
                          </w:rPr>
                          <w:t>Software</w:t>
                        </w:r>
                      </w:p>
                    </w:txbxContent>
                  </v:textbox>
                </v:roundrect>
                <v:rect id="Rectángulo 11" o:spid="_x0000_s1032" style="position:absolute;left:38261;top:12415;width:19754;height:8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" fillcolor="#deeaf6 [660]" strokecolor="#bdd6ee [1300]" strokeweight=".5pt">
                  <v:textbox>
                    <w:txbxContent>
                      <w:p w14:paraId="2591E541" w14:textId="2663A31E" w:rsidR="00381C8E" w:rsidRPr="00225AEC" w:rsidRDefault="00381C8E" w:rsidP="00225AEC">
                        <w:pPr>
                          <w:jc w:val="center"/>
                          <w:rPr>
                            <w:sz w:val="20"/>
                            <w:szCs w:val="20"/>
                          </w:rPr>
                        </w:pPr>
                        <w:r w:rsidRPr="00225AEC">
                          <w:rPr>
                            <w:sz w:val="20"/>
                            <w:szCs w:val="20"/>
                          </w:rPr>
                          <w:t>Configuración d</w:t>
                        </w:r>
                        <w:r>
                          <w:rPr>
                            <w:sz w:val="20"/>
                            <w:szCs w:val="20"/>
                          </w:rPr>
                          <w:t xml:space="preserve">e </w:t>
                        </w:r>
                        <w:r w:rsidRPr="00225AEC">
                          <w:rPr>
                            <w:sz w:val="20"/>
                            <w:szCs w:val="20"/>
                          </w:rPr>
                          <w:t>Software</w:t>
                        </w:r>
                      </w:p>
                    </w:txbxContent>
                  </v:textbox>
                </v:rect>
                <w10:anchorlock/>
              </v:group>
            </w:pict>
          </mc:Fallback>
        </mc:AlternateContent>
      </w:r>
    </w:p>
    <w:p w14:paraId="31652C2B" w14:textId="1340BBCD" w:rsidR="007C2C2B" w:rsidRDefault="007C2C2B" w:rsidP="003E111A">
      <w:pPr>
        <w:spacing w:line="240" w:lineRule="auto"/>
        <w:ind w:left="284" w:firstLine="0"/>
        <w:rPr>
          <w:rFonts w:eastAsia="Times New Roman" w:cs="Times New Roman"/>
          <w:sz w:val="20"/>
          <w:szCs w:val="20"/>
          <w:lang w:val="en-US" w:eastAsia="es-CO"/>
        </w:rPr>
      </w:pPr>
      <w:r w:rsidRPr="00511E8C">
        <w:rPr>
          <w:i/>
          <w:iCs/>
          <w:sz w:val="20"/>
          <w:szCs w:val="20"/>
          <w:lang w:val="en-US"/>
        </w:rPr>
        <w:t>Nota:</w:t>
      </w:r>
      <w:r w:rsidRPr="007C2C2B">
        <w:rPr>
          <w:sz w:val="20"/>
          <w:szCs w:val="20"/>
          <w:lang w:val="en-US"/>
        </w:rPr>
        <w:t xml:space="preserve"> </w:t>
      </w:r>
      <w:r w:rsidRPr="007C2C2B">
        <w:rPr>
          <w:rFonts w:eastAsia="Times New Roman" w:cs="Times New Roman"/>
          <w:sz w:val="20"/>
          <w:szCs w:val="20"/>
          <w:lang w:val="en-US" w:eastAsia="es-CO"/>
        </w:rPr>
        <w:t xml:space="preserve">ISO/IEC. (2011). </w:t>
      </w:r>
      <w:r w:rsidRPr="007C2C2B">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7C2C2B">
        <w:rPr>
          <w:rFonts w:eastAsia="Times New Roman" w:cs="Times New Roman"/>
          <w:sz w:val="20"/>
          <w:szCs w:val="20"/>
          <w:lang w:val="en-US" w:eastAsia="es-CO"/>
        </w:rPr>
        <w:t>, p.4.</w:t>
      </w:r>
    </w:p>
    <w:p w14:paraId="35716FA1" w14:textId="77777777" w:rsidR="007C2C2B" w:rsidRPr="007C2C2B" w:rsidRDefault="007C2C2B" w:rsidP="007C2C2B">
      <w:pPr>
        <w:spacing w:line="240" w:lineRule="auto"/>
        <w:ind w:firstLine="0"/>
        <w:rPr>
          <w:rFonts w:eastAsia="Times New Roman" w:cs="Times New Roman"/>
          <w:sz w:val="20"/>
          <w:szCs w:val="20"/>
          <w:lang w:val="en-US" w:eastAsia="es-CO"/>
        </w:rPr>
      </w:pPr>
    </w:p>
    <w:p w14:paraId="0221CBD3" w14:textId="58E974A3" w:rsidR="00005B5D" w:rsidRPr="00005B5D" w:rsidRDefault="00005B5D" w:rsidP="001B39DD">
      <w:pPr>
        <w:pBdr>
          <w:top w:val="nil"/>
          <w:left w:val="nil"/>
          <w:bottom w:val="nil"/>
          <w:right w:val="nil"/>
          <w:between w:val="nil"/>
        </w:pBdr>
        <w:spacing w:after="200"/>
        <w:rPr>
          <w:iCs/>
          <w:color w:val="000000"/>
        </w:rPr>
      </w:pPr>
      <w:r>
        <w:rPr>
          <w:iCs/>
          <w:color w:val="000000"/>
        </w:rPr>
        <w:t>A continuación, se realizará una breve descripción de cada uno de los procesos y las actividades que conllevan.</w:t>
      </w:r>
    </w:p>
    <w:p w14:paraId="030BDE90" w14:textId="77777777" w:rsidR="00640F5A" w:rsidRDefault="0008340E" w:rsidP="008458D4">
      <w:pPr>
        <w:pStyle w:val="Prrafodelista"/>
        <w:numPr>
          <w:ilvl w:val="0"/>
          <w:numId w:val="13"/>
        </w:numPr>
        <w:rPr>
          <w:b/>
          <w:bCs/>
        </w:rPr>
      </w:pPr>
      <w:r w:rsidRPr="007D1EB5">
        <w:rPr>
          <w:b/>
          <w:bCs/>
        </w:rPr>
        <w:t>Proceso de gestión del proyecto (PM)</w:t>
      </w:r>
      <w:r w:rsidR="0038576C" w:rsidRPr="007D1EB5">
        <w:rPr>
          <w:b/>
          <w:bCs/>
        </w:rPr>
        <w:t>:</w:t>
      </w:r>
    </w:p>
    <w:p w14:paraId="4DEAC05F" w14:textId="46B65CD5" w:rsidR="007D1EB5" w:rsidRDefault="0008340E" w:rsidP="00640F5A">
      <w:pPr>
        <w:pStyle w:val="Prrafodelista"/>
      </w:pPr>
      <w:r>
        <w:t xml:space="preserve">Tiene como propósito </w:t>
      </w:r>
      <w:r w:rsidR="006150BC">
        <w:t xml:space="preserve">administrar </w:t>
      </w:r>
      <w:r>
        <w:t xml:space="preserve">de manera </w:t>
      </w:r>
      <w:r w:rsidR="006150BC">
        <w:t>jerárquica</w:t>
      </w:r>
      <w:r>
        <w:t xml:space="preserve"> las </w:t>
      </w:r>
      <w:r w:rsidR="00EA3648" w:rsidRPr="00640F5A">
        <w:rPr>
          <w:iCs/>
        </w:rPr>
        <w:t>t</w:t>
      </w:r>
      <w:r w:rsidRPr="00640F5A">
        <w:rPr>
          <w:iCs/>
        </w:rPr>
        <w:t>areas</w:t>
      </w:r>
      <w:r>
        <w:t xml:space="preserve"> del proyecto</w:t>
      </w:r>
      <w:r w:rsidR="00F36C58">
        <w:t xml:space="preserve"> de implementación de software</w:t>
      </w:r>
      <w:r w:rsidR="00EA3648">
        <w:t>, permitiendo</w:t>
      </w:r>
      <w:r w:rsidR="00F36C58">
        <w:t xml:space="preserve"> cumplir con los objetivos del proyecto en la calidad, tiempo y costos esperados</w:t>
      </w:r>
      <w:r w:rsidR="001D1FA3">
        <w:t>.</w:t>
      </w:r>
      <w:r w:rsidR="00AD376C">
        <w:t xml:space="preserve"> </w:t>
      </w:r>
      <w:r w:rsidR="00EA3648">
        <w:t>Para este proceso se tienen</w:t>
      </w:r>
      <w:r w:rsidR="00AD376C">
        <w:t xml:space="preserve"> las siguientes actividades: </w:t>
      </w:r>
      <w:r w:rsidR="00EA3648">
        <w:t>p</w:t>
      </w:r>
      <w:r w:rsidR="00AD376C">
        <w:t>lanificación del proyecto</w:t>
      </w:r>
      <w:r w:rsidR="00EA3648">
        <w:t>, e</w:t>
      </w:r>
      <w:r w:rsidR="00AD376C">
        <w:t>jecución del proyecto</w:t>
      </w:r>
      <w:r w:rsidR="00EA3648">
        <w:t>, e</w:t>
      </w:r>
      <w:r w:rsidR="00AD376C">
        <w:t>valuación y control del proyecto</w:t>
      </w:r>
      <w:r w:rsidR="00EA3648">
        <w:t xml:space="preserve"> y por último ci</w:t>
      </w:r>
      <w:r w:rsidR="00AD376C">
        <w:t>erre del proyecto.</w:t>
      </w:r>
    </w:p>
    <w:p w14:paraId="626FE5C6" w14:textId="47CD3E5D" w:rsidR="0038576C" w:rsidRPr="007D1EB5" w:rsidRDefault="00754850" w:rsidP="001B39DD">
      <w:pPr>
        <w:pStyle w:val="Prrafodelista"/>
        <w:rPr>
          <w:b/>
          <w:bCs/>
        </w:rPr>
      </w:pPr>
      <w:r>
        <w:lastRenderedPageBreak/>
        <w:t xml:space="preserve">El siguiente diagrama </w:t>
      </w:r>
      <w:r w:rsidR="00AD376C">
        <w:t xml:space="preserve">muestra de manera clara el flujo entre las actividades del proceso de gestión del proyecto, incluyendo </w:t>
      </w:r>
      <w:r w:rsidR="00EA3648">
        <w:t>sus productos más importantes y su relación</w:t>
      </w:r>
      <w:r w:rsidR="00274BC6">
        <w:t xml:space="preserve"> (ver </w:t>
      </w:r>
      <w:r w:rsidR="00EE1D38">
        <w:t>f</w:t>
      </w:r>
      <w:r w:rsidR="00274BC6">
        <w:t xml:space="preserve">igura </w:t>
      </w:r>
      <w:r w:rsidR="00A540CF">
        <w:t>3</w:t>
      </w:r>
      <w:r w:rsidR="00274BC6">
        <w:t>).</w:t>
      </w:r>
    </w:p>
    <w:p w14:paraId="3FECE6FE" w14:textId="07B267E8" w:rsidR="00511E8C" w:rsidRPr="00511E8C" w:rsidRDefault="00511E8C" w:rsidP="00511E8C">
      <w:pPr>
        <w:pStyle w:val="Descripcin"/>
        <w:keepNext/>
        <w:rPr>
          <w:i w:val="0"/>
          <w:iCs w:val="0"/>
        </w:rPr>
      </w:pPr>
      <w:bookmarkStart w:id="29" w:name="_Toc47024533"/>
      <w:r w:rsidRPr="00511E8C">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3</w:t>
      </w:r>
      <w:r w:rsidR="00D338AE">
        <w:rPr>
          <w:i w:val="0"/>
          <w:iCs w:val="0"/>
          <w:color w:val="auto"/>
          <w:sz w:val="24"/>
          <w:szCs w:val="24"/>
        </w:rPr>
        <w:fldChar w:fldCharType="end"/>
      </w:r>
      <w:r w:rsidRPr="00511E8C">
        <w:rPr>
          <w:i w:val="0"/>
          <w:iCs w:val="0"/>
          <w:color w:val="auto"/>
          <w:sz w:val="24"/>
          <w:szCs w:val="24"/>
        </w:rPr>
        <w:t>. Diagrama del proceso de gestión del proyecto.</w:t>
      </w:r>
      <w:bookmarkEnd w:id="29"/>
    </w:p>
    <w:p w14:paraId="729ED31E" w14:textId="77777777" w:rsidR="00511E8C" w:rsidRDefault="009A2B1B" w:rsidP="00511E8C">
      <w:pPr>
        <w:pStyle w:val="Prrafodelista"/>
        <w:keepNext/>
        <w:ind w:firstLine="0"/>
        <w:jc w:val="center"/>
        <w:rPr>
          <w:i/>
          <w:iCs/>
          <w:lang w:val="en-US"/>
        </w:rPr>
      </w:pPr>
      <w:r>
        <w:rPr>
          <w:noProof/>
          <w:lang w:val="en-US"/>
        </w:rPr>
        <w:drawing>
          <wp:inline distT="0" distB="0" distL="0" distR="0" wp14:anchorId="7E044757" wp14:editId="436961EC">
            <wp:extent cx="4488958" cy="43129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l proceso de gestión del proyecto.png"/>
                    <pic:cNvPicPr/>
                  </pic:nvPicPr>
                  <pic:blipFill>
                    <a:blip r:embed="rId11">
                      <a:extLst>
                        <a:ext uri="{28A0092B-C50C-407E-A947-70E740481C1C}">
                          <a14:useLocalDpi xmlns:a14="http://schemas.microsoft.com/office/drawing/2010/main" val="0"/>
                        </a:ext>
                      </a:extLst>
                    </a:blip>
                    <a:stretch>
                      <a:fillRect/>
                    </a:stretch>
                  </pic:blipFill>
                  <pic:spPr>
                    <a:xfrm>
                      <a:off x="0" y="0"/>
                      <a:ext cx="4488958" cy="4312920"/>
                    </a:xfrm>
                    <a:prstGeom prst="rect">
                      <a:avLst/>
                    </a:prstGeom>
                  </pic:spPr>
                </pic:pic>
              </a:graphicData>
            </a:graphic>
          </wp:inline>
        </w:drawing>
      </w:r>
    </w:p>
    <w:p w14:paraId="2DFF52CB" w14:textId="60701342" w:rsidR="00511E8C" w:rsidRDefault="00511E8C" w:rsidP="00DA2AB4">
      <w:pPr>
        <w:pStyle w:val="Prrafodelista"/>
        <w:keepNext/>
        <w:spacing w:line="240" w:lineRule="auto"/>
        <w:ind w:left="284" w:firstLine="0"/>
        <w:rPr>
          <w:rFonts w:eastAsia="Times New Roman" w:cs="Times New Roman"/>
          <w:sz w:val="20"/>
          <w:szCs w:val="20"/>
          <w:lang w:val="en-US" w:eastAsia="es-CO"/>
        </w:rPr>
      </w:pPr>
      <w:r w:rsidRPr="00511E8C">
        <w:rPr>
          <w:i/>
          <w:iCs/>
          <w:sz w:val="20"/>
          <w:szCs w:val="20"/>
          <w:lang w:val="en-US"/>
        </w:rPr>
        <w:t xml:space="preserve">Nota: </w:t>
      </w:r>
      <w:r w:rsidRPr="00511E8C">
        <w:rPr>
          <w:rFonts w:eastAsia="Times New Roman" w:cs="Times New Roman"/>
          <w:sz w:val="20"/>
          <w:szCs w:val="20"/>
          <w:lang w:val="en-US" w:eastAsia="es-CO"/>
        </w:rPr>
        <w:t xml:space="preserve">ISO/IEC. (2011). </w:t>
      </w:r>
      <w:r w:rsidRPr="00511E8C">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511E8C">
        <w:rPr>
          <w:rFonts w:eastAsia="Times New Roman" w:cs="Times New Roman"/>
          <w:sz w:val="20"/>
          <w:szCs w:val="20"/>
          <w:lang w:val="en-US" w:eastAsia="es-CO"/>
        </w:rPr>
        <w:t>, p.9.</w:t>
      </w:r>
    </w:p>
    <w:p w14:paraId="469FAEDB" w14:textId="77777777" w:rsidR="00511E8C" w:rsidRPr="00403E6B" w:rsidRDefault="00511E8C" w:rsidP="00511E8C">
      <w:pPr>
        <w:pStyle w:val="Prrafodelista"/>
        <w:keepNext/>
        <w:spacing w:line="240" w:lineRule="auto"/>
        <w:ind w:firstLine="0"/>
        <w:rPr>
          <w:sz w:val="20"/>
          <w:szCs w:val="20"/>
          <w:lang w:val="en-US"/>
        </w:rPr>
      </w:pPr>
    </w:p>
    <w:p w14:paraId="5C38BF46" w14:textId="77777777" w:rsidR="007D1EB5" w:rsidRDefault="0038576C" w:rsidP="00640F5A">
      <w:pPr>
        <w:pStyle w:val="Prrafodelista"/>
        <w:numPr>
          <w:ilvl w:val="0"/>
          <w:numId w:val="1"/>
        </w:numPr>
        <w:rPr>
          <w:b/>
          <w:bCs/>
        </w:rPr>
      </w:pPr>
      <w:r w:rsidRPr="00395467">
        <w:rPr>
          <w:b/>
          <w:bCs/>
        </w:rPr>
        <w:t>Proceso de implementación de software (SI):</w:t>
      </w:r>
    </w:p>
    <w:p w14:paraId="7FE9B65A" w14:textId="2D3FE60D" w:rsidR="00A76E0D" w:rsidRDefault="0038576C" w:rsidP="00640F5A">
      <w:pPr>
        <w:pStyle w:val="Prrafodelista"/>
        <w:ind w:left="641"/>
      </w:pPr>
      <w:r>
        <w:t xml:space="preserve">Tiene como propósito la realización sistemática de las actividades de análisis, construcción, integración y pruebas de software nuevos o modificados </w:t>
      </w:r>
      <w:r w:rsidR="00EA3648">
        <w:t>según los</w:t>
      </w:r>
      <w:r w:rsidR="004A2766">
        <w:t xml:space="preserve"> requisitos </w:t>
      </w:r>
      <w:r w:rsidR="004A2766">
        <w:fldChar w:fldCharType="begin"/>
      </w:r>
      <w:r w:rsidR="00E70E1B">
        <w:instrText xml:space="preserve"> ADDIN ZOTERO_ITEM CSL_CITATION {"citationID":"fdxBs0EG","properties":{"formattedCitation":"(ISO/IEC, 2011, p. 16)","plainCitation":"(ISO/IEC, 2011, p. 16)","noteIndex":0},"citationItems":[{"id":52,"uris":["http://zotero.org/users/5687329/items/NQGELMXE"],"uri":["http://zotero.org/users/5687329/items/NQGELMXE"],"itemData":{"id":52,"type":"article","language":"Inglés","title":"Software engineering - Lifecycle profiles for Very Small Entities (VSEs) Part 5-1-2: Management and engineering guide: Generic profile group: Basic profile","URL":"https://www.iso.org/obp/ui/#iso:std:iso-iec:tr:29110:-5-2-1:ed-1:v1:en","author":[{"family":"ISO/IEC","given":""}],"issued":{"date-parts":[["2011"]]}},"locator":"16","label":"page"}],"schema":"https://github.com/citation-style-language/schema/raw/master/csl-citation.json"} </w:instrText>
      </w:r>
      <w:r w:rsidR="004A2766">
        <w:fldChar w:fldCharType="separate"/>
      </w:r>
      <w:r w:rsidR="004A2766" w:rsidRPr="007D1EB5">
        <w:rPr>
          <w:rFonts w:cs="Times New Roman"/>
        </w:rPr>
        <w:t>(ISO/IEC, 2011, p. 16)</w:t>
      </w:r>
      <w:r w:rsidR="004A2766">
        <w:fldChar w:fldCharType="end"/>
      </w:r>
      <w:r>
        <w:t xml:space="preserve">. </w:t>
      </w:r>
      <w:r w:rsidR="00EA3648">
        <w:t>Para este proceso se</w:t>
      </w:r>
      <w:r>
        <w:t xml:space="preserve"> tiene</w:t>
      </w:r>
      <w:r w:rsidR="00EA3648">
        <w:t>n</w:t>
      </w:r>
      <w:r>
        <w:t xml:space="preserve"> las siguientes actividades:</w:t>
      </w:r>
      <w:r w:rsidR="00D973D7">
        <w:t xml:space="preserve"> i</w:t>
      </w:r>
      <w:r w:rsidR="00754850">
        <w:t>nicio de la implementación del software</w:t>
      </w:r>
      <w:r w:rsidR="00D973D7">
        <w:t>, a</w:t>
      </w:r>
      <w:r w:rsidR="00754850">
        <w:t>nálisis de los requerimientos de software</w:t>
      </w:r>
      <w:r w:rsidR="00D973D7">
        <w:t>, d</w:t>
      </w:r>
      <w:r w:rsidR="00754850">
        <w:t xml:space="preserve">iseño </w:t>
      </w:r>
      <w:r w:rsidR="00754850">
        <w:lastRenderedPageBreak/>
        <w:t>arquitectónico y detallado de programas informáticos</w:t>
      </w:r>
      <w:r w:rsidR="00D973D7">
        <w:t>, c</w:t>
      </w:r>
      <w:r w:rsidR="00754850">
        <w:t>onstrucción de software</w:t>
      </w:r>
      <w:r w:rsidR="00D973D7">
        <w:t>, i</w:t>
      </w:r>
      <w:r w:rsidR="00754850">
        <w:t>ntegración de software y pruebas</w:t>
      </w:r>
      <w:r w:rsidR="00D973D7">
        <w:t>, y por último la e</w:t>
      </w:r>
      <w:r w:rsidR="00754850">
        <w:t>ntrega de productos.</w:t>
      </w:r>
      <w:r w:rsidR="00A76E0D">
        <w:t xml:space="preserve"> </w:t>
      </w:r>
    </w:p>
    <w:p w14:paraId="6297B51C" w14:textId="0B670FDD" w:rsidR="00754850" w:rsidRDefault="00754850" w:rsidP="00AC64CD">
      <w:pPr>
        <w:pStyle w:val="Prrafodelista"/>
      </w:pPr>
      <w:r>
        <w:t xml:space="preserve">El siguiente diagrama muestra de manera clara el flujo entre las actividades del proceso de implementación de software, incluyendo </w:t>
      </w:r>
      <w:r w:rsidR="00AC590B">
        <w:t xml:space="preserve">sus productos más importantes y su relación </w:t>
      </w:r>
      <w:r>
        <w:t xml:space="preserve">(ver </w:t>
      </w:r>
      <w:r w:rsidR="00EE1D38">
        <w:t>f</w:t>
      </w:r>
      <w:r>
        <w:t xml:space="preserve">igura </w:t>
      </w:r>
      <w:r w:rsidR="00A540CF">
        <w:t>4</w:t>
      </w:r>
      <w:r>
        <w:t>).</w:t>
      </w:r>
    </w:p>
    <w:p w14:paraId="729EBD8A" w14:textId="31540560" w:rsidR="00F64A4F" w:rsidRPr="00F64A4F" w:rsidRDefault="00F64A4F" w:rsidP="00E24D55">
      <w:pPr>
        <w:pStyle w:val="Descripcin"/>
        <w:keepNext/>
        <w:rPr>
          <w:i w:val="0"/>
          <w:iCs w:val="0"/>
          <w:color w:val="auto"/>
          <w:sz w:val="24"/>
          <w:szCs w:val="24"/>
        </w:rPr>
      </w:pPr>
      <w:bookmarkStart w:id="30" w:name="_Toc47024534"/>
      <w:r w:rsidRPr="00F64A4F">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4</w:t>
      </w:r>
      <w:r w:rsidR="00D338AE">
        <w:rPr>
          <w:i w:val="0"/>
          <w:iCs w:val="0"/>
          <w:color w:val="auto"/>
          <w:sz w:val="24"/>
          <w:szCs w:val="24"/>
        </w:rPr>
        <w:fldChar w:fldCharType="end"/>
      </w:r>
      <w:r w:rsidRPr="00F64A4F">
        <w:rPr>
          <w:i w:val="0"/>
          <w:iCs w:val="0"/>
          <w:color w:val="auto"/>
          <w:sz w:val="24"/>
          <w:szCs w:val="24"/>
        </w:rPr>
        <w:t>. Diagrama del proceso de implementa</w:t>
      </w:r>
      <w:r>
        <w:rPr>
          <w:i w:val="0"/>
          <w:iCs w:val="0"/>
          <w:color w:val="auto"/>
          <w:sz w:val="24"/>
          <w:szCs w:val="24"/>
        </w:rPr>
        <w:t>c</w:t>
      </w:r>
      <w:r w:rsidRPr="00F64A4F">
        <w:rPr>
          <w:i w:val="0"/>
          <w:iCs w:val="0"/>
          <w:color w:val="auto"/>
          <w:sz w:val="24"/>
          <w:szCs w:val="24"/>
        </w:rPr>
        <w:t>ión de software.</w:t>
      </w:r>
      <w:bookmarkEnd w:id="30"/>
    </w:p>
    <w:p w14:paraId="4488B72B" w14:textId="77777777" w:rsidR="00F64A4F" w:rsidRDefault="009A2B1B" w:rsidP="00F64A4F">
      <w:pPr>
        <w:pStyle w:val="Prrafodelista"/>
        <w:keepNext/>
        <w:ind w:firstLine="0"/>
        <w:jc w:val="center"/>
        <w:rPr>
          <w:i/>
          <w:iCs/>
          <w:lang w:val="en-US"/>
        </w:rPr>
      </w:pPr>
      <w:r>
        <w:rPr>
          <w:noProof/>
          <w:lang w:val="en-US"/>
        </w:rPr>
        <w:drawing>
          <wp:inline distT="0" distB="0" distL="0" distR="0" wp14:anchorId="023374CF" wp14:editId="1C9F6822">
            <wp:extent cx="5044440" cy="4993242"/>
            <wp:effectExtent l="0" t="0" r="381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l proceso de implementación de software.png"/>
                    <pic:cNvPicPr/>
                  </pic:nvPicPr>
                  <pic:blipFill>
                    <a:blip r:embed="rId12">
                      <a:extLst>
                        <a:ext uri="{28A0092B-C50C-407E-A947-70E740481C1C}">
                          <a14:useLocalDpi xmlns:a14="http://schemas.microsoft.com/office/drawing/2010/main" val="0"/>
                        </a:ext>
                      </a:extLst>
                    </a:blip>
                    <a:stretch>
                      <a:fillRect/>
                    </a:stretch>
                  </pic:blipFill>
                  <pic:spPr>
                    <a:xfrm>
                      <a:off x="0" y="0"/>
                      <a:ext cx="5082331" cy="5030749"/>
                    </a:xfrm>
                    <a:prstGeom prst="rect">
                      <a:avLst/>
                    </a:prstGeom>
                  </pic:spPr>
                </pic:pic>
              </a:graphicData>
            </a:graphic>
          </wp:inline>
        </w:drawing>
      </w:r>
    </w:p>
    <w:p w14:paraId="5ACE3D29" w14:textId="6998FDA1" w:rsidR="00F64A4F" w:rsidRDefault="00F64A4F" w:rsidP="00E24D55">
      <w:pPr>
        <w:pStyle w:val="Prrafodelista"/>
        <w:keepNext/>
        <w:spacing w:line="240" w:lineRule="auto"/>
        <w:ind w:left="284" w:firstLine="0"/>
        <w:rPr>
          <w:rFonts w:eastAsia="Times New Roman" w:cs="Times New Roman"/>
          <w:sz w:val="20"/>
          <w:szCs w:val="24"/>
          <w:lang w:val="en-US" w:eastAsia="es-CO"/>
        </w:rPr>
      </w:pPr>
      <w:r w:rsidRPr="006102C3">
        <w:rPr>
          <w:i/>
          <w:iCs/>
          <w:sz w:val="20"/>
          <w:szCs w:val="18"/>
          <w:lang w:val="en-US"/>
        </w:rPr>
        <w:t>Nota:</w:t>
      </w:r>
      <w:r w:rsidRPr="00F64A4F">
        <w:rPr>
          <w:i/>
          <w:iCs/>
          <w:lang w:val="en-US"/>
        </w:rPr>
        <w:t xml:space="preserve"> </w:t>
      </w:r>
      <w:r w:rsidRPr="003325A7">
        <w:rPr>
          <w:rFonts w:eastAsia="Times New Roman" w:cs="Times New Roman"/>
          <w:sz w:val="20"/>
          <w:szCs w:val="24"/>
          <w:lang w:val="en-US" w:eastAsia="es-CO"/>
        </w:rPr>
        <w:t xml:space="preserve">ISO/IEC. (2011). </w:t>
      </w:r>
      <w:r w:rsidRPr="003325A7">
        <w:rPr>
          <w:rFonts w:eastAsia="Times New Roman" w:cs="Times New Roman"/>
          <w:i/>
          <w:iCs/>
          <w:sz w:val="20"/>
          <w:szCs w:val="24"/>
          <w:lang w:val="en-US" w:eastAsia="es-CO"/>
        </w:rPr>
        <w:t>Software engineering - Lifecycle profiles for Very Small Entities (VSEs) Part 5-1-2: Management and engineering guide: Generic profile group: Basic profile</w:t>
      </w:r>
      <w:r w:rsidRPr="003325A7">
        <w:rPr>
          <w:rFonts w:eastAsia="Times New Roman" w:cs="Times New Roman"/>
          <w:sz w:val="20"/>
          <w:szCs w:val="24"/>
          <w:lang w:val="en-US" w:eastAsia="es-CO"/>
        </w:rPr>
        <w:t>.</w:t>
      </w:r>
    </w:p>
    <w:p w14:paraId="2D47014D" w14:textId="77777777" w:rsidR="00F64A4F" w:rsidRPr="00403E6B" w:rsidRDefault="00F64A4F" w:rsidP="00F64A4F">
      <w:pPr>
        <w:pStyle w:val="Prrafodelista"/>
        <w:keepNext/>
        <w:spacing w:line="240" w:lineRule="auto"/>
        <w:ind w:firstLine="0"/>
        <w:rPr>
          <w:lang w:val="en-US"/>
        </w:rPr>
      </w:pPr>
    </w:p>
    <w:p w14:paraId="739FB9E3" w14:textId="77777777" w:rsidR="00FD0D5E" w:rsidRDefault="00C70724" w:rsidP="008458D4">
      <w:pPr>
        <w:pStyle w:val="Prrafodelista"/>
        <w:numPr>
          <w:ilvl w:val="0"/>
          <w:numId w:val="12"/>
        </w:numPr>
        <w:rPr>
          <w:b/>
          <w:bCs/>
        </w:rPr>
      </w:pPr>
      <w:r w:rsidRPr="00395467">
        <w:rPr>
          <w:b/>
          <w:bCs/>
        </w:rPr>
        <w:t>Productos o artefactos:</w:t>
      </w:r>
    </w:p>
    <w:p w14:paraId="24FBFFB8" w14:textId="467499FA" w:rsidR="00403E6B" w:rsidRPr="00AA44A6" w:rsidRDefault="002A4F93" w:rsidP="00403E6B">
      <w:pPr>
        <w:pStyle w:val="Prrafodelista"/>
      </w:pPr>
      <w:r>
        <w:lastRenderedPageBreak/>
        <w:t xml:space="preserve">La ISO/IEC 29110 define unos productos o artefactos obligatorios </w:t>
      </w:r>
      <w:r w:rsidR="00DC2173">
        <w:t>para</w:t>
      </w:r>
      <w:r w:rsidR="00DF72A3">
        <w:t xml:space="preserve"> su implementación</w:t>
      </w:r>
      <w:r>
        <w:t xml:space="preserve">. </w:t>
      </w:r>
      <w:r w:rsidR="00C70724">
        <w:t>En la siguiente tabla se listan</w:t>
      </w:r>
      <w:r w:rsidR="00DF72A3">
        <w:t xml:space="preserve"> junto con</w:t>
      </w:r>
      <w:r>
        <w:t xml:space="preserve"> sus descripciones y </w:t>
      </w:r>
      <w:r w:rsidR="007E7E35">
        <w:t>el proceso</w:t>
      </w:r>
      <w:r>
        <w:t xml:space="preserve"> de donde provienen</w:t>
      </w:r>
      <w:r w:rsidR="002224BC">
        <w:t xml:space="preserve"> (ver </w:t>
      </w:r>
      <w:r w:rsidR="00675B0D">
        <w:t>t</w:t>
      </w:r>
      <w:r w:rsidR="002224BC">
        <w:t xml:space="preserve">abla </w:t>
      </w:r>
      <w:r w:rsidR="0078571A">
        <w:t>6</w:t>
      </w:r>
      <w:r w:rsidR="002224BC">
        <w:t>)</w:t>
      </w:r>
      <w:r w:rsidR="00C70724">
        <w:t>.</w:t>
      </w:r>
    </w:p>
    <w:p w14:paraId="7A5A8C6B" w14:textId="720B243E" w:rsidR="00AA44A6" w:rsidRPr="00AA44A6" w:rsidRDefault="00AA44A6" w:rsidP="00854C47">
      <w:pPr>
        <w:pStyle w:val="Descripcin"/>
        <w:keepNext/>
        <w:rPr>
          <w:color w:val="auto"/>
          <w:sz w:val="24"/>
          <w:szCs w:val="24"/>
        </w:rPr>
      </w:pPr>
      <w:bookmarkStart w:id="31" w:name="_Toc47024477"/>
      <w:r w:rsidRPr="00AA44A6">
        <w:rPr>
          <w:color w:val="auto"/>
          <w:sz w:val="24"/>
          <w:szCs w:val="24"/>
        </w:rPr>
        <w:t xml:space="preserve">Tabla </w:t>
      </w:r>
      <w:r w:rsidRPr="00AA44A6">
        <w:rPr>
          <w:color w:val="auto"/>
          <w:sz w:val="24"/>
          <w:szCs w:val="24"/>
        </w:rPr>
        <w:fldChar w:fldCharType="begin"/>
      </w:r>
      <w:r w:rsidRPr="00AA44A6">
        <w:rPr>
          <w:color w:val="auto"/>
          <w:sz w:val="24"/>
          <w:szCs w:val="24"/>
        </w:rPr>
        <w:instrText xml:space="preserve"> SEQ Tabla \* ARABIC </w:instrText>
      </w:r>
      <w:r w:rsidRPr="00AA44A6">
        <w:rPr>
          <w:color w:val="auto"/>
          <w:sz w:val="24"/>
          <w:szCs w:val="24"/>
        </w:rPr>
        <w:fldChar w:fldCharType="separate"/>
      </w:r>
      <w:r w:rsidR="00381C8E">
        <w:rPr>
          <w:noProof/>
          <w:color w:val="auto"/>
          <w:sz w:val="24"/>
          <w:szCs w:val="24"/>
        </w:rPr>
        <w:t>6</w:t>
      </w:r>
      <w:r w:rsidRPr="00AA44A6">
        <w:rPr>
          <w:color w:val="auto"/>
          <w:sz w:val="24"/>
          <w:szCs w:val="24"/>
        </w:rPr>
        <w:fldChar w:fldCharType="end"/>
      </w:r>
      <w:r w:rsidRPr="00AA44A6">
        <w:rPr>
          <w:color w:val="auto"/>
          <w:sz w:val="24"/>
          <w:szCs w:val="24"/>
        </w:rPr>
        <w:t>. Productos o artefactos según la ISO/IEC 29110.</w:t>
      </w:r>
      <w:bookmarkEnd w:id="31"/>
    </w:p>
    <w:tbl>
      <w:tblPr>
        <w:tblW w:w="863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16"/>
        <w:gridCol w:w="2020"/>
        <w:gridCol w:w="2976"/>
        <w:gridCol w:w="3119"/>
      </w:tblGrid>
      <w:tr w:rsidR="002224BC" w14:paraId="0538641A" w14:textId="77777777" w:rsidTr="00F57120">
        <w:tc>
          <w:tcPr>
            <w:tcW w:w="516" w:type="dxa"/>
          </w:tcPr>
          <w:p w14:paraId="5A586983" w14:textId="07BFAA61" w:rsidR="002224BC" w:rsidRDefault="002224BC" w:rsidP="00BF7FC7">
            <w:pPr>
              <w:pStyle w:val="Prrafodelista"/>
              <w:spacing w:line="240" w:lineRule="auto"/>
              <w:ind w:left="0" w:firstLine="0"/>
              <w:contextualSpacing w:val="0"/>
              <w:jc w:val="center"/>
            </w:pPr>
            <w:r>
              <w:rPr>
                <w:b/>
              </w:rPr>
              <w:t>#</w:t>
            </w:r>
          </w:p>
        </w:tc>
        <w:tc>
          <w:tcPr>
            <w:tcW w:w="2020" w:type="dxa"/>
          </w:tcPr>
          <w:p w14:paraId="0CD4B975" w14:textId="5EF7FDBD" w:rsidR="002224BC" w:rsidRDefault="002224BC" w:rsidP="00BF7FC7">
            <w:pPr>
              <w:pStyle w:val="Prrafodelista"/>
              <w:spacing w:line="240" w:lineRule="auto"/>
              <w:ind w:left="0" w:firstLine="0"/>
              <w:contextualSpacing w:val="0"/>
              <w:jc w:val="center"/>
            </w:pPr>
            <w:r>
              <w:rPr>
                <w:b/>
              </w:rPr>
              <w:t>Nombre</w:t>
            </w:r>
          </w:p>
        </w:tc>
        <w:tc>
          <w:tcPr>
            <w:tcW w:w="2976" w:type="dxa"/>
          </w:tcPr>
          <w:p w14:paraId="57DB8270" w14:textId="6ACE25D5" w:rsidR="002224BC" w:rsidRDefault="002224BC" w:rsidP="00BF7FC7">
            <w:pPr>
              <w:pStyle w:val="Prrafodelista"/>
              <w:spacing w:line="240" w:lineRule="auto"/>
              <w:ind w:left="0" w:firstLine="0"/>
              <w:contextualSpacing w:val="0"/>
              <w:jc w:val="center"/>
            </w:pPr>
            <w:r>
              <w:rPr>
                <w:b/>
              </w:rPr>
              <w:t>Descripción</w:t>
            </w:r>
          </w:p>
        </w:tc>
        <w:tc>
          <w:tcPr>
            <w:tcW w:w="3119" w:type="dxa"/>
          </w:tcPr>
          <w:p w14:paraId="1B27E0BA" w14:textId="10EB45EC" w:rsidR="002224BC" w:rsidRDefault="00523749" w:rsidP="00BF7FC7">
            <w:pPr>
              <w:pStyle w:val="Prrafodelista"/>
              <w:spacing w:line="240" w:lineRule="auto"/>
              <w:ind w:left="0" w:firstLine="0"/>
              <w:contextualSpacing w:val="0"/>
              <w:jc w:val="center"/>
            </w:pPr>
            <w:r>
              <w:rPr>
                <w:b/>
              </w:rPr>
              <w:t>Proceso de donde proviene</w:t>
            </w:r>
          </w:p>
        </w:tc>
      </w:tr>
      <w:tr w:rsidR="002224BC" w14:paraId="14E51D0D" w14:textId="77777777" w:rsidTr="00F57120">
        <w:tc>
          <w:tcPr>
            <w:tcW w:w="516" w:type="dxa"/>
          </w:tcPr>
          <w:p w14:paraId="49F91A8A" w14:textId="77777777" w:rsidR="002224BC" w:rsidRDefault="002224BC" w:rsidP="00BF7FC7">
            <w:pPr>
              <w:pStyle w:val="Prrafodelista"/>
              <w:spacing w:line="240" w:lineRule="auto"/>
              <w:ind w:left="0" w:firstLine="0"/>
              <w:contextualSpacing w:val="0"/>
              <w:jc w:val="center"/>
            </w:pPr>
          </w:p>
          <w:p w14:paraId="611087BF" w14:textId="747BF34D" w:rsidR="002224BC" w:rsidRDefault="002224BC" w:rsidP="00BF7FC7">
            <w:pPr>
              <w:pStyle w:val="Prrafodelista"/>
              <w:spacing w:line="240" w:lineRule="auto"/>
              <w:ind w:left="0" w:firstLine="0"/>
              <w:contextualSpacing w:val="0"/>
              <w:jc w:val="center"/>
            </w:pPr>
            <w:r>
              <w:t>1.</w:t>
            </w:r>
          </w:p>
        </w:tc>
        <w:tc>
          <w:tcPr>
            <w:tcW w:w="2020" w:type="dxa"/>
          </w:tcPr>
          <w:p w14:paraId="52348D97" w14:textId="5BBCA278" w:rsidR="002224BC" w:rsidRDefault="002224BC" w:rsidP="00BF7FC7">
            <w:pPr>
              <w:pStyle w:val="Prrafodelista"/>
              <w:spacing w:line="240" w:lineRule="auto"/>
              <w:ind w:left="0" w:firstLine="0"/>
              <w:contextualSpacing w:val="0"/>
              <w:jc w:val="center"/>
            </w:pPr>
            <w:r>
              <w:t>Acceptance Record (Registro de aceptación)</w:t>
            </w:r>
          </w:p>
        </w:tc>
        <w:tc>
          <w:tcPr>
            <w:tcW w:w="2976" w:type="dxa"/>
          </w:tcPr>
          <w:p w14:paraId="52A2EB30" w14:textId="77777777" w:rsidR="002224BC" w:rsidRDefault="002224BC" w:rsidP="00BF7FC7">
            <w:pPr>
              <w:pStyle w:val="Prrafodelista"/>
              <w:spacing w:line="240" w:lineRule="auto"/>
              <w:ind w:left="0" w:firstLine="0"/>
              <w:contextualSpacing w:val="0"/>
            </w:pPr>
            <w:r>
              <w:t xml:space="preserve">Documenta la aceptación del </w:t>
            </w:r>
            <w:r w:rsidR="00D53455">
              <w:t>c</w:t>
            </w:r>
            <w:r>
              <w:t>liente de los entregables del proyecto.</w:t>
            </w:r>
          </w:p>
          <w:p w14:paraId="4528C694" w14:textId="51234F38" w:rsidR="00581C7A" w:rsidRDefault="00581C7A" w:rsidP="00BF7FC7">
            <w:pPr>
              <w:pStyle w:val="Prrafodelista"/>
              <w:spacing w:line="240" w:lineRule="auto"/>
              <w:ind w:left="0" w:firstLine="0"/>
              <w:contextualSpacing w:val="0"/>
            </w:pPr>
          </w:p>
        </w:tc>
        <w:tc>
          <w:tcPr>
            <w:tcW w:w="3119" w:type="dxa"/>
          </w:tcPr>
          <w:p w14:paraId="47AB42E0" w14:textId="77777777" w:rsidR="00FA06DD" w:rsidRDefault="00FA06DD" w:rsidP="00BF7FC7">
            <w:pPr>
              <w:pStyle w:val="Prrafodelista"/>
              <w:spacing w:line="240" w:lineRule="auto"/>
              <w:ind w:left="0" w:firstLine="0"/>
              <w:contextualSpacing w:val="0"/>
            </w:pPr>
          </w:p>
          <w:p w14:paraId="114815C7" w14:textId="77777777" w:rsidR="002224BC" w:rsidRDefault="002224BC" w:rsidP="00BF7FC7">
            <w:pPr>
              <w:pStyle w:val="Prrafodelista"/>
              <w:spacing w:line="240" w:lineRule="auto"/>
              <w:ind w:left="0" w:firstLine="0"/>
              <w:contextualSpacing w:val="0"/>
            </w:pPr>
            <w:r>
              <w:t>Gestión del proyecto</w:t>
            </w:r>
            <w:r w:rsidR="00127EDE">
              <w:t>.</w:t>
            </w:r>
          </w:p>
          <w:p w14:paraId="4856E4BF" w14:textId="05F34DF6" w:rsidR="00D4077F" w:rsidRDefault="00D4077F" w:rsidP="00BF7FC7">
            <w:pPr>
              <w:pStyle w:val="Prrafodelista"/>
              <w:spacing w:line="240" w:lineRule="auto"/>
              <w:ind w:left="0" w:firstLine="0"/>
              <w:contextualSpacing w:val="0"/>
            </w:pPr>
          </w:p>
        </w:tc>
      </w:tr>
      <w:tr w:rsidR="002224BC" w14:paraId="577BF3C8" w14:textId="77777777" w:rsidTr="00F57120">
        <w:tc>
          <w:tcPr>
            <w:tcW w:w="516" w:type="dxa"/>
          </w:tcPr>
          <w:p w14:paraId="37EA75CC" w14:textId="77777777" w:rsidR="009D3919" w:rsidRDefault="009D3919" w:rsidP="00BF7FC7">
            <w:pPr>
              <w:pStyle w:val="Prrafodelista"/>
              <w:spacing w:line="240" w:lineRule="auto"/>
              <w:ind w:left="0" w:firstLine="0"/>
              <w:contextualSpacing w:val="0"/>
            </w:pPr>
          </w:p>
          <w:p w14:paraId="252E02F2" w14:textId="77777777" w:rsidR="00F360F0" w:rsidRDefault="00F360F0" w:rsidP="00BF7FC7">
            <w:pPr>
              <w:pStyle w:val="Prrafodelista"/>
              <w:spacing w:line="240" w:lineRule="auto"/>
              <w:ind w:left="0" w:firstLine="0"/>
              <w:contextualSpacing w:val="0"/>
              <w:jc w:val="center"/>
            </w:pPr>
          </w:p>
          <w:p w14:paraId="349176AA" w14:textId="7A302CA7" w:rsidR="002224BC" w:rsidRPr="009A784F" w:rsidRDefault="002224BC" w:rsidP="00BF7FC7">
            <w:pPr>
              <w:pStyle w:val="Prrafodelista"/>
              <w:spacing w:line="240" w:lineRule="auto"/>
              <w:ind w:left="0" w:firstLine="0"/>
              <w:contextualSpacing w:val="0"/>
              <w:jc w:val="center"/>
            </w:pPr>
            <w:r>
              <w:t>2.</w:t>
            </w:r>
          </w:p>
        </w:tc>
        <w:tc>
          <w:tcPr>
            <w:tcW w:w="2020" w:type="dxa"/>
          </w:tcPr>
          <w:p w14:paraId="6DB074DD" w14:textId="77777777" w:rsidR="00ED13BD" w:rsidRDefault="00ED13BD" w:rsidP="00BF7FC7">
            <w:pPr>
              <w:pStyle w:val="Prrafodelista"/>
              <w:spacing w:line="240" w:lineRule="auto"/>
              <w:ind w:left="0" w:firstLine="0"/>
              <w:contextualSpacing w:val="0"/>
              <w:jc w:val="center"/>
            </w:pPr>
          </w:p>
          <w:p w14:paraId="1FD0DBA9" w14:textId="14F3F2A6" w:rsidR="002224BC" w:rsidRPr="009A784F" w:rsidRDefault="002224BC" w:rsidP="00BF7FC7">
            <w:pPr>
              <w:pStyle w:val="Prrafodelista"/>
              <w:spacing w:line="240" w:lineRule="auto"/>
              <w:ind w:left="0" w:firstLine="0"/>
              <w:contextualSpacing w:val="0"/>
              <w:jc w:val="center"/>
            </w:pPr>
            <w:r>
              <w:t>Change Request (Solicitud de cambio)</w:t>
            </w:r>
          </w:p>
        </w:tc>
        <w:tc>
          <w:tcPr>
            <w:tcW w:w="2976" w:type="dxa"/>
          </w:tcPr>
          <w:p w14:paraId="7F89B030" w14:textId="77777777" w:rsidR="00581C7A" w:rsidRDefault="005D0F4E" w:rsidP="00BF7FC7">
            <w:pPr>
              <w:pStyle w:val="Prrafodelista"/>
              <w:spacing w:line="240" w:lineRule="auto"/>
              <w:ind w:left="0" w:firstLine="0"/>
              <w:contextualSpacing w:val="0"/>
            </w:pPr>
            <w:r>
              <w:t xml:space="preserve">Cuando se requiere una modificación en partes de algún producto, se diligencia </w:t>
            </w:r>
            <w:r w:rsidR="00F65BAA">
              <w:t xml:space="preserve">una de </w:t>
            </w:r>
            <w:r>
              <w:t>esta</w:t>
            </w:r>
            <w:r w:rsidR="00F65BAA">
              <w:t>s</w:t>
            </w:r>
            <w:r>
              <w:t xml:space="preserve"> para solicitarla.</w:t>
            </w:r>
          </w:p>
          <w:p w14:paraId="61A6E537" w14:textId="0243D687" w:rsidR="00403E6B" w:rsidRDefault="00403E6B" w:rsidP="00BF7FC7">
            <w:pPr>
              <w:pStyle w:val="Prrafodelista"/>
              <w:spacing w:line="240" w:lineRule="auto"/>
              <w:ind w:left="0" w:firstLine="0"/>
              <w:contextualSpacing w:val="0"/>
            </w:pPr>
          </w:p>
        </w:tc>
        <w:tc>
          <w:tcPr>
            <w:tcW w:w="3119" w:type="dxa"/>
          </w:tcPr>
          <w:p w14:paraId="6EE92241" w14:textId="77777777" w:rsidR="002277C5" w:rsidRDefault="002277C5" w:rsidP="00BF7FC7">
            <w:pPr>
              <w:pStyle w:val="Prrafodelista"/>
              <w:spacing w:line="240" w:lineRule="auto"/>
              <w:ind w:left="0" w:firstLine="0"/>
              <w:contextualSpacing w:val="0"/>
            </w:pPr>
          </w:p>
          <w:p w14:paraId="7C1C7D02" w14:textId="51C0DCF2" w:rsidR="002224BC" w:rsidRDefault="002224BC" w:rsidP="00BF7FC7">
            <w:pPr>
              <w:pStyle w:val="Prrafodelista"/>
              <w:spacing w:line="240" w:lineRule="auto"/>
              <w:ind w:left="0" w:firstLine="0"/>
              <w:contextualSpacing w:val="0"/>
            </w:pPr>
            <w:r>
              <w:t>Implementación de software</w:t>
            </w:r>
            <w:r w:rsidR="00127EDE">
              <w:t>.</w:t>
            </w:r>
          </w:p>
          <w:p w14:paraId="26F411A0" w14:textId="2EAA2372" w:rsidR="002224BC" w:rsidRDefault="002224BC" w:rsidP="00BF7FC7">
            <w:pPr>
              <w:pStyle w:val="Prrafodelista"/>
              <w:spacing w:line="240" w:lineRule="auto"/>
              <w:ind w:left="0" w:firstLine="0"/>
              <w:contextualSpacing w:val="0"/>
            </w:pPr>
            <w:r>
              <w:t>Cliente</w:t>
            </w:r>
            <w:r w:rsidR="00127EDE">
              <w:t>.</w:t>
            </w:r>
          </w:p>
          <w:p w14:paraId="5AB45BB3" w14:textId="0826D9CA" w:rsidR="00CD1AFC" w:rsidRDefault="002224BC" w:rsidP="00BF7FC7">
            <w:pPr>
              <w:pStyle w:val="Prrafodelista"/>
              <w:spacing w:line="240" w:lineRule="auto"/>
              <w:ind w:left="0" w:firstLine="0"/>
              <w:contextualSpacing w:val="0"/>
            </w:pPr>
            <w:r>
              <w:t>Gestión del proyecto</w:t>
            </w:r>
            <w:r w:rsidR="00127EDE">
              <w:t>.</w:t>
            </w:r>
          </w:p>
        </w:tc>
      </w:tr>
      <w:tr w:rsidR="00C10CF1" w14:paraId="6C2842B8" w14:textId="77777777" w:rsidTr="00F57120">
        <w:tc>
          <w:tcPr>
            <w:tcW w:w="516" w:type="dxa"/>
          </w:tcPr>
          <w:p w14:paraId="5D5DA4ED" w14:textId="77777777" w:rsidR="00C10CF1" w:rsidRDefault="00C10CF1" w:rsidP="00BF7FC7">
            <w:pPr>
              <w:pStyle w:val="Prrafodelista"/>
              <w:spacing w:line="240" w:lineRule="auto"/>
              <w:ind w:left="0" w:firstLine="0"/>
              <w:contextualSpacing w:val="0"/>
              <w:jc w:val="center"/>
            </w:pPr>
          </w:p>
          <w:p w14:paraId="340335B5" w14:textId="77777777" w:rsidR="00F360F0" w:rsidRDefault="00F360F0" w:rsidP="00BF7FC7">
            <w:pPr>
              <w:pStyle w:val="Prrafodelista"/>
              <w:spacing w:line="240" w:lineRule="auto"/>
              <w:ind w:left="0" w:firstLine="0"/>
              <w:contextualSpacing w:val="0"/>
              <w:jc w:val="center"/>
            </w:pPr>
          </w:p>
          <w:p w14:paraId="39F0C3D3" w14:textId="35951995" w:rsidR="00C10CF1" w:rsidRDefault="00C10CF1" w:rsidP="00BF7FC7">
            <w:pPr>
              <w:pStyle w:val="Prrafodelista"/>
              <w:spacing w:line="240" w:lineRule="auto"/>
              <w:ind w:left="0" w:firstLine="0"/>
              <w:contextualSpacing w:val="0"/>
              <w:jc w:val="center"/>
            </w:pPr>
            <w:r>
              <w:t>3.</w:t>
            </w:r>
          </w:p>
        </w:tc>
        <w:tc>
          <w:tcPr>
            <w:tcW w:w="2020" w:type="dxa"/>
          </w:tcPr>
          <w:p w14:paraId="3FC0BDFE" w14:textId="77777777" w:rsidR="00C10CF1" w:rsidRDefault="00C10CF1" w:rsidP="00ED13BD">
            <w:pPr>
              <w:pStyle w:val="Prrafodelista"/>
              <w:spacing w:line="240" w:lineRule="auto"/>
              <w:ind w:left="0" w:firstLine="0"/>
              <w:contextualSpacing w:val="0"/>
              <w:jc w:val="center"/>
            </w:pPr>
            <w:r>
              <w:t>Correction Register</w:t>
            </w:r>
          </w:p>
          <w:p w14:paraId="64953B69" w14:textId="5EF664B3" w:rsidR="00ED13BD" w:rsidRDefault="00ED13BD" w:rsidP="00BF7FC7">
            <w:pPr>
              <w:pStyle w:val="Prrafodelista"/>
              <w:spacing w:line="240" w:lineRule="auto"/>
              <w:ind w:left="0" w:firstLine="0"/>
              <w:contextualSpacing w:val="0"/>
              <w:jc w:val="center"/>
            </w:pPr>
            <w:r>
              <w:t>(Registro de corrección)</w:t>
            </w:r>
          </w:p>
        </w:tc>
        <w:tc>
          <w:tcPr>
            <w:tcW w:w="2976" w:type="dxa"/>
          </w:tcPr>
          <w:p w14:paraId="168F86E0" w14:textId="77777777" w:rsidR="00581C7A" w:rsidRDefault="00C10CF1" w:rsidP="00BF7FC7">
            <w:pPr>
              <w:pStyle w:val="Prrafodelista"/>
              <w:spacing w:line="240" w:lineRule="auto"/>
              <w:ind w:left="0" w:firstLine="0"/>
              <w:contextualSpacing w:val="0"/>
            </w:pPr>
            <w:r>
              <w:t>Identifica las actividades establecidas para corregir una desviación o problema relacionado</w:t>
            </w:r>
            <w:r w:rsidR="00D53455">
              <w:t xml:space="preserve"> con la realización de un producto</w:t>
            </w:r>
            <w:r>
              <w:t>.</w:t>
            </w:r>
          </w:p>
          <w:p w14:paraId="4C15091B" w14:textId="260E884C" w:rsidR="006102C3" w:rsidRDefault="006102C3" w:rsidP="00BF7FC7">
            <w:pPr>
              <w:pStyle w:val="Prrafodelista"/>
              <w:spacing w:line="240" w:lineRule="auto"/>
              <w:ind w:left="0" w:firstLine="0"/>
              <w:contextualSpacing w:val="0"/>
            </w:pPr>
          </w:p>
        </w:tc>
        <w:tc>
          <w:tcPr>
            <w:tcW w:w="3119" w:type="dxa"/>
          </w:tcPr>
          <w:p w14:paraId="2179EAA3" w14:textId="77777777" w:rsidR="00C10CF1" w:rsidRDefault="00C10CF1" w:rsidP="00BF7FC7">
            <w:pPr>
              <w:pStyle w:val="Prrafodelista"/>
              <w:spacing w:line="240" w:lineRule="auto"/>
              <w:ind w:left="0" w:firstLine="0"/>
              <w:contextualSpacing w:val="0"/>
            </w:pPr>
          </w:p>
          <w:p w14:paraId="5CF839CA" w14:textId="77777777" w:rsidR="00C10CF1" w:rsidRDefault="00C10CF1" w:rsidP="00BF7FC7">
            <w:pPr>
              <w:pStyle w:val="Prrafodelista"/>
              <w:spacing w:line="240" w:lineRule="auto"/>
              <w:ind w:left="0" w:firstLine="0"/>
              <w:contextualSpacing w:val="0"/>
            </w:pPr>
          </w:p>
          <w:p w14:paraId="5E0B221B" w14:textId="5D2B30B3" w:rsidR="00C10CF1" w:rsidRDefault="00C10CF1" w:rsidP="00BF7FC7">
            <w:pPr>
              <w:pStyle w:val="Prrafodelista"/>
              <w:spacing w:line="240" w:lineRule="auto"/>
              <w:ind w:left="0" w:firstLine="0"/>
              <w:contextualSpacing w:val="0"/>
            </w:pPr>
            <w:r>
              <w:t>Gestión del proyecto.</w:t>
            </w:r>
          </w:p>
        </w:tc>
      </w:tr>
      <w:tr w:rsidR="002D2B7D" w14:paraId="4A4D9116" w14:textId="77777777" w:rsidTr="00F57120">
        <w:tc>
          <w:tcPr>
            <w:tcW w:w="516" w:type="dxa"/>
          </w:tcPr>
          <w:p w14:paraId="4C46075B" w14:textId="77777777" w:rsidR="00F360F0" w:rsidRDefault="00F360F0" w:rsidP="00BF7FC7">
            <w:pPr>
              <w:pStyle w:val="Prrafodelista"/>
              <w:spacing w:line="240" w:lineRule="auto"/>
              <w:ind w:left="0" w:firstLine="0"/>
              <w:contextualSpacing w:val="0"/>
              <w:jc w:val="center"/>
            </w:pPr>
          </w:p>
          <w:p w14:paraId="429DDF2C" w14:textId="288D3564" w:rsidR="002D2B7D" w:rsidRDefault="00F50D4A" w:rsidP="00BF7FC7">
            <w:pPr>
              <w:pStyle w:val="Prrafodelista"/>
              <w:spacing w:line="240" w:lineRule="auto"/>
              <w:ind w:left="0" w:firstLine="0"/>
              <w:contextualSpacing w:val="0"/>
              <w:jc w:val="center"/>
            </w:pPr>
            <w:r>
              <w:t>4</w:t>
            </w:r>
            <w:r w:rsidR="002D2B7D">
              <w:t>.</w:t>
            </w:r>
          </w:p>
        </w:tc>
        <w:tc>
          <w:tcPr>
            <w:tcW w:w="2020" w:type="dxa"/>
          </w:tcPr>
          <w:p w14:paraId="3D877DF7" w14:textId="7F32062B" w:rsidR="002D2B7D" w:rsidRDefault="002D2B7D" w:rsidP="00BF7FC7">
            <w:pPr>
              <w:pStyle w:val="Prrafodelista"/>
              <w:spacing w:line="240" w:lineRule="auto"/>
              <w:ind w:left="0" w:firstLine="0"/>
              <w:contextualSpacing w:val="0"/>
              <w:jc w:val="center"/>
            </w:pPr>
            <w:r>
              <w:t>Meeting Record (Acta de reunión)</w:t>
            </w:r>
          </w:p>
        </w:tc>
        <w:tc>
          <w:tcPr>
            <w:tcW w:w="2976" w:type="dxa"/>
          </w:tcPr>
          <w:p w14:paraId="11F8448D" w14:textId="1165FD60" w:rsidR="006102C3" w:rsidRDefault="002D2B7D" w:rsidP="00BF7FC7">
            <w:pPr>
              <w:pStyle w:val="Prrafodelista"/>
              <w:spacing w:line="240" w:lineRule="auto"/>
              <w:ind w:left="0" w:firstLine="0"/>
              <w:contextualSpacing w:val="0"/>
            </w:pPr>
            <w:r>
              <w:t>Registr</w:t>
            </w:r>
            <w:r w:rsidR="00802DCF">
              <w:t>o de los acuerdos con el equipo de trabajo del proyecto y con el cliente.</w:t>
            </w:r>
          </w:p>
        </w:tc>
        <w:tc>
          <w:tcPr>
            <w:tcW w:w="3119" w:type="dxa"/>
          </w:tcPr>
          <w:p w14:paraId="5EF0F4BB" w14:textId="77777777" w:rsidR="002277C5" w:rsidRDefault="002277C5" w:rsidP="00BF7FC7">
            <w:pPr>
              <w:pStyle w:val="Prrafodelista"/>
              <w:spacing w:line="240" w:lineRule="auto"/>
              <w:ind w:left="0" w:firstLine="0"/>
              <w:contextualSpacing w:val="0"/>
            </w:pPr>
          </w:p>
          <w:p w14:paraId="7C6A8433" w14:textId="00D3F880" w:rsidR="002D2B7D" w:rsidRDefault="002D2B7D" w:rsidP="00BF7FC7">
            <w:pPr>
              <w:pStyle w:val="Prrafodelista"/>
              <w:spacing w:line="240" w:lineRule="auto"/>
              <w:ind w:left="0" w:firstLine="0"/>
              <w:contextualSpacing w:val="0"/>
            </w:pPr>
            <w:r>
              <w:t>Gestión de</w:t>
            </w:r>
            <w:r w:rsidR="00ED13BD">
              <w:t>l</w:t>
            </w:r>
            <w:r>
              <w:t xml:space="preserve"> proyecto.</w:t>
            </w:r>
          </w:p>
        </w:tc>
      </w:tr>
      <w:tr w:rsidR="002D2B7D" w14:paraId="28BC012E" w14:textId="77777777" w:rsidTr="00F57120">
        <w:tc>
          <w:tcPr>
            <w:tcW w:w="516" w:type="dxa"/>
          </w:tcPr>
          <w:p w14:paraId="661757B9" w14:textId="77777777" w:rsidR="00F360F0" w:rsidRDefault="00F360F0" w:rsidP="00BF7FC7">
            <w:pPr>
              <w:pStyle w:val="Prrafodelista"/>
              <w:spacing w:line="240" w:lineRule="auto"/>
              <w:ind w:left="0" w:firstLine="0"/>
              <w:contextualSpacing w:val="0"/>
              <w:jc w:val="center"/>
            </w:pPr>
          </w:p>
          <w:p w14:paraId="6C7C9F84" w14:textId="38426487" w:rsidR="002D2B7D" w:rsidRDefault="00F50D4A" w:rsidP="00BF7FC7">
            <w:pPr>
              <w:pStyle w:val="Prrafodelista"/>
              <w:spacing w:line="240" w:lineRule="auto"/>
              <w:ind w:left="0" w:firstLine="0"/>
              <w:contextualSpacing w:val="0"/>
              <w:jc w:val="center"/>
            </w:pPr>
            <w:r>
              <w:t>5</w:t>
            </w:r>
            <w:r w:rsidR="002D2B7D">
              <w:t>.</w:t>
            </w:r>
          </w:p>
        </w:tc>
        <w:tc>
          <w:tcPr>
            <w:tcW w:w="2020" w:type="dxa"/>
          </w:tcPr>
          <w:p w14:paraId="04006971" w14:textId="6C99B232" w:rsidR="002D2B7D" w:rsidRDefault="002D2B7D" w:rsidP="00BF7FC7">
            <w:pPr>
              <w:pStyle w:val="Prrafodelista"/>
              <w:spacing w:line="240" w:lineRule="auto"/>
              <w:ind w:left="0" w:firstLine="0"/>
              <w:contextualSpacing w:val="0"/>
              <w:jc w:val="center"/>
            </w:pPr>
            <w:r>
              <w:t>Progress Status Record (Registro de estado de progreso)</w:t>
            </w:r>
          </w:p>
        </w:tc>
        <w:tc>
          <w:tcPr>
            <w:tcW w:w="2976" w:type="dxa"/>
          </w:tcPr>
          <w:p w14:paraId="1ED9C97A" w14:textId="7EC9535A" w:rsidR="002D2B7D" w:rsidRDefault="0002136A" w:rsidP="00BF7FC7">
            <w:pPr>
              <w:pStyle w:val="Prrafodelista"/>
              <w:spacing w:line="240" w:lineRule="auto"/>
              <w:ind w:left="0" w:firstLine="0"/>
              <w:contextualSpacing w:val="0"/>
            </w:pPr>
            <w:r>
              <w:t>Registro del avance en el proyecto con respecto al Plan d</w:t>
            </w:r>
            <w:r w:rsidR="00D70A39">
              <w:t>e</w:t>
            </w:r>
            <w:r>
              <w:t>l proyecto.</w:t>
            </w:r>
          </w:p>
        </w:tc>
        <w:tc>
          <w:tcPr>
            <w:tcW w:w="3119" w:type="dxa"/>
          </w:tcPr>
          <w:p w14:paraId="05DB7B49" w14:textId="77777777" w:rsidR="002277C5" w:rsidRDefault="002277C5" w:rsidP="00BF7FC7">
            <w:pPr>
              <w:pStyle w:val="Prrafodelista"/>
              <w:spacing w:line="240" w:lineRule="auto"/>
              <w:ind w:left="0" w:firstLine="0"/>
              <w:contextualSpacing w:val="0"/>
            </w:pPr>
          </w:p>
          <w:p w14:paraId="2413145B" w14:textId="5CE9868B" w:rsidR="002D2B7D" w:rsidRDefault="002D2B7D" w:rsidP="00BF7FC7">
            <w:pPr>
              <w:pStyle w:val="Prrafodelista"/>
              <w:spacing w:line="240" w:lineRule="auto"/>
              <w:ind w:left="0" w:firstLine="0"/>
              <w:contextualSpacing w:val="0"/>
            </w:pPr>
            <w:r>
              <w:t>Gestión del proyecto.</w:t>
            </w:r>
          </w:p>
        </w:tc>
      </w:tr>
      <w:tr w:rsidR="002D2B7D" w14:paraId="5D1E75E1" w14:textId="77777777" w:rsidTr="00E00AC6">
        <w:trPr>
          <w:trHeight w:val="1639"/>
        </w:trPr>
        <w:tc>
          <w:tcPr>
            <w:tcW w:w="516" w:type="dxa"/>
          </w:tcPr>
          <w:p w14:paraId="643FE7F5" w14:textId="77777777" w:rsidR="002D2B7D" w:rsidRDefault="002D2B7D" w:rsidP="00BF7FC7">
            <w:pPr>
              <w:pStyle w:val="Prrafodelista"/>
              <w:spacing w:line="240" w:lineRule="auto"/>
              <w:ind w:left="0" w:firstLine="0"/>
              <w:contextualSpacing w:val="0"/>
              <w:jc w:val="center"/>
            </w:pPr>
          </w:p>
          <w:p w14:paraId="02B29147" w14:textId="77777777" w:rsidR="002D2B7D" w:rsidRDefault="002D2B7D" w:rsidP="00BF7FC7">
            <w:pPr>
              <w:pStyle w:val="Prrafodelista"/>
              <w:spacing w:line="240" w:lineRule="auto"/>
              <w:ind w:left="0" w:firstLine="0"/>
              <w:contextualSpacing w:val="0"/>
              <w:jc w:val="center"/>
            </w:pPr>
          </w:p>
          <w:p w14:paraId="008598EF" w14:textId="77777777" w:rsidR="00581C7A" w:rsidRDefault="00581C7A" w:rsidP="00BF7FC7">
            <w:pPr>
              <w:pStyle w:val="Prrafodelista"/>
              <w:spacing w:line="240" w:lineRule="auto"/>
              <w:ind w:left="0" w:firstLine="0"/>
              <w:contextualSpacing w:val="0"/>
              <w:jc w:val="center"/>
            </w:pPr>
          </w:p>
          <w:p w14:paraId="3254BE83" w14:textId="2559C920" w:rsidR="002D2B7D" w:rsidRDefault="00F50D4A" w:rsidP="00BF7FC7">
            <w:pPr>
              <w:pStyle w:val="Prrafodelista"/>
              <w:spacing w:line="240" w:lineRule="auto"/>
              <w:ind w:left="0" w:firstLine="0"/>
              <w:contextualSpacing w:val="0"/>
              <w:jc w:val="center"/>
            </w:pPr>
            <w:r>
              <w:t>6</w:t>
            </w:r>
            <w:r w:rsidR="002D2B7D">
              <w:t>.</w:t>
            </w:r>
          </w:p>
        </w:tc>
        <w:tc>
          <w:tcPr>
            <w:tcW w:w="2020" w:type="dxa"/>
          </w:tcPr>
          <w:p w14:paraId="36B417D0" w14:textId="01A40B09" w:rsidR="002D2B7D" w:rsidRDefault="002D2B7D" w:rsidP="00BF7FC7">
            <w:pPr>
              <w:pStyle w:val="Prrafodelista"/>
              <w:spacing w:line="240" w:lineRule="auto"/>
              <w:ind w:left="0" w:firstLine="0"/>
              <w:contextualSpacing w:val="0"/>
            </w:pPr>
          </w:p>
          <w:p w14:paraId="1E1A49C6" w14:textId="77777777" w:rsidR="002D2B7D" w:rsidRDefault="002D2B7D" w:rsidP="00BF7FC7">
            <w:pPr>
              <w:pStyle w:val="Prrafodelista"/>
              <w:spacing w:line="240" w:lineRule="auto"/>
              <w:ind w:left="0" w:firstLine="0"/>
              <w:contextualSpacing w:val="0"/>
              <w:jc w:val="center"/>
            </w:pPr>
          </w:p>
          <w:p w14:paraId="781D6481" w14:textId="2E376494" w:rsidR="002D2B7D" w:rsidRDefault="002D2B7D" w:rsidP="00BF7FC7">
            <w:pPr>
              <w:pStyle w:val="Prrafodelista"/>
              <w:spacing w:line="240" w:lineRule="auto"/>
              <w:ind w:left="0" w:firstLine="0"/>
              <w:contextualSpacing w:val="0"/>
              <w:jc w:val="center"/>
            </w:pPr>
            <w:r>
              <w:t>Project Plan (Plan del Proyecto)</w:t>
            </w:r>
          </w:p>
        </w:tc>
        <w:tc>
          <w:tcPr>
            <w:tcW w:w="2976" w:type="dxa"/>
          </w:tcPr>
          <w:p w14:paraId="1AA59C8E" w14:textId="4A319752" w:rsidR="006102C3" w:rsidRDefault="00F50D4A" w:rsidP="00BF7FC7">
            <w:pPr>
              <w:pStyle w:val="Prrafodelista"/>
              <w:spacing w:line="240" w:lineRule="auto"/>
              <w:ind w:left="0" w:firstLine="0"/>
              <w:contextualSpacing w:val="0"/>
            </w:pPr>
            <w:r>
              <w:t>Presenta la planeación de todas las actividades del proyecto que se van a realizar con sus fechas. Esto asegura la finalización exitosa del proyecto.</w:t>
            </w:r>
          </w:p>
        </w:tc>
        <w:tc>
          <w:tcPr>
            <w:tcW w:w="3119" w:type="dxa"/>
          </w:tcPr>
          <w:p w14:paraId="60CB7AC3" w14:textId="77777777" w:rsidR="002D2B7D" w:rsidRDefault="002D2B7D" w:rsidP="00BF7FC7">
            <w:pPr>
              <w:pStyle w:val="Prrafodelista"/>
              <w:spacing w:line="240" w:lineRule="auto"/>
              <w:ind w:left="0" w:firstLine="0"/>
              <w:contextualSpacing w:val="0"/>
            </w:pPr>
          </w:p>
          <w:p w14:paraId="79317469" w14:textId="77777777" w:rsidR="002D2B7D" w:rsidRDefault="002D2B7D" w:rsidP="00BF7FC7">
            <w:pPr>
              <w:pStyle w:val="Prrafodelista"/>
              <w:spacing w:line="240" w:lineRule="auto"/>
              <w:ind w:left="0" w:firstLine="0"/>
              <w:contextualSpacing w:val="0"/>
            </w:pPr>
          </w:p>
          <w:p w14:paraId="1681B332" w14:textId="77777777" w:rsidR="002D2B7D" w:rsidRDefault="002D2B7D" w:rsidP="00BF7FC7">
            <w:pPr>
              <w:pStyle w:val="Prrafodelista"/>
              <w:spacing w:line="240" w:lineRule="auto"/>
              <w:ind w:left="0" w:firstLine="0"/>
              <w:contextualSpacing w:val="0"/>
            </w:pPr>
            <w:r>
              <w:t>Gestión del proyecto.</w:t>
            </w:r>
          </w:p>
          <w:p w14:paraId="0B7CAB8B" w14:textId="77777777" w:rsidR="002D2B7D" w:rsidRDefault="002D2B7D" w:rsidP="00BF7FC7">
            <w:pPr>
              <w:pStyle w:val="Prrafodelista"/>
              <w:spacing w:line="240" w:lineRule="auto"/>
              <w:ind w:left="0" w:firstLine="0"/>
              <w:contextualSpacing w:val="0"/>
            </w:pPr>
          </w:p>
          <w:p w14:paraId="5E73B872" w14:textId="5B40C035" w:rsidR="002C7C99" w:rsidRPr="00AC2FC8" w:rsidRDefault="002C7C99" w:rsidP="00BF7FC7">
            <w:pPr>
              <w:pStyle w:val="Prrafodelista"/>
              <w:spacing w:line="240" w:lineRule="auto"/>
              <w:ind w:left="0" w:firstLine="0"/>
              <w:contextualSpacing w:val="0"/>
            </w:pPr>
          </w:p>
        </w:tc>
      </w:tr>
      <w:tr w:rsidR="002C7C99" w14:paraId="50785033" w14:textId="77777777" w:rsidTr="00F57120">
        <w:tc>
          <w:tcPr>
            <w:tcW w:w="516" w:type="dxa"/>
          </w:tcPr>
          <w:p w14:paraId="25FEBA6B" w14:textId="77777777" w:rsidR="00F360F0" w:rsidRDefault="00F360F0" w:rsidP="00BF7FC7">
            <w:pPr>
              <w:pStyle w:val="Prrafodelista"/>
              <w:spacing w:line="240" w:lineRule="auto"/>
              <w:ind w:left="0" w:firstLine="0"/>
              <w:contextualSpacing w:val="0"/>
              <w:jc w:val="center"/>
            </w:pPr>
          </w:p>
          <w:p w14:paraId="45B97F12" w14:textId="73E7FDC1" w:rsidR="002C7C99" w:rsidRDefault="00F50D4A" w:rsidP="00BF7FC7">
            <w:pPr>
              <w:pStyle w:val="Prrafodelista"/>
              <w:spacing w:line="240" w:lineRule="auto"/>
              <w:ind w:left="0" w:firstLine="0"/>
              <w:contextualSpacing w:val="0"/>
              <w:jc w:val="center"/>
            </w:pPr>
            <w:r>
              <w:t>7</w:t>
            </w:r>
            <w:r w:rsidR="002C7C99">
              <w:t>.</w:t>
            </w:r>
          </w:p>
        </w:tc>
        <w:tc>
          <w:tcPr>
            <w:tcW w:w="2020" w:type="dxa"/>
          </w:tcPr>
          <w:p w14:paraId="784CADF4" w14:textId="28AF8A10" w:rsidR="002C7C99" w:rsidRDefault="002C7C99" w:rsidP="00BF7FC7">
            <w:pPr>
              <w:pStyle w:val="Prrafodelista"/>
              <w:spacing w:line="240" w:lineRule="auto"/>
              <w:ind w:left="0" w:firstLine="0"/>
              <w:contextualSpacing w:val="0"/>
              <w:jc w:val="center"/>
            </w:pPr>
            <w:r>
              <w:t>Project Repository (Repositorio del proyecto)</w:t>
            </w:r>
          </w:p>
        </w:tc>
        <w:tc>
          <w:tcPr>
            <w:tcW w:w="2976" w:type="dxa"/>
          </w:tcPr>
          <w:p w14:paraId="30BA505E" w14:textId="0FA864D9" w:rsidR="006102C3" w:rsidRDefault="00F50D4A" w:rsidP="00BF7FC7">
            <w:pPr>
              <w:pStyle w:val="Prrafodelista"/>
              <w:spacing w:line="240" w:lineRule="auto"/>
              <w:ind w:left="0" w:firstLine="0"/>
              <w:contextualSpacing w:val="0"/>
            </w:pPr>
            <w:r>
              <w:t>Almacenamiento de los productos y sus respectivas entregas del proyecto.</w:t>
            </w:r>
          </w:p>
        </w:tc>
        <w:tc>
          <w:tcPr>
            <w:tcW w:w="3119" w:type="dxa"/>
          </w:tcPr>
          <w:p w14:paraId="11C82C02" w14:textId="77777777" w:rsidR="00396914" w:rsidRDefault="00396914" w:rsidP="00BF7FC7">
            <w:pPr>
              <w:pStyle w:val="Prrafodelista"/>
              <w:spacing w:line="240" w:lineRule="auto"/>
              <w:ind w:left="0" w:firstLine="0"/>
              <w:contextualSpacing w:val="0"/>
            </w:pPr>
          </w:p>
          <w:p w14:paraId="76AA012F" w14:textId="01CF8905" w:rsidR="002C7C99" w:rsidRDefault="002C7C99" w:rsidP="00BF7FC7">
            <w:pPr>
              <w:pStyle w:val="Prrafodelista"/>
              <w:spacing w:line="240" w:lineRule="auto"/>
              <w:ind w:left="0" w:firstLine="0"/>
              <w:contextualSpacing w:val="0"/>
            </w:pPr>
            <w:r>
              <w:t>Gestión del proyecto.</w:t>
            </w:r>
          </w:p>
        </w:tc>
      </w:tr>
      <w:tr w:rsidR="00F036E5" w14:paraId="17089E8E" w14:textId="77777777" w:rsidTr="00F57120">
        <w:tc>
          <w:tcPr>
            <w:tcW w:w="516" w:type="dxa"/>
          </w:tcPr>
          <w:p w14:paraId="594C22CD" w14:textId="77777777" w:rsidR="00F360F0" w:rsidRDefault="00F360F0" w:rsidP="00BF7FC7">
            <w:pPr>
              <w:pStyle w:val="Prrafodelista"/>
              <w:spacing w:line="240" w:lineRule="auto"/>
              <w:ind w:left="0" w:firstLine="0"/>
              <w:contextualSpacing w:val="0"/>
              <w:jc w:val="center"/>
            </w:pPr>
          </w:p>
          <w:p w14:paraId="2350F587" w14:textId="77777777" w:rsidR="00F360F0" w:rsidRDefault="00F360F0" w:rsidP="00BF7FC7">
            <w:pPr>
              <w:pStyle w:val="Prrafodelista"/>
              <w:spacing w:line="240" w:lineRule="auto"/>
              <w:ind w:left="0" w:firstLine="0"/>
              <w:contextualSpacing w:val="0"/>
              <w:jc w:val="center"/>
            </w:pPr>
          </w:p>
          <w:p w14:paraId="58FB3F1E" w14:textId="58DFF899" w:rsidR="00F036E5" w:rsidRDefault="00F50D4A" w:rsidP="00BF7FC7">
            <w:pPr>
              <w:pStyle w:val="Prrafodelista"/>
              <w:spacing w:line="240" w:lineRule="auto"/>
              <w:ind w:left="0" w:firstLine="0"/>
              <w:contextualSpacing w:val="0"/>
              <w:jc w:val="center"/>
            </w:pPr>
            <w:r>
              <w:t>8</w:t>
            </w:r>
            <w:r w:rsidR="00F036E5">
              <w:t>.</w:t>
            </w:r>
          </w:p>
        </w:tc>
        <w:tc>
          <w:tcPr>
            <w:tcW w:w="2020" w:type="dxa"/>
          </w:tcPr>
          <w:p w14:paraId="39B14D92" w14:textId="45901766" w:rsidR="00F036E5" w:rsidRDefault="00F036E5" w:rsidP="00BF7FC7">
            <w:pPr>
              <w:pStyle w:val="Prrafodelista"/>
              <w:spacing w:line="240" w:lineRule="auto"/>
              <w:ind w:left="0" w:firstLine="0"/>
              <w:contextualSpacing w:val="0"/>
              <w:jc w:val="center"/>
            </w:pPr>
            <w:r w:rsidRPr="00F50D4A">
              <w:rPr>
                <w:rStyle w:val="tlid-translation"/>
              </w:rPr>
              <w:t xml:space="preserve">Project </w:t>
            </w:r>
            <w:r w:rsidR="00D235F9">
              <w:rPr>
                <w:rStyle w:val="tlid-translation"/>
              </w:rPr>
              <w:t>R</w:t>
            </w:r>
            <w:r w:rsidRPr="00F50D4A">
              <w:rPr>
                <w:rStyle w:val="tlid-translation"/>
              </w:rPr>
              <w:t xml:space="preserve">epository </w:t>
            </w:r>
            <w:r w:rsidR="00D235F9">
              <w:rPr>
                <w:rStyle w:val="tlid-translation"/>
              </w:rPr>
              <w:t>B</w:t>
            </w:r>
            <w:r w:rsidRPr="00F50D4A">
              <w:rPr>
                <w:rStyle w:val="tlid-translation"/>
              </w:rPr>
              <w:t>ackup</w:t>
            </w:r>
            <w:r>
              <w:t xml:space="preserve"> (Copia de seguridad del repositorio del proyecto)</w:t>
            </w:r>
          </w:p>
        </w:tc>
        <w:tc>
          <w:tcPr>
            <w:tcW w:w="2976" w:type="dxa"/>
          </w:tcPr>
          <w:p w14:paraId="61F9B48D" w14:textId="1279FA39" w:rsidR="006102C3" w:rsidRDefault="00ED13BD" w:rsidP="00BF7FC7">
            <w:pPr>
              <w:pStyle w:val="Prrafodelista"/>
              <w:spacing w:line="240" w:lineRule="auto"/>
              <w:ind w:left="0" w:firstLine="0"/>
              <w:contextualSpacing w:val="0"/>
            </w:pPr>
            <w:r>
              <w:t>Repositorio de r</w:t>
            </w:r>
            <w:r w:rsidR="00F50D4A">
              <w:t>espaldo del repositorio principal</w:t>
            </w:r>
            <w:r w:rsidR="00B85F81">
              <w:t>,</w:t>
            </w:r>
            <w:r w:rsidR="00F50D4A">
              <w:t xml:space="preserve"> como medida de contingencia para poder realizar la recuperación de la información.</w:t>
            </w:r>
          </w:p>
        </w:tc>
        <w:tc>
          <w:tcPr>
            <w:tcW w:w="3119" w:type="dxa"/>
          </w:tcPr>
          <w:p w14:paraId="3D0194D3" w14:textId="38F54803" w:rsidR="00F50D4A" w:rsidRDefault="00F50D4A" w:rsidP="00BF7FC7">
            <w:pPr>
              <w:pStyle w:val="Prrafodelista"/>
              <w:spacing w:line="240" w:lineRule="auto"/>
              <w:ind w:left="0" w:firstLine="0"/>
              <w:contextualSpacing w:val="0"/>
            </w:pPr>
          </w:p>
          <w:p w14:paraId="34D867AB" w14:textId="77777777" w:rsidR="00A50F96" w:rsidRDefault="00A50F96" w:rsidP="00BF7FC7">
            <w:pPr>
              <w:pStyle w:val="Prrafodelista"/>
              <w:spacing w:line="240" w:lineRule="auto"/>
              <w:ind w:left="0" w:firstLine="0"/>
              <w:contextualSpacing w:val="0"/>
            </w:pPr>
          </w:p>
          <w:p w14:paraId="43906F3F" w14:textId="206D40DB" w:rsidR="00F50D4A" w:rsidRDefault="00F50D4A" w:rsidP="00BF7FC7">
            <w:pPr>
              <w:pStyle w:val="Prrafodelista"/>
              <w:spacing w:line="240" w:lineRule="auto"/>
              <w:ind w:left="0" w:firstLine="0"/>
              <w:contextualSpacing w:val="0"/>
            </w:pPr>
            <w:r>
              <w:t>Gestión del proyecto.</w:t>
            </w:r>
          </w:p>
        </w:tc>
      </w:tr>
      <w:tr w:rsidR="001C01F0" w14:paraId="746692BD" w14:textId="77777777" w:rsidTr="0049643D">
        <w:tc>
          <w:tcPr>
            <w:tcW w:w="516" w:type="dxa"/>
          </w:tcPr>
          <w:p w14:paraId="32B837D7" w14:textId="77777777" w:rsidR="001C01F0" w:rsidRDefault="001C01F0" w:rsidP="00BF7FC7">
            <w:pPr>
              <w:pStyle w:val="Prrafodelista"/>
              <w:spacing w:line="240" w:lineRule="auto"/>
              <w:ind w:left="0" w:firstLine="0"/>
              <w:contextualSpacing w:val="0"/>
              <w:jc w:val="center"/>
            </w:pPr>
            <w:r w:rsidRPr="002D2B7D">
              <w:rPr>
                <w:b/>
              </w:rPr>
              <w:lastRenderedPageBreak/>
              <w:t>#</w:t>
            </w:r>
          </w:p>
        </w:tc>
        <w:tc>
          <w:tcPr>
            <w:tcW w:w="2020" w:type="dxa"/>
          </w:tcPr>
          <w:p w14:paraId="6042F7AA" w14:textId="77777777" w:rsidR="001C01F0" w:rsidRDefault="001C01F0" w:rsidP="00BF7FC7">
            <w:pPr>
              <w:pStyle w:val="Prrafodelista"/>
              <w:spacing w:line="240" w:lineRule="auto"/>
              <w:ind w:left="0" w:firstLine="0"/>
              <w:contextualSpacing w:val="0"/>
              <w:jc w:val="center"/>
            </w:pPr>
            <w:r w:rsidRPr="002D2B7D">
              <w:rPr>
                <w:b/>
              </w:rPr>
              <w:t>Nombre</w:t>
            </w:r>
          </w:p>
        </w:tc>
        <w:tc>
          <w:tcPr>
            <w:tcW w:w="2976" w:type="dxa"/>
          </w:tcPr>
          <w:p w14:paraId="04241652" w14:textId="77777777" w:rsidR="001C01F0" w:rsidRDefault="001C01F0" w:rsidP="00BF7FC7">
            <w:pPr>
              <w:pStyle w:val="Prrafodelista"/>
              <w:spacing w:line="240" w:lineRule="auto"/>
              <w:ind w:left="0" w:firstLine="0"/>
              <w:contextualSpacing w:val="0"/>
            </w:pPr>
            <w:r w:rsidRPr="002D2B7D">
              <w:rPr>
                <w:b/>
              </w:rPr>
              <w:t>Descripción</w:t>
            </w:r>
          </w:p>
        </w:tc>
        <w:tc>
          <w:tcPr>
            <w:tcW w:w="3119" w:type="dxa"/>
          </w:tcPr>
          <w:p w14:paraId="7778E7EE" w14:textId="77777777" w:rsidR="001C01F0" w:rsidRDefault="001C01F0" w:rsidP="00BF7FC7">
            <w:pPr>
              <w:pStyle w:val="Prrafodelista"/>
              <w:spacing w:line="240" w:lineRule="auto"/>
              <w:ind w:left="0" w:firstLine="0"/>
              <w:contextualSpacing w:val="0"/>
            </w:pPr>
            <w:r w:rsidRPr="002D2B7D">
              <w:rPr>
                <w:b/>
              </w:rPr>
              <w:t>Proceso de donde proviene</w:t>
            </w:r>
          </w:p>
        </w:tc>
      </w:tr>
      <w:tr w:rsidR="002C7C99" w14:paraId="79368B3B" w14:textId="77777777" w:rsidTr="00F57120">
        <w:tc>
          <w:tcPr>
            <w:tcW w:w="516" w:type="dxa"/>
          </w:tcPr>
          <w:p w14:paraId="4FA5970F" w14:textId="77777777" w:rsidR="002C7C99" w:rsidRDefault="002C7C99" w:rsidP="00BF7FC7">
            <w:pPr>
              <w:pStyle w:val="Prrafodelista"/>
              <w:spacing w:line="240" w:lineRule="auto"/>
              <w:ind w:left="0" w:firstLine="0"/>
              <w:contextualSpacing w:val="0"/>
              <w:jc w:val="center"/>
            </w:pPr>
          </w:p>
          <w:p w14:paraId="1EA0FC62" w14:textId="77777777" w:rsidR="002C7C99" w:rsidRDefault="002C7C99" w:rsidP="00BF7FC7">
            <w:pPr>
              <w:pStyle w:val="Prrafodelista"/>
              <w:spacing w:line="240" w:lineRule="auto"/>
              <w:ind w:left="0" w:firstLine="0"/>
              <w:contextualSpacing w:val="0"/>
              <w:jc w:val="center"/>
            </w:pPr>
          </w:p>
          <w:p w14:paraId="20FEFE97" w14:textId="77777777" w:rsidR="002C7C99" w:rsidRDefault="002C7C99" w:rsidP="00BF7FC7">
            <w:pPr>
              <w:pStyle w:val="Prrafodelista"/>
              <w:spacing w:line="240" w:lineRule="auto"/>
              <w:ind w:left="0" w:firstLine="0"/>
              <w:contextualSpacing w:val="0"/>
              <w:jc w:val="center"/>
            </w:pPr>
          </w:p>
          <w:p w14:paraId="7179A92A" w14:textId="77777777" w:rsidR="002C7C99" w:rsidRDefault="002C7C99" w:rsidP="00BF7FC7">
            <w:pPr>
              <w:pStyle w:val="Prrafodelista"/>
              <w:spacing w:line="240" w:lineRule="auto"/>
              <w:ind w:left="0" w:firstLine="0"/>
              <w:contextualSpacing w:val="0"/>
              <w:jc w:val="center"/>
            </w:pPr>
          </w:p>
          <w:p w14:paraId="635BA6F1" w14:textId="77777777" w:rsidR="002C7C99" w:rsidRDefault="002C7C99" w:rsidP="00BF7FC7">
            <w:pPr>
              <w:pStyle w:val="Prrafodelista"/>
              <w:spacing w:line="240" w:lineRule="auto"/>
              <w:ind w:left="0" w:firstLine="0"/>
              <w:contextualSpacing w:val="0"/>
              <w:jc w:val="center"/>
            </w:pPr>
          </w:p>
          <w:p w14:paraId="4E2060F6" w14:textId="77777777" w:rsidR="002C7C99" w:rsidRDefault="002C7C99" w:rsidP="00BF7FC7">
            <w:pPr>
              <w:pStyle w:val="Prrafodelista"/>
              <w:spacing w:line="240" w:lineRule="auto"/>
              <w:ind w:left="0" w:firstLine="0"/>
              <w:contextualSpacing w:val="0"/>
              <w:jc w:val="center"/>
            </w:pPr>
          </w:p>
          <w:p w14:paraId="4B34AF68" w14:textId="77777777" w:rsidR="002C7C99" w:rsidRDefault="002C7C99" w:rsidP="00BF7FC7">
            <w:pPr>
              <w:pStyle w:val="Prrafodelista"/>
              <w:spacing w:line="240" w:lineRule="auto"/>
              <w:ind w:left="0" w:firstLine="0"/>
              <w:contextualSpacing w:val="0"/>
              <w:jc w:val="center"/>
            </w:pPr>
          </w:p>
          <w:p w14:paraId="3F3A1427" w14:textId="77777777" w:rsidR="002C7C99" w:rsidRDefault="002C7C99" w:rsidP="00BF7FC7">
            <w:pPr>
              <w:pStyle w:val="Prrafodelista"/>
              <w:spacing w:line="240" w:lineRule="auto"/>
              <w:ind w:left="0" w:firstLine="0"/>
              <w:contextualSpacing w:val="0"/>
              <w:jc w:val="center"/>
            </w:pPr>
          </w:p>
          <w:p w14:paraId="501D9A33" w14:textId="77777777" w:rsidR="002C7C99" w:rsidRDefault="002C7C99" w:rsidP="00F360F0">
            <w:pPr>
              <w:pStyle w:val="Prrafodelista"/>
              <w:spacing w:line="240" w:lineRule="auto"/>
              <w:ind w:left="0" w:firstLine="0"/>
              <w:contextualSpacing w:val="0"/>
            </w:pPr>
          </w:p>
          <w:p w14:paraId="6738B19A" w14:textId="083866D2" w:rsidR="002C7C99" w:rsidRDefault="00F50D4A" w:rsidP="00BF7FC7">
            <w:pPr>
              <w:pStyle w:val="Prrafodelista"/>
              <w:spacing w:line="240" w:lineRule="auto"/>
              <w:ind w:left="0" w:firstLine="0"/>
              <w:contextualSpacing w:val="0"/>
              <w:jc w:val="center"/>
            </w:pPr>
            <w:r>
              <w:t>9</w:t>
            </w:r>
            <w:r w:rsidR="002C7C99">
              <w:t>.</w:t>
            </w:r>
          </w:p>
        </w:tc>
        <w:tc>
          <w:tcPr>
            <w:tcW w:w="2020" w:type="dxa"/>
          </w:tcPr>
          <w:p w14:paraId="0529D028" w14:textId="77777777" w:rsidR="002C7C99" w:rsidRDefault="002C7C99" w:rsidP="00BF7FC7">
            <w:pPr>
              <w:pStyle w:val="Prrafodelista"/>
              <w:spacing w:line="240" w:lineRule="auto"/>
              <w:ind w:left="0" w:firstLine="0"/>
              <w:contextualSpacing w:val="0"/>
              <w:jc w:val="center"/>
            </w:pPr>
          </w:p>
          <w:p w14:paraId="302347DA" w14:textId="77777777" w:rsidR="002C7C99" w:rsidRDefault="002C7C99" w:rsidP="00BF7FC7">
            <w:pPr>
              <w:pStyle w:val="Prrafodelista"/>
              <w:spacing w:line="240" w:lineRule="auto"/>
              <w:ind w:left="0" w:firstLine="0"/>
              <w:contextualSpacing w:val="0"/>
              <w:jc w:val="center"/>
            </w:pPr>
          </w:p>
          <w:p w14:paraId="54884E4F" w14:textId="77777777" w:rsidR="002C7C99" w:rsidRDefault="002C7C99" w:rsidP="00BF7FC7">
            <w:pPr>
              <w:pStyle w:val="Prrafodelista"/>
              <w:spacing w:line="240" w:lineRule="auto"/>
              <w:ind w:left="0" w:firstLine="0"/>
              <w:contextualSpacing w:val="0"/>
              <w:jc w:val="center"/>
            </w:pPr>
          </w:p>
          <w:p w14:paraId="0C311DEB" w14:textId="77777777" w:rsidR="002C7C99" w:rsidRDefault="002C7C99" w:rsidP="00BF7FC7">
            <w:pPr>
              <w:pStyle w:val="Prrafodelista"/>
              <w:spacing w:line="240" w:lineRule="auto"/>
              <w:ind w:left="0" w:firstLine="0"/>
              <w:contextualSpacing w:val="0"/>
              <w:jc w:val="center"/>
            </w:pPr>
          </w:p>
          <w:p w14:paraId="53558574" w14:textId="77777777" w:rsidR="002C7C99" w:rsidRDefault="002C7C99" w:rsidP="00BF7FC7">
            <w:pPr>
              <w:pStyle w:val="Prrafodelista"/>
              <w:spacing w:line="240" w:lineRule="auto"/>
              <w:ind w:left="0" w:firstLine="0"/>
              <w:contextualSpacing w:val="0"/>
              <w:jc w:val="center"/>
            </w:pPr>
          </w:p>
          <w:p w14:paraId="12ED9F1E" w14:textId="77777777" w:rsidR="002C7C99" w:rsidRDefault="002C7C99" w:rsidP="00BF7FC7">
            <w:pPr>
              <w:pStyle w:val="Prrafodelista"/>
              <w:spacing w:line="240" w:lineRule="auto"/>
              <w:ind w:left="0" w:firstLine="0"/>
              <w:contextualSpacing w:val="0"/>
              <w:jc w:val="center"/>
            </w:pPr>
          </w:p>
          <w:p w14:paraId="40FDEB8F" w14:textId="77777777" w:rsidR="002C7C99" w:rsidRDefault="002C7C99" w:rsidP="00BF7FC7">
            <w:pPr>
              <w:pStyle w:val="Prrafodelista"/>
              <w:spacing w:line="240" w:lineRule="auto"/>
              <w:ind w:left="0" w:firstLine="0"/>
              <w:contextualSpacing w:val="0"/>
              <w:jc w:val="center"/>
            </w:pPr>
          </w:p>
          <w:p w14:paraId="6842A67D" w14:textId="77777777" w:rsidR="002C7C99" w:rsidRDefault="002C7C99" w:rsidP="00BF7FC7">
            <w:pPr>
              <w:pStyle w:val="Prrafodelista"/>
              <w:spacing w:line="240" w:lineRule="auto"/>
              <w:ind w:left="0" w:firstLine="0"/>
              <w:contextualSpacing w:val="0"/>
              <w:jc w:val="center"/>
            </w:pPr>
          </w:p>
          <w:p w14:paraId="05025FBA" w14:textId="5FF9E592" w:rsidR="002C7C99" w:rsidRDefault="002C7C99" w:rsidP="00BF7FC7">
            <w:pPr>
              <w:pStyle w:val="Prrafodelista"/>
              <w:spacing w:line="240" w:lineRule="auto"/>
              <w:ind w:left="0" w:firstLine="0"/>
              <w:contextualSpacing w:val="0"/>
              <w:jc w:val="center"/>
            </w:pPr>
            <w:r>
              <w:t>Software Configuration (Configuración del software)</w:t>
            </w:r>
          </w:p>
        </w:tc>
        <w:tc>
          <w:tcPr>
            <w:tcW w:w="2976" w:type="dxa"/>
          </w:tcPr>
          <w:p w14:paraId="10E8FBEA" w14:textId="73B2FCD3" w:rsidR="002C7C99" w:rsidRDefault="00D53455" w:rsidP="00BF7FC7">
            <w:pPr>
              <w:pStyle w:val="Prrafodelista"/>
              <w:spacing w:line="240" w:lineRule="auto"/>
              <w:ind w:left="0" w:firstLine="0"/>
              <w:contextualSpacing w:val="0"/>
            </w:pPr>
            <w:r>
              <w:t>C</w:t>
            </w:r>
            <w:r w:rsidR="002C7C99">
              <w:t>onjunto de productos de software identificado</w:t>
            </w:r>
            <w:r>
              <w:t>s. Estos son</w:t>
            </w:r>
            <w:r w:rsidR="002C7C99">
              <w:t>:</w:t>
            </w:r>
          </w:p>
          <w:p w14:paraId="55150CBC" w14:textId="77777777" w:rsidR="002C7C99" w:rsidRDefault="002C7C99" w:rsidP="008458D4">
            <w:pPr>
              <w:pStyle w:val="Prrafodelista"/>
              <w:numPr>
                <w:ilvl w:val="0"/>
                <w:numId w:val="11"/>
              </w:numPr>
              <w:spacing w:line="240" w:lineRule="auto"/>
              <w:contextualSpacing w:val="0"/>
            </w:pPr>
            <w:r>
              <w:t>Especificación de requerimientos</w:t>
            </w:r>
          </w:p>
          <w:p w14:paraId="23966223" w14:textId="77777777" w:rsidR="002C7C99" w:rsidRDefault="002C7C99" w:rsidP="008458D4">
            <w:pPr>
              <w:pStyle w:val="Prrafodelista"/>
              <w:numPr>
                <w:ilvl w:val="0"/>
                <w:numId w:val="11"/>
              </w:numPr>
              <w:spacing w:line="240" w:lineRule="auto"/>
              <w:ind w:left="357" w:hanging="357"/>
              <w:contextualSpacing w:val="0"/>
            </w:pPr>
            <w:r>
              <w:t>Diseño de software</w:t>
            </w:r>
          </w:p>
          <w:p w14:paraId="5B3FAA63" w14:textId="77777777" w:rsidR="002C7C99" w:rsidRDefault="002C7C99" w:rsidP="008458D4">
            <w:pPr>
              <w:pStyle w:val="Prrafodelista"/>
              <w:numPr>
                <w:ilvl w:val="0"/>
                <w:numId w:val="11"/>
              </w:numPr>
              <w:spacing w:line="240" w:lineRule="auto"/>
              <w:ind w:left="357" w:hanging="357"/>
              <w:contextualSpacing w:val="0"/>
            </w:pPr>
            <w:r>
              <w:t>Registro de trazabilidad</w:t>
            </w:r>
          </w:p>
          <w:p w14:paraId="3478715B" w14:textId="77777777" w:rsidR="002C7C99" w:rsidRDefault="002C7C99" w:rsidP="008458D4">
            <w:pPr>
              <w:pStyle w:val="Prrafodelista"/>
              <w:numPr>
                <w:ilvl w:val="0"/>
                <w:numId w:val="11"/>
              </w:numPr>
              <w:spacing w:line="240" w:lineRule="auto"/>
              <w:ind w:left="357" w:hanging="357"/>
              <w:contextualSpacing w:val="0"/>
            </w:pPr>
            <w:r>
              <w:t>Componentes de software</w:t>
            </w:r>
          </w:p>
          <w:p w14:paraId="0BA17E4A" w14:textId="77777777" w:rsidR="002C7C99" w:rsidRDefault="002C7C99" w:rsidP="008458D4">
            <w:pPr>
              <w:pStyle w:val="Prrafodelista"/>
              <w:numPr>
                <w:ilvl w:val="0"/>
                <w:numId w:val="11"/>
              </w:numPr>
              <w:spacing w:line="240" w:lineRule="auto"/>
              <w:ind w:left="357" w:hanging="357"/>
              <w:contextualSpacing w:val="0"/>
            </w:pPr>
            <w:r>
              <w:t>Software</w:t>
            </w:r>
          </w:p>
          <w:p w14:paraId="4D768246" w14:textId="77777777" w:rsidR="002C7C99" w:rsidRDefault="002C7C99" w:rsidP="008458D4">
            <w:pPr>
              <w:pStyle w:val="Prrafodelista"/>
              <w:numPr>
                <w:ilvl w:val="0"/>
                <w:numId w:val="11"/>
              </w:numPr>
              <w:spacing w:line="240" w:lineRule="auto"/>
              <w:ind w:left="357" w:hanging="357"/>
              <w:contextualSpacing w:val="0"/>
            </w:pPr>
            <w:r>
              <w:t>Casos de prueba y procedimientos de prueba</w:t>
            </w:r>
          </w:p>
          <w:p w14:paraId="56708368" w14:textId="77777777" w:rsidR="002C7C99" w:rsidRDefault="002C7C99" w:rsidP="008458D4">
            <w:pPr>
              <w:pStyle w:val="Prrafodelista"/>
              <w:numPr>
                <w:ilvl w:val="0"/>
                <w:numId w:val="11"/>
              </w:numPr>
              <w:spacing w:line="240" w:lineRule="auto"/>
              <w:ind w:left="357" w:hanging="357"/>
              <w:contextualSpacing w:val="0"/>
            </w:pPr>
            <w:r>
              <w:t>Reporte de pruebas</w:t>
            </w:r>
          </w:p>
          <w:p w14:paraId="356E0DAA" w14:textId="77777777" w:rsidR="002C7C99" w:rsidRDefault="002C7C99" w:rsidP="008458D4">
            <w:pPr>
              <w:pStyle w:val="Prrafodelista"/>
              <w:numPr>
                <w:ilvl w:val="0"/>
                <w:numId w:val="11"/>
              </w:numPr>
              <w:spacing w:line="240" w:lineRule="auto"/>
              <w:ind w:left="357" w:hanging="357"/>
              <w:contextualSpacing w:val="0"/>
            </w:pPr>
            <w:r>
              <w:t>Manual de operación</w:t>
            </w:r>
          </w:p>
          <w:p w14:paraId="463CC69A" w14:textId="77777777" w:rsidR="002C7C99" w:rsidRDefault="002C7C99" w:rsidP="008458D4">
            <w:pPr>
              <w:pStyle w:val="Prrafodelista"/>
              <w:numPr>
                <w:ilvl w:val="0"/>
                <w:numId w:val="11"/>
              </w:numPr>
              <w:spacing w:line="240" w:lineRule="auto"/>
              <w:ind w:left="357" w:hanging="357"/>
              <w:contextualSpacing w:val="0"/>
            </w:pPr>
            <w:r>
              <w:t>Manual de usuario</w:t>
            </w:r>
          </w:p>
          <w:p w14:paraId="471F22EF" w14:textId="78755104" w:rsidR="002C7C99" w:rsidRDefault="002C7C99" w:rsidP="008458D4">
            <w:pPr>
              <w:pStyle w:val="Prrafodelista"/>
              <w:numPr>
                <w:ilvl w:val="0"/>
                <w:numId w:val="11"/>
              </w:numPr>
              <w:spacing w:line="240" w:lineRule="auto"/>
              <w:ind w:left="357" w:hanging="357"/>
              <w:contextualSpacing w:val="0"/>
            </w:pPr>
            <w:r>
              <w:t>Manual de mantenimiento</w:t>
            </w:r>
          </w:p>
        </w:tc>
        <w:tc>
          <w:tcPr>
            <w:tcW w:w="3119" w:type="dxa"/>
          </w:tcPr>
          <w:p w14:paraId="759207C3" w14:textId="77777777" w:rsidR="002C7C99" w:rsidRDefault="002C7C99" w:rsidP="00BF7FC7">
            <w:pPr>
              <w:pStyle w:val="Prrafodelista"/>
              <w:spacing w:line="240" w:lineRule="auto"/>
              <w:ind w:left="0" w:firstLine="0"/>
              <w:contextualSpacing w:val="0"/>
            </w:pPr>
          </w:p>
          <w:p w14:paraId="7E40C430" w14:textId="77777777" w:rsidR="002C7C99" w:rsidRDefault="002C7C99" w:rsidP="00BF7FC7">
            <w:pPr>
              <w:pStyle w:val="Prrafodelista"/>
              <w:spacing w:line="240" w:lineRule="auto"/>
              <w:ind w:left="0" w:firstLine="0"/>
              <w:contextualSpacing w:val="0"/>
            </w:pPr>
          </w:p>
          <w:p w14:paraId="15B36B7D" w14:textId="77777777" w:rsidR="002C7C99" w:rsidRDefault="002C7C99" w:rsidP="00BF7FC7">
            <w:pPr>
              <w:pStyle w:val="Prrafodelista"/>
              <w:spacing w:line="240" w:lineRule="auto"/>
              <w:ind w:left="0" w:firstLine="0"/>
              <w:contextualSpacing w:val="0"/>
            </w:pPr>
          </w:p>
          <w:p w14:paraId="1F2F4C3D" w14:textId="77777777" w:rsidR="002C7C99" w:rsidRDefault="002C7C99" w:rsidP="00BF7FC7">
            <w:pPr>
              <w:pStyle w:val="Prrafodelista"/>
              <w:spacing w:line="240" w:lineRule="auto"/>
              <w:ind w:left="0" w:firstLine="0"/>
              <w:contextualSpacing w:val="0"/>
            </w:pPr>
          </w:p>
          <w:p w14:paraId="748C91FB" w14:textId="77777777" w:rsidR="002C7C99" w:rsidRDefault="002C7C99" w:rsidP="00BF7FC7">
            <w:pPr>
              <w:pStyle w:val="Prrafodelista"/>
              <w:spacing w:line="240" w:lineRule="auto"/>
              <w:ind w:left="0" w:firstLine="0"/>
              <w:contextualSpacing w:val="0"/>
            </w:pPr>
          </w:p>
          <w:p w14:paraId="4FC93182" w14:textId="77777777" w:rsidR="002C7C99" w:rsidRDefault="002C7C99" w:rsidP="00BF7FC7">
            <w:pPr>
              <w:pStyle w:val="Prrafodelista"/>
              <w:spacing w:line="240" w:lineRule="auto"/>
              <w:ind w:left="0" w:firstLine="0"/>
              <w:contextualSpacing w:val="0"/>
            </w:pPr>
          </w:p>
          <w:p w14:paraId="747D34A5" w14:textId="77777777" w:rsidR="002C7C99" w:rsidRDefault="002C7C99" w:rsidP="00BF7FC7">
            <w:pPr>
              <w:pStyle w:val="Prrafodelista"/>
              <w:spacing w:line="240" w:lineRule="auto"/>
              <w:ind w:left="0" w:firstLine="0"/>
              <w:contextualSpacing w:val="0"/>
            </w:pPr>
          </w:p>
          <w:p w14:paraId="025997C7" w14:textId="77777777" w:rsidR="002C7C99" w:rsidRDefault="002C7C99" w:rsidP="00BF7FC7">
            <w:pPr>
              <w:pStyle w:val="Prrafodelista"/>
              <w:spacing w:line="240" w:lineRule="auto"/>
              <w:ind w:left="0" w:firstLine="0"/>
              <w:contextualSpacing w:val="0"/>
            </w:pPr>
          </w:p>
          <w:p w14:paraId="42206E42" w14:textId="77777777" w:rsidR="002C7C99" w:rsidRDefault="002C7C99" w:rsidP="00BF7FC7">
            <w:pPr>
              <w:pStyle w:val="Prrafodelista"/>
              <w:spacing w:line="240" w:lineRule="auto"/>
              <w:ind w:left="0" w:firstLine="0"/>
              <w:contextualSpacing w:val="0"/>
            </w:pPr>
          </w:p>
          <w:p w14:paraId="108C05CA" w14:textId="5A1A26E7" w:rsidR="002C7C99" w:rsidRDefault="002C7C99" w:rsidP="00BF7FC7">
            <w:pPr>
              <w:pStyle w:val="Prrafodelista"/>
              <w:spacing w:line="240" w:lineRule="auto"/>
              <w:ind w:left="0" w:firstLine="0"/>
              <w:contextualSpacing w:val="0"/>
            </w:pPr>
            <w:r>
              <w:t>Implementación de software.</w:t>
            </w:r>
          </w:p>
        </w:tc>
      </w:tr>
      <w:tr w:rsidR="002C7C99" w14:paraId="6163529A" w14:textId="77777777" w:rsidTr="00F57120">
        <w:tc>
          <w:tcPr>
            <w:tcW w:w="516" w:type="dxa"/>
          </w:tcPr>
          <w:p w14:paraId="689BF346" w14:textId="77777777" w:rsidR="00F360F0" w:rsidRDefault="00F360F0" w:rsidP="00BF7FC7">
            <w:pPr>
              <w:pStyle w:val="Prrafodelista"/>
              <w:spacing w:line="240" w:lineRule="auto"/>
              <w:ind w:left="0" w:firstLine="0"/>
              <w:contextualSpacing w:val="0"/>
              <w:jc w:val="center"/>
            </w:pPr>
          </w:p>
          <w:p w14:paraId="7633C0E4" w14:textId="3351EA72" w:rsidR="002C7C99" w:rsidRDefault="006010FC" w:rsidP="00BF7FC7">
            <w:pPr>
              <w:pStyle w:val="Prrafodelista"/>
              <w:spacing w:line="240" w:lineRule="auto"/>
              <w:ind w:left="0" w:firstLine="0"/>
              <w:contextualSpacing w:val="0"/>
              <w:jc w:val="center"/>
            </w:pPr>
            <w:r>
              <w:t>1</w:t>
            </w:r>
            <w:r w:rsidR="004E3EBE">
              <w:t>0</w:t>
            </w:r>
            <w:r w:rsidR="002C7C99">
              <w:t>.</w:t>
            </w:r>
          </w:p>
        </w:tc>
        <w:tc>
          <w:tcPr>
            <w:tcW w:w="2020" w:type="dxa"/>
          </w:tcPr>
          <w:p w14:paraId="3A7BEE67" w14:textId="4527C8FA" w:rsidR="002C7C99" w:rsidRDefault="002C7C99" w:rsidP="00BF7FC7">
            <w:pPr>
              <w:pStyle w:val="Prrafodelista"/>
              <w:spacing w:line="240" w:lineRule="auto"/>
              <w:ind w:left="0" w:firstLine="0"/>
              <w:contextualSpacing w:val="0"/>
              <w:jc w:val="center"/>
            </w:pPr>
            <w:r>
              <w:t>Verification Results (Resultados de la verificación)</w:t>
            </w:r>
          </w:p>
        </w:tc>
        <w:tc>
          <w:tcPr>
            <w:tcW w:w="2976" w:type="dxa"/>
          </w:tcPr>
          <w:p w14:paraId="3F75BDC2" w14:textId="2B6681F5" w:rsidR="002C7C99" w:rsidRDefault="002C7C99" w:rsidP="00BF7FC7">
            <w:pPr>
              <w:pStyle w:val="Prrafodelista"/>
              <w:spacing w:line="240" w:lineRule="auto"/>
              <w:ind w:left="0" w:firstLine="0"/>
              <w:contextualSpacing w:val="0"/>
            </w:pPr>
            <w:r>
              <w:t>Document</w:t>
            </w:r>
            <w:r w:rsidR="001D79FB">
              <w:t>a</w:t>
            </w:r>
            <w:r>
              <w:t xml:space="preserve"> la ejecución de la verificación</w:t>
            </w:r>
            <w:r w:rsidR="001D79FB">
              <w:t xml:space="preserve"> del plan del proyecto</w:t>
            </w:r>
            <w:r>
              <w:t>.</w:t>
            </w:r>
          </w:p>
        </w:tc>
        <w:tc>
          <w:tcPr>
            <w:tcW w:w="3119" w:type="dxa"/>
          </w:tcPr>
          <w:p w14:paraId="5BFE5F3D" w14:textId="77777777" w:rsidR="002277C5" w:rsidRDefault="002277C5" w:rsidP="00BF7FC7">
            <w:pPr>
              <w:pStyle w:val="Prrafodelista"/>
              <w:spacing w:line="240" w:lineRule="auto"/>
              <w:ind w:left="0" w:firstLine="0"/>
              <w:contextualSpacing w:val="0"/>
            </w:pPr>
          </w:p>
          <w:p w14:paraId="56BF5BF8" w14:textId="50154B80" w:rsidR="001D79FB" w:rsidRDefault="001D79FB" w:rsidP="00BF7FC7">
            <w:pPr>
              <w:pStyle w:val="Prrafodelista"/>
              <w:spacing w:line="240" w:lineRule="auto"/>
              <w:ind w:left="0" w:firstLine="0"/>
              <w:contextualSpacing w:val="0"/>
            </w:pPr>
            <w:r>
              <w:t>Gestión del proyecto.</w:t>
            </w:r>
          </w:p>
          <w:p w14:paraId="22FD9B3D" w14:textId="28080548" w:rsidR="002C7C99" w:rsidRDefault="002C7C99" w:rsidP="00BF7FC7">
            <w:pPr>
              <w:pStyle w:val="Prrafodelista"/>
              <w:spacing w:line="240" w:lineRule="auto"/>
              <w:ind w:left="0" w:firstLine="0"/>
              <w:contextualSpacing w:val="0"/>
            </w:pPr>
            <w:r>
              <w:t>Implementación de software.</w:t>
            </w:r>
          </w:p>
        </w:tc>
      </w:tr>
      <w:tr w:rsidR="002C7C99" w14:paraId="566FC6B4" w14:textId="77777777" w:rsidTr="00F57120">
        <w:tc>
          <w:tcPr>
            <w:tcW w:w="516" w:type="dxa"/>
          </w:tcPr>
          <w:p w14:paraId="7F4E20F4" w14:textId="77777777" w:rsidR="00F360F0" w:rsidRDefault="00F360F0" w:rsidP="00BF7FC7">
            <w:pPr>
              <w:pStyle w:val="Prrafodelista"/>
              <w:spacing w:line="240" w:lineRule="auto"/>
              <w:ind w:left="0" w:firstLine="0"/>
              <w:contextualSpacing w:val="0"/>
              <w:jc w:val="center"/>
            </w:pPr>
          </w:p>
          <w:p w14:paraId="0FB938E3" w14:textId="41D0B8CB" w:rsidR="002C7C99" w:rsidRDefault="006010FC" w:rsidP="00BF7FC7">
            <w:pPr>
              <w:pStyle w:val="Prrafodelista"/>
              <w:spacing w:line="240" w:lineRule="auto"/>
              <w:ind w:left="0" w:firstLine="0"/>
              <w:contextualSpacing w:val="0"/>
              <w:jc w:val="center"/>
            </w:pPr>
            <w:r>
              <w:t>1</w:t>
            </w:r>
            <w:r w:rsidR="004E3EBE">
              <w:t>1</w:t>
            </w:r>
            <w:r w:rsidR="002C7C99">
              <w:t>.</w:t>
            </w:r>
          </w:p>
        </w:tc>
        <w:tc>
          <w:tcPr>
            <w:tcW w:w="2020" w:type="dxa"/>
          </w:tcPr>
          <w:p w14:paraId="4FC81496" w14:textId="00092F04" w:rsidR="002C7C99" w:rsidRDefault="002C7C99" w:rsidP="00BF7FC7">
            <w:pPr>
              <w:pStyle w:val="Prrafodelista"/>
              <w:spacing w:line="240" w:lineRule="auto"/>
              <w:ind w:left="0" w:firstLine="0"/>
              <w:contextualSpacing w:val="0"/>
              <w:jc w:val="center"/>
            </w:pPr>
            <w:r>
              <w:t>Validation Results (Resultados de la validación)</w:t>
            </w:r>
          </w:p>
        </w:tc>
        <w:tc>
          <w:tcPr>
            <w:tcW w:w="2976" w:type="dxa"/>
          </w:tcPr>
          <w:p w14:paraId="49CA9A34" w14:textId="32CE5928" w:rsidR="002C7C99" w:rsidRDefault="002C7C99" w:rsidP="00BF7FC7">
            <w:pPr>
              <w:pStyle w:val="Prrafodelista"/>
              <w:spacing w:line="240" w:lineRule="auto"/>
              <w:ind w:left="0" w:firstLine="0"/>
              <w:contextualSpacing w:val="0"/>
            </w:pPr>
            <w:r>
              <w:t>Documento la ejecución de la validación.</w:t>
            </w:r>
          </w:p>
        </w:tc>
        <w:tc>
          <w:tcPr>
            <w:tcW w:w="3119" w:type="dxa"/>
          </w:tcPr>
          <w:p w14:paraId="21CCBE4E" w14:textId="77777777" w:rsidR="002277C5" w:rsidRDefault="002277C5" w:rsidP="00BF7FC7">
            <w:pPr>
              <w:pStyle w:val="Prrafodelista"/>
              <w:spacing w:line="240" w:lineRule="auto"/>
              <w:ind w:left="0" w:firstLine="0"/>
              <w:contextualSpacing w:val="0"/>
            </w:pPr>
          </w:p>
          <w:p w14:paraId="7C8AA350" w14:textId="48989D06" w:rsidR="002C7C99" w:rsidRDefault="002C7C99" w:rsidP="00BF7FC7">
            <w:pPr>
              <w:pStyle w:val="Prrafodelista"/>
              <w:spacing w:line="240" w:lineRule="auto"/>
              <w:ind w:left="0" w:firstLine="0"/>
              <w:contextualSpacing w:val="0"/>
            </w:pPr>
            <w:r>
              <w:t>Implementación de software.</w:t>
            </w:r>
          </w:p>
        </w:tc>
      </w:tr>
    </w:tbl>
    <w:p w14:paraId="60210869" w14:textId="529ED6E3" w:rsidR="00AC2FC8" w:rsidRDefault="00AC2FC8" w:rsidP="002266C8">
      <w:pPr>
        <w:spacing w:line="240" w:lineRule="auto"/>
        <w:ind w:firstLine="0"/>
      </w:pPr>
    </w:p>
    <w:p w14:paraId="32A69C4E" w14:textId="220DB3BD" w:rsidR="002266C8" w:rsidRDefault="002266C8" w:rsidP="00854C47">
      <w:pPr>
        <w:spacing w:line="240" w:lineRule="auto"/>
        <w:ind w:left="284" w:firstLine="0"/>
        <w:rPr>
          <w:rFonts w:eastAsia="Times New Roman" w:cs="Times New Roman"/>
          <w:sz w:val="20"/>
          <w:szCs w:val="20"/>
          <w:lang w:val="en-US" w:eastAsia="es-CO"/>
        </w:rPr>
      </w:pPr>
      <w:r w:rsidRPr="00120583">
        <w:rPr>
          <w:i/>
          <w:iCs/>
          <w:sz w:val="20"/>
          <w:szCs w:val="18"/>
          <w:lang w:val="en-US"/>
        </w:rPr>
        <w:t xml:space="preserve">Nota: </w:t>
      </w:r>
      <w:r w:rsidRPr="00E540D7">
        <w:rPr>
          <w:rFonts w:eastAsia="Times New Roman" w:cs="Times New Roman"/>
          <w:sz w:val="20"/>
          <w:szCs w:val="20"/>
          <w:lang w:val="en-US" w:eastAsia="es-CO"/>
        </w:rPr>
        <w:t xml:space="preserve">ISO/IEC. (2011). </w:t>
      </w:r>
      <w:r w:rsidRPr="00E540D7">
        <w:rPr>
          <w:rFonts w:eastAsia="Times New Roman" w:cs="Times New Roman"/>
          <w:i/>
          <w:iCs/>
          <w:sz w:val="20"/>
          <w:szCs w:val="20"/>
          <w:lang w:val="en-US" w:eastAsia="es-CO"/>
        </w:rPr>
        <w:t>Software engineering - Lifecycle profiles for Very Small Entities (VSEs) Part 5-1-2: Management and engineering guide: Generic profile group: Basic profile</w:t>
      </w:r>
      <w:r w:rsidRPr="00E540D7">
        <w:rPr>
          <w:rFonts w:eastAsia="Times New Roman" w:cs="Times New Roman"/>
          <w:sz w:val="20"/>
          <w:szCs w:val="20"/>
          <w:lang w:val="en-US" w:eastAsia="es-CO"/>
        </w:rPr>
        <w:t>, p.33-40.</w:t>
      </w:r>
    </w:p>
    <w:p w14:paraId="02B514C8" w14:textId="77777777" w:rsidR="002266C8" w:rsidRPr="002266C8" w:rsidRDefault="002266C8" w:rsidP="002266C8">
      <w:pPr>
        <w:spacing w:line="240" w:lineRule="auto"/>
        <w:ind w:firstLine="0"/>
        <w:rPr>
          <w:rFonts w:eastAsia="Times New Roman" w:cs="Times New Roman"/>
          <w:sz w:val="20"/>
          <w:szCs w:val="20"/>
          <w:lang w:val="en-US" w:eastAsia="es-CO"/>
        </w:rPr>
      </w:pPr>
    </w:p>
    <w:p w14:paraId="50EB6808" w14:textId="3C8B7371" w:rsidR="003507AC" w:rsidRDefault="0055430E" w:rsidP="00C7692B">
      <w:r>
        <w:t>Y finalmente, l</w:t>
      </w:r>
      <w:r w:rsidR="003507AC">
        <w:t xml:space="preserve">a ISO/IEC 29110 </w:t>
      </w:r>
      <w:r w:rsidR="006010FC">
        <w:t>define</w:t>
      </w:r>
      <w:r w:rsidR="003507AC">
        <w:t xml:space="preserve"> unos roles para el </w:t>
      </w:r>
      <w:r w:rsidR="006010FC">
        <w:t xml:space="preserve">desarrollo del </w:t>
      </w:r>
      <w:r w:rsidR="003507AC">
        <w:t>proyecto. Estos son: analista, cliente, diseñador, programador, gestor del proyecto, líder técnico y equipo de trabajo.</w:t>
      </w:r>
    </w:p>
    <w:p w14:paraId="4CD87FC8" w14:textId="171209A7" w:rsidR="006537BE" w:rsidRDefault="006537BE" w:rsidP="006537BE">
      <w:pPr>
        <w:pStyle w:val="Ttulo3"/>
      </w:pPr>
      <w:bookmarkStart w:id="32" w:name="_Toc47024567"/>
      <w:r>
        <w:t>Comparación entre metodologías de desarrollo de software</w:t>
      </w:r>
      <w:bookmarkEnd w:id="32"/>
    </w:p>
    <w:p w14:paraId="2E3DB351" w14:textId="6BD5CEAE" w:rsidR="00C742CB" w:rsidRDefault="00F958E5" w:rsidP="006537BE">
      <w:pPr>
        <w:rPr>
          <w:color w:val="000000" w:themeColor="text1"/>
        </w:rPr>
      </w:pPr>
      <w:r>
        <w:rPr>
          <w:color w:val="000000" w:themeColor="text1"/>
        </w:rPr>
        <w:t xml:space="preserve">Se llevó a cabo la comparación </w:t>
      </w:r>
      <w:r w:rsidR="00C742CB">
        <w:rPr>
          <w:color w:val="000000" w:themeColor="text1"/>
        </w:rPr>
        <w:t>entre</w:t>
      </w:r>
      <w:r>
        <w:rPr>
          <w:color w:val="000000" w:themeColor="text1"/>
        </w:rPr>
        <w:t xml:space="preserve"> metodologías </w:t>
      </w:r>
      <w:r w:rsidR="00C742CB">
        <w:rPr>
          <w:color w:val="000000" w:themeColor="text1"/>
        </w:rPr>
        <w:t>de desarrollo de software</w:t>
      </w:r>
      <w:r>
        <w:rPr>
          <w:color w:val="000000" w:themeColor="text1"/>
        </w:rPr>
        <w:t>, con el fin de deter</w:t>
      </w:r>
      <w:r w:rsidR="00C742CB">
        <w:rPr>
          <w:color w:val="000000" w:themeColor="text1"/>
        </w:rPr>
        <w:t xml:space="preserve">minar cuál de estas era la </w:t>
      </w:r>
      <w:r>
        <w:rPr>
          <w:color w:val="000000" w:themeColor="text1"/>
        </w:rPr>
        <w:t xml:space="preserve">ideal </w:t>
      </w:r>
      <w:r w:rsidR="00C742CB">
        <w:rPr>
          <w:color w:val="000000" w:themeColor="text1"/>
        </w:rPr>
        <w:t>para ser aplicada en este caso.</w:t>
      </w:r>
    </w:p>
    <w:p w14:paraId="0466E1ED" w14:textId="323CB122" w:rsidR="009E3AB9" w:rsidRDefault="009E3AB9" w:rsidP="006537BE">
      <w:pPr>
        <w:rPr>
          <w:color w:val="000000" w:themeColor="text1"/>
        </w:rPr>
      </w:pPr>
      <w:r>
        <w:rPr>
          <w:color w:val="000000" w:themeColor="text1"/>
        </w:rPr>
        <w:t>Existe un amplio número de metodologías que se pueden aplicar para el desarrollo de software, por lo cu</w:t>
      </w:r>
      <w:r w:rsidR="009A638C">
        <w:rPr>
          <w:color w:val="000000" w:themeColor="text1"/>
        </w:rPr>
        <w:t>al, es muy difícil</w:t>
      </w:r>
      <w:r>
        <w:rPr>
          <w:color w:val="000000" w:themeColor="text1"/>
        </w:rPr>
        <w:t xml:space="preserve"> seleccionar un</w:t>
      </w:r>
      <w:r w:rsidR="00BE1B2D">
        <w:rPr>
          <w:color w:val="000000" w:themeColor="text1"/>
        </w:rPr>
        <w:t>a</w:t>
      </w:r>
      <w:r>
        <w:rPr>
          <w:color w:val="000000" w:themeColor="text1"/>
        </w:rPr>
        <w:t xml:space="preserve"> de ell</w:t>
      </w:r>
      <w:r w:rsidR="00BE1B2D">
        <w:rPr>
          <w:color w:val="000000" w:themeColor="text1"/>
        </w:rPr>
        <w:t>a</w:t>
      </w:r>
      <w:r>
        <w:rPr>
          <w:color w:val="000000" w:themeColor="text1"/>
        </w:rPr>
        <w:t xml:space="preserve">s; </w:t>
      </w:r>
      <w:r w:rsidR="00DC64D9">
        <w:rPr>
          <w:color w:val="000000" w:themeColor="text1"/>
        </w:rPr>
        <w:t>no obstante</w:t>
      </w:r>
      <w:r>
        <w:rPr>
          <w:color w:val="000000" w:themeColor="text1"/>
        </w:rPr>
        <w:t xml:space="preserve">, </w:t>
      </w:r>
      <w:r w:rsidR="00AE4A76">
        <w:rPr>
          <w:color w:val="000000" w:themeColor="text1"/>
        </w:rPr>
        <w:t>sería</w:t>
      </w:r>
      <w:r w:rsidR="00DC64D9">
        <w:rPr>
          <w:color w:val="000000" w:themeColor="text1"/>
        </w:rPr>
        <w:t xml:space="preserve"> propicio</w:t>
      </w:r>
      <w:r w:rsidR="0025474F">
        <w:rPr>
          <w:color w:val="000000" w:themeColor="text1"/>
        </w:rPr>
        <w:t xml:space="preserve"> </w:t>
      </w:r>
      <w:r>
        <w:rPr>
          <w:color w:val="000000" w:themeColor="text1"/>
        </w:rPr>
        <w:t xml:space="preserve">determinar cuáles </w:t>
      </w:r>
      <w:r>
        <w:rPr>
          <w:color w:val="000000" w:themeColor="text1"/>
        </w:rPr>
        <w:lastRenderedPageBreak/>
        <w:t xml:space="preserve">de estas metodologías </w:t>
      </w:r>
      <w:r w:rsidR="00434094">
        <w:rPr>
          <w:color w:val="000000" w:themeColor="text1"/>
        </w:rPr>
        <w:t xml:space="preserve">pueden contribuir </w:t>
      </w:r>
      <w:r w:rsidR="00D45A06">
        <w:rPr>
          <w:color w:val="000000" w:themeColor="text1"/>
        </w:rPr>
        <w:t>a</w:t>
      </w:r>
      <w:r w:rsidR="006E26F9">
        <w:rPr>
          <w:color w:val="000000" w:themeColor="text1"/>
        </w:rPr>
        <w:t>l mejoramiento</w:t>
      </w:r>
      <w:r w:rsidR="004D55F9">
        <w:rPr>
          <w:color w:val="000000" w:themeColor="text1"/>
        </w:rPr>
        <w:t xml:space="preserve"> de</w:t>
      </w:r>
      <w:r w:rsidR="00A43091">
        <w:rPr>
          <w:color w:val="000000" w:themeColor="text1"/>
        </w:rPr>
        <w:t xml:space="preserve"> la productividad</w:t>
      </w:r>
      <w:r w:rsidR="00ED5DB1">
        <w:rPr>
          <w:color w:val="000000" w:themeColor="text1"/>
        </w:rPr>
        <w:t xml:space="preserve"> en el desarrollo</w:t>
      </w:r>
      <w:r w:rsidR="00A43091">
        <w:rPr>
          <w:color w:val="000000" w:themeColor="text1"/>
        </w:rPr>
        <w:t xml:space="preserve"> y</w:t>
      </w:r>
      <w:r w:rsidR="00ED5DB1">
        <w:rPr>
          <w:color w:val="000000" w:themeColor="text1"/>
        </w:rPr>
        <w:t xml:space="preserve"> la</w:t>
      </w:r>
      <w:r w:rsidR="009A0D97">
        <w:rPr>
          <w:color w:val="000000" w:themeColor="text1"/>
        </w:rPr>
        <w:t xml:space="preserve"> calidad </w:t>
      </w:r>
      <w:r w:rsidR="00A43091">
        <w:rPr>
          <w:color w:val="000000" w:themeColor="text1"/>
        </w:rPr>
        <w:t>de</w:t>
      </w:r>
      <w:r w:rsidR="00C2347E">
        <w:rPr>
          <w:color w:val="000000" w:themeColor="text1"/>
        </w:rPr>
        <w:t xml:space="preserve"> un</w:t>
      </w:r>
      <w:r w:rsidR="00A43091">
        <w:rPr>
          <w:color w:val="000000" w:themeColor="text1"/>
        </w:rPr>
        <w:t xml:space="preserve"> </w:t>
      </w:r>
      <w:r w:rsidR="00434094">
        <w:rPr>
          <w:color w:val="000000" w:themeColor="text1"/>
        </w:rPr>
        <w:t>producto</w:t>
      </w:r>
      <w:r w:rsidR="00ED43C9">
        <w:rPr>
          <w:color w:val="000000" w:themeColor="text1"/>
        </w:rPr>
        <w:t xml:space="preserve"> de software</w:t>
      </w:r>
      <w:r w:rsidR="0077032B">
        <w:rPr>
          <w:color w:val="000000" w:themeColor="text1"/>
        </w:rPr>
        <w:t>.</w:t>
      </w:r>
    </w:p>
    <w:p w14:paraId="1E4F5D67" w14:textId="002E96D3" w:rsidR="00C742CB" w:rsidRDefault="00471F48" w:rsidP="009A638C">
      <w:pPr>
        <w:rPr>
          <w:color w:val="000000" w:themeColor="text1"/>
        </w:rPr>
      </w:pPr>
      <w:r>
        <w:rPr>
          <w:color w:val="000000" w:themeColor="text1"/>
        </w:rPr>
        <w:t>Con el</w:t>
      </w:r>
      <w:r w:rsidR="009A638C">
        <w:rPr>
          <w:color w:val="000000" w:themeColor="text1"/>
        </w:rPr>
        <w:t xml:space="preserve"> fin de seleccionar qu</w:t>
      </w:r>
      <w:r>
        <w:rPr>
          <w:color w:val="000000" w:themeColor="text1"/>
        </w:rPr>
        <w:t>é</w:t>
      </w:r>
      <w:r w:rsidR="009A638C">
        <w:rPr>
          <w:color w:val="000000" w:themeColor="text1"/>
        </w:rPr>
        <w:t xml:space="preserve"> metodología era </w:t>
      </w:r>
      <w:r>
        <w:rPr>
          <w:color w:val="000000" w:themeColor="text1"/>
        </w:rPr>
        <w:t>la</w:t>
      </w:r>
      <w:r w:rsidR="009A638C">
        <w:rPr>
          <w:color w:val="000000" w:themeColor="text1"/>
        </w:rPr>
        <w:t xml:space="preserve"> adecuada para aplica</w:t>
      </w:r>
      <w:r>
        <w:rPr>
          <w:color w:val="000000" w:themeColor="text1"/>
        </w:rPr>
        <w:t>r</w:t>
      </w:r>
      <w:r w:rsidR="009A638C">
        <w:rPr>
          <w:color w:val="000000" w:themeColor="text1"/>
        </w:rPr>
        <w:t xml:space="preserve"> </w:t>
      </w:r>
      <w:r>
        <w:rPr>
          <w:color w:val="000000" w:themeColor="text1"/>
        </w:rPr>
        <w:t>en</w:t>
      </w:r>
      <w:r w:rsidR="009A638C">
        <w:rPr>
          <w:color w:val="000000" w:themeColor="text1"/>
        </w:rPr>
        <w:t xml:space="preserve"> este proyecto, se hizo la comparación </w:t>
      </w:r>
      <w:r>
        <w:rPr>
          <w:color w:val="000000" w:themeColor="text1"/>
        </w:rPr>
        <w:t>entre</w:t>
      </w:r>
      <w:r w:rsidR="009A638C">
        <w:rPr>
          <w:color w:val="000000" w:themeColor="text1"/>
        </w:rPr>
        <w:t xml:space="preserve"> Scrum, XP e Iconix. En la tabla 7, se compararon estas metodologías en cuanto a las características que</w:t>
      </w:r>
      <w:r w:rsidR="00A81338">
        <w:rPr>
          <w:color w:val="000000" w:themeColor="text1"/>
        </w:rPr>
        <w:t xml:space="preserve"> cada una</w:t>
      </w:r>
      <w:r w:rsidR="009A638C">
        <w:rPr>
          <w:color w:val="000000" w:themeColor="text1"/>
        </w:rPr>
        <w:t xml:space="preserve"> posee.</w:t>
      </w:r>
    </w:p>
    <w:p w14:paraId="45AC555A" w14:textId="45811615" w:rsidR="00C742CB" w:rsidRPr="00C742CB" w:rsidRDefault="00C742CB" w:rsidP="00C742CB">
      <w:pPr>
        <w:pStyle w:val="Descripcin"/>
        <w:keepNext/>
        <w:ind w:firstLine="0"/>
        <w:rPr>
          <w:color w:val="000000" w:themeColor="text1"/>
          <w:sz w:val="24"/>
          <w:szCs w:val="24"/>
        </w:rPr>
      </w:pPr>
      <w:bookmarkStart w:id="33" w:name="_Toc47024478"/>
      <w:r w:rsidRPr="00C742CB">
        <w:rPr>
          <w:color w:val="000000" w:themeColor="text1"/>
          <w:sz w:val="24"/>
          <w:szCs w:val="24"/>
        </w:rPr>
        <w:t xml:space="preserve">Tabla </w:t>
      </w:r>
      <w:r w:rsidRPr="00C742CB">
        <w:rPr>
          <w:color w:val="000000" w:themeColor="text1"/>
          <w:sz w:val="24"/>
          <w:szCs w:val="24"/>
        </w:rPr>
        <w:fldChar w:fldCharType="begin"/>
      </w:r>
      <w:r w:rsidRPr="00C742CB">
        <w:rPr>
          <w:color w:val="000000" w:themeColor="text1"/>
          <w:sz w:val="24"/>
          <w:szCs w:val="24"/>
        </w:rPr>
        <w:instrText xml:space="preserve"> SEQ Tabla \* ARABIC </w:instrText>
      </w:r>
      <w:r w:rsidRPr="00C742CB">
        <w:rPr>
          <w:color w:val="000000" w:themeColor="text1"/>
          <w:sz w:val="24"/>
          <w:szCs w:val="24"/>
        </w:rPr>
        <w:fldChar w:fldCharType="separate"/>
      </w:r>
      <w:r w:rsidR="00381C8E">
        <w:rPr>
          <w:noProof/>
          <w:color w:val="000000" w:themeColor="text1"/>
          <w:sz w:val="24"/>
          <w:szCs w:val="24"/>
        </w:rPr>
        <w:t>7</w:t>
      </w:r>
      <w:r w:rsidRPr="00C742CB">
        <w:rPr>
          <w:color w:val="000000" w:themeColor="text1"/>
          <w:sz w:val="24"/>
          <w:szCs w:val="24"/>
        </w:rPr>
        <w:fldChar w:fldCharType="end"/>
      </w:r>
      <w:r w:rsidRPr="00C742CB">
        <w:rPr>
          <w:color w:val="000000" w:themeColor="text1"/>
          <w:sz w:val="24"/>
          <w:szCs w:val="24"/>
        </w:rPr>
        <w:t>. Comparación entre metodologías de desarrollo de software.</w:t>
      </w:r>
      <w:bookmarkEnd w:id="33"/>
    </w:p>
    <w:tbl>
      <w:tblPr>
        <w:tblStyle w:val="Tablaconcuadrcula"/>
        <w:tblW w:w="9432" w:type="dxa"/>
        <w:tblLook w:val="04A0" w:firstRow="1" w:lastRow="0" w:firstColumn="1" w:lastColumn="0" w:noHBand="0" w:noVBand="1"/>
      </w:tblPr>
      <w:tblGrid>
        <w:gridCol w:w="3124"/>
        <w:gridCol w:w="3064"/>
        <w:gridCol w:w="3244"/>
      </w:tblGrid>
      <w:tr w:rsidR="00F958E5" w14:paraId="6C62F7F7" w14:textId="77777777" w:rsidTr="005955FC">
        <w:trPr>
          <w:trHeight w:val="264"/>
        </w:trPr>
        <w:tc>
          <w:tcPr>
            <w:tcW w:w="3124" w:type="dxa"/>
          </w:tcPr>
          <w:p w14:paraId="5CFE6F81" w14:textId="33015DDA" w:rsidR="00F958E5" w:rsidRPr="000C39B5" w:rsidRDefault="00F958E5" w:rsidP="000C39B5">
            <w:pPr>
              <w:ind w:firstLine="0"/>
              <w:jc w:val="center"/>
              <w:rPr>
                <w:b/>
                <w:bCs/>
                <w:color w:val="000000" w:themeColor="text1"/>
              </w:rPr>
            </w:pPr>
            <w:r w:rsidRPr="000C39B5">
              <w:rPr>
                <w:b/>
                <w:bCs/>
                <w:color w:val="000000" w:themeColor="text1"/>
              </w:rPr>
              <w:t>S</w:t>
            </w:r>
            <w:r w:rsidR="000C39B5">
              <w:rPr>
                <w:b/>
                <w:bCs/>
                <w:color w:val="000000" w:themeColor="text1"/>
              </w:rPr>
              <w:t>crum</w:t>
            </w:r>
          </w:p>
        </w:tc>
        <w:tc>
          <w:tcPr>
            <w:tcW w:w="3064" w:type="dxa"/>
          </w:tcPr>
          <w:p w14:paraId="2808A213" w14:textId="2703D8DC" w:rsidR="00F958E5" w:rsidRPr="000C39B5" w:rsidRDefault="00F958E5" w:rsidP="000C39B5">
            <w:pPr>
              <w:ind w:firstLine="0"/>
              <w:jc w:val="center"/>
              <w:rPr>
                <w:b/>
                <w:bCs/>
                <w:color w:val="000000" w:themeColor="text1"/>
              </w:rPr>
            </w:pPr>
            <w:r w:rsidRPr="000C39B5">
              <w:rPr>
                <w:b/>
                <w:bCs/>
                <w:color w:val="000000" w:themeColor="text1"/>
              </w:rPr>
              <w:t>XP</w:t>
            </w:r>
          </w:p>
        </w:tc>
        <w:tc>
          <w:tcPr>
            <w:tcW w:w="3244" w:type="dxa"/>
          </w:tcPr>
          <w:p w14:paraId="6E3E7031" w14:textId="7D8E8180" w:rsidR="00F958E5" w:rsidRPr="000C39B5" w:rsidRDefault="00F958E5" w:rsidP="000C39B5">
            <w:pPr>
              <w:ind w:firstLine="0"/>
              <w:jc w:val="center"/>
              <w:rPr>
                <w:b/>
                <w:bCs/>
                <w:color w:val="000000" w:themeColor="text1"/>
              </w:rPr>
            </w:pPr>
            <w:r w:rsidRPr="000C39B5">
              <w:rPr>
                <w:b/>
                <w:bCs/>
                <w:color w:val="000000" w:themeColor="text1"/>
              </w:rPr>
              <w:t>I</w:t>
            </w:r>
            <w:r w:rsidR="000C39B5">
              <w:rPr>
                <w:b/>
                <w:bCs/>
                <w:color w:val="000000" w:themeColor="text1"/>
              </w:rPr>
              <w:t>conix</w:t>
            </w:r>
          </w:p>
        </w:tc>
      </w:tr>
      <w:tr w:rsidR="00F958E5" w14:paraId="7524EFA4" w14:textId="77777777" w:rsidTr="005955FC">
        <w:trPr>
          <w:trHeight w:val="5398"/>
        </w:trPr>
        <w:tc>
          <w:tcPr>
            <w:tcW w:w="3124" w:type="dxa"/>
          </w:tcPr>
          <w:p w14:paraId="40775535" w14:textId="38BC46B3" w:rsidR="00F958E5" w:rsidRPr="00AE095D" w:rsidRDefault="005E4D64" w:rsidP="008458D4">
            <w:pPr>
              <w:pStyle w:val="Prrafodelista"/>
              <w:numPr>
                <w:ilvl w:val="0"/>
                <w:numId w:val="15"/>
              </w:numPr>
              <w:rPr>
                <w:color w:val="000000" w:themeColor="text1"/>
              </w:rPr>
            </w:pPr>
            <w:r w:rsidRPr="00AE095D">
              <w:rPr>
                <w:color w:val="000000" w:themeColor="text1"/>
              </w:rPr>
              <w:t xml:space="preserve">Scrum es una metodología </w:t>
            </w:r>
            <w:r w:rsidR="00F44A14" w:rsidRPr="00AE095D">
              <w:rPr>
                <w:color w:val="000000" w:themeColor="text1"/>
              </w:rPr>
              <w:t>ágil</w:t>
            </w:r>
            <w:r w:rsidRPr="00AE095D">
              <w:rPr>
                <w:color w:val="000000" w:themeColor="text1"/>
              </w:rPr>
              <w:t xml:space="preserve"> que brinda una gestión de proyecto y donde su enfoque es iterativo e incremental</w:t>
            </w:r>
            <w:r w:rsidR="00F44A14" w:rsidRPr="00AE095D">
              <w:rPr>
                <w:color w:val="000000" w:themeColor="text1"/>
              </w:rPr>
              <w:t>.</w:t>
            </w:r>
          </w:p>
          <w:p w14:paraId="29F12090" w14:textId="77777777" w:rsidR="00F44A14" w:rsidRDefault="00F44A14" w:rsidP="006537BE">
            <w:pPr>
              <w:ind w:firstLine="0"/>
              <w:rPr>
                <w:color w:val="000000" w:themeColor="text1"/>
              </w:rPr>
            </w:pPr>
          </w:p>
          <w:p w14:paraId="3DFCC1B6" w14:textId="415FE547" w:rsidR="00F44A14" w:rsidRPr="00AE095D" w:rsidRDefault="00F44A14" w:rsidP="008458D4">
            <w:pPr>
              <w:pStyle w:val="Prrafodelista"/>
              <w:numPr>
                <w:ilvl w:val="0"/>
                <w:numId w:val="15"/>
              </w:numPr>
              <w:rPr>
                <w:color w:val="000000" w:themeColor="text1"/>
              </w:rPr>
            </w:pPr>
            <w:r w:rsidRPr="00AE095D">
              <w:rPr>
                <w:color w:val="000000" w:themeColor="text1"/>
              </w:rPr>
              <w:t xml:space="preserve">Scrum emplea en su proceso </w:t>
            </w:r>
            <w:r w:rsidR="004D65C4">
              <w:rPr>
                <w:color w:val="000000" w:themeColor="text1"/>
              </w:rPr>
              <w:t>tres</w:t>
            </w:r>
            <w:r w:rsidRPr="00AE095D">
              <w:rPr>
                <w:color w:val="000000" w:themeColor="text1"/>
              </w:rPr>
              <w:t xml:space="preserve"> elementos:</w:t>
            </w:r>
          </w:p>
          <w:p w14:paraId="0C3F3C8D" w14:textId="55BA5889" w:rsidR="00F44A14" w:rsidRPr="00AE095D" w:rsidRDefault="00F44A14" w:rsidP="008458D4">
            <w:pPr>
              <w:pStyle w:val="Prrafodelista"/>
              <w:numPr>
                <w:ilvl w:val="0"/>
                <w:numId w:val="16"/>
              </w:numPr>
              <w:rPr>
                <w:color w:val="000000" w:themeColor="text1"/>
              </w:rPr>
            </w:pPr>
            <w:r w:rsidRPr="00AE095D">
              <w:rPr>
                <w:color w:val="000000" w:themeColor="text1"/>
              </w:rPr>
              <w:t>Planificación del blacklog</w:t>
            </w:r>
            <w:r w:rsidR="005955FC">
              <w:rPr>
                <w:color w:val="000000" w:themeColor="text1"/>
              </w:rPr>
              <w:t>.</w:t>
            </w:r>
          </w:p>
          <w:p w14:paraId="14FC7F50" w14:textId="37DE5AE5" w:rsidR="00F44A14" w:rsidRPr="00AE095D" w:rsidRDefault="00F44A14" w:rsidP="008458D4">
            <w:pPr>
              <w:pStyle w:val="Prrafodelista"/>
              <w:numPr>
                <w:ilvl w:val="0"/>
                <w:numId w:val="16"/>
              </w:numPr>
              <w:rPr>
                <w:color w:val="000000" w:themeColor="text1"/>
              </w:rPr>
            </w:pPr>
            <w:r w:rsidRPr="00AE095D">
              <w:rPr>
                <w:color w:val="000000" w:themeColor="text1"/>
              </w:rPr>
              <w:t>Seguimiento de Sprint</w:t>
            </w:r>
          </w:p>
          <w:p w14:paraId="6851CE91" w14:textId="19406048" w:rsidR="00F44A14" w:rsidRDefault="00F44A14" w:rsidP="008458D4">
            <w:pPr>
              <w:pStyle w:val="Prrafodelista"/>
              <w:numPr>
                <w:ilvl w:val="0"/>
                <w:numId w:val="16"/>
              </w:numPr>
              <w:rPr>
                <w:color w:val="000000" w:themeColor="text1"/>
              </w:rPr>
            </w:pPr>
            <w:r w:rsidRPr="00AE095D">
              <w:rPr>
                <w:color w:val="000000" w:themeColor="text1"/>
              </w:rPr>
              <w:t>Revisión del Sprint</w:t>
            </w:r>
            <w:r w:rsidR="005955FC">
              <w:rPr>
                <w:color w:val="000000" w:themeColor="text1"/>
              </w:rPr>
              <w:t>.</w:t>
            </w:r>
          </w:p>
          <w:p w14:paraId="0190F8F4" w14:textId="77777777" w:rsidR="00A72077" w:rsidRPr="00A72077" w:rsidRDefault="00A72077" w:rsidP="00A72077">
            <w:pPr>
              <w:pStyle w:val="Prrafodelista"/>
              <w:ind w:left="1440" w:firstLine="0"/>
              <w:rPr>
                <w:color w:val="000000" w:themeColor="text1"/>
              </w:rPr>
            </w:pPr>
          </w:p>
          <w:p w14:paraId="2BCFBBCA" w14:textId="5C85EF76" w:rsidR="00C42DDD" w:rsidRPr="005955FC" w:rsidRDefault="00A72077" w:rsidP="008458D4">
            <w:pPr>
              <w:pStyle w:val="Prrafodelista"/>
              <w:numPr>
                <w:ilvl w:val="0"/>
                <w:numId w:val="19"/>
              </w:numPr>
              <w:rPr>
                <w:color w:val="000000" w:themeColor="text1"/>
              </w:rPr>
            </w:pPr>
            <w:r>
              <w:t>El ciclo de vida de este marco de trabajo está compuesto de cuatro fases: planeación, puesta en escena, desarrollo y entrega</w:t>
            </w:r>
            <w:r w:rsidR="005955FC">
              <w:t>.</w:t>
            </w:r>
          </w:p>
        </w:tc>
        <w:tc>
          <w:tcPr>
            <w:tcW w:w="3064" w:type="dxa"/>
          </w:tcPr>
          <w:p w14:paraId="5F3711D5" w14:textId="6F21EE21" w:rsidR="00F958E5" w:rsidRPr="00AE095D" w:rsidRDefault="005E4D64" w:rsidP="008458D4">
            <w:pPr>
              <w:pStyle w:val="Prrafodelista"/>
              <w:numPr>
                <w:ilvl w:val="0"/>
                <w:numId w:val="14"/>
              </w:numPr>
              <w:rPr>
                <w:color w:val="000000" w:themeColor="text1"/>
              </w:rPr>
            </w:pPr>
            <w:r w:rsidRPr="00AE095D">
              <w:rPr>
                <w:color w:val="000000" w:themeColor="text1"/>
              </w:rPr>
              <w:t>XP también es una metodología ligera que se basa en la simplicidad.</w:t>
            </w:r>
          </w:p>
          <w:p w14:paraId="03B94C3F" w14:textId="77777777" w:rsidR="00F44A14" w:rsidRDefault="00F44A14" w:rsidP="006537BE">
            <w:pPr>
              <w:ind w:firstLine="0"/>
              <w:rPr>
                <w:color w:val="000000" w:themeColor="text1"/>
              </w:rPr>
            </w:pPr>
          </w:p>
          <w:p w14:paraId="383C3AD1" w14:textId="3A1B1711" w:rsidR="00C42DDD" w:rsidRPr="00AE095D" w:rsidRDefault="00C42DDD" w:rsidP="008458D4">
            <w:pPr>
              <w:pStyle w:val="Prrafodelista"/>
              <w:numPr>
                <w:ilvl w:val="0"/>
                <w:numId w:val="14"/>
              </w:numPr>
              <w:rPr>
                <w:color w:val="000000" w:themeColor="text1"/>
              </w:rPr>
            </w:pPr>
            <w:r w:rsidRPr="00AE095D">
              <w:rPr>
                <w:color w:val="000000" w:themeColor="text1"/>
              </w:rPr>
              <w:t>Esta metodología está fundamentada en pruebas y error</w:t>
            </w:r>
            <w:r w:rsidR="00F44A14" w:rsidRPr="00AE095D">
              <w:rPr>
                <w:color w:val="000000" w:themeColor="text1"/>
              </w:rPr>
              <w:t>.</w:t>
            </w:r>
          </w:p>
          <w:p w14:paraId="3C50B95F" w14:textId="77777777" w:rsidR="00F44A14" w:rsidRDefault="00F44A14" w:rsidP="006537BE">
            <w:pPr>
              <w:ind w:firstLine="0"/>
              <w:rPr>
                <w:color w:val="000000" w:themeColor="text1"/>
              </w:rPr>
            </w:pPr>
          </w:p>
          <w:p w14:paraId="7276E624" w14:textId="34AC4A9B" w:rsidR="00AE095D" w:rsidRDefault="00F44A14" w:rsidP="008458D4">
            <w:pPr>
              <w:pStyle w:val="Prrafodelista"/>
              <w:numPr>
                <w:ilvl w:val="0"/>
                <w:numId w:val="14"/>
              </w:numPr>
              <w:rPr>
                <w:color w:val="000000" w:themeColor="text1"/>
              </w:rPr>
            </w:pPr>
            <w:r w:rsidRPr="00AE095D">
              <w:rPr>
                <w:color w:val="000000" w:themeColor="text1"/>
              </w:rPr>
              <w:t>Los requisitos pueden cambiar a lo largo del desarrollo.</w:t>
            </w:r>
          </w:p>
          <w:p w14:paraId="0F4F95C1" w14:textId="77777777" w:rsidR="00AE095D" w:rsidRPr="00AE095D" w:rsidRDefault="00AE095D" w:rsidP="00AE095D">
            <w:pPr>
              <w:pStyle w:val="Prrafodelista"/>
              <w:rPr>
                <w:color w:val="000000" w:themeColor="text1"/>
              </w:rPr>
            </w:pPr>
          </w:p>
          <w:p w14:paraId="5B63EE00" w14:textId="70EC46CF" w:rsidR="00F44A14" w:rsidRPr="005955FC" w:rsidRDefault="00AE095D" w:rsidP="008458D4">
            <w:pPr>
              <w:pStyle w:val="Prrafodelista"/>
              <w:numPr>
                <w:ilvl w:val="0"/>
                <w:numId w:val="14"/>
              </w:numPr>
              <w:rPr>
                <w:color w:val="000000" w:themeColor="text1"/>
              </w:rPr>
            </w:pPr>
            <w:r>
              <w:rPr>
                <w:color w:val="000000" w:themeColor="text1"/>
              </w:rPr>
              <w:t>Los grupos de trabajo por lo general pueden estar conformados de 2 -12 personas, pero lo más principal es de 2 personas.</w:t>
            </w:r>
          </w:p>
        </w:tc>
        <w:tc>
          <w:tcPr>
            <w:tcW w:w="3244" w:type="dxa"/>
          </w:tcPr>
          <w:p w14:paraId="7CC41784" w14:textId="1207B3F0" w:rsidR="00F958E5" w:rsidRPr="00AE095D" w:rsidRDefault="00C42DDD" w:rsidP="008458D4">
            <w:pPr>
              <w:pStyle w:val="Prrafodelista"/>
              <w:numPr>
                <w:ilvl w:val="0"/>
                <w:numId w:val="17"/>
              </w:numPr>
              <w:rPr>
                <w:color w:val="000000" w:themeColor="text1"/>
              </w:rPr>
            </w:pPr>
            <w:r w:rsidRPr="00AE095D">
              <w:rPr>
                <w:color w:val="000000" w:themeColor="text1"/>
              </w:rPr>
              <w:t>Iconix es una pesada-ligera donde su proceso es simplificado a comparación con otras metodologías y además es iterativo e incremental</w:t>
            </w:r>
            <w:r w:rsidR="00F44A14" w:rsidRPr="00AE095D">
              <w:rPr>
                <w:color w:val="000000" w:themeColor="text1"/>
              </w:rPr>
              <w:t>.</w:t>
            </w:r>
          </w:p>
          <w:p w14:paraId="4C8ECC43" w14:textId="77777777" w:rsidR="00F44A14" w:rsidRDefault="00F44A14" w:rsidP="006537BE">
            <w:pPr>
              <w:ind w:firstLine="0"/>
              <w:rPr>
                <w:color w:val="000000" w:themeColor="text1"/>
              </w:rPr>
            </w:pPr>
          </w:p>
          <w:p w14:paraId="5FC2F2B3" w14:textId="32AE5C92" w:rsidR="00C42DDD" w:rsidRPr="00AE095D" w:rsidRDefault="00F62EA3" w:rsidP="008458D4">
            <w:pPr>
              <w:pStyle w:val="Prrafodelista"/>
              <w:numPr>
                <w:ilvl w:val="0"/>
                <w:numId w:val="17"/>
              </w:numPr>
              <w:rPr>
                <w:color w:val="000000" w:themeColor="text1"/>
              </w:rPr>
            </w:pPr>
            <w:r>
              <w:rPr>
                <w:color w:val="000000" w:themeColor="text1"/>
              </w:rPr>
              <w:t>C</w:t>
            </w:r>
            <w:r w:rsidR="00C42DDD" w:rsidRPr="00AE095D">
              <w:rPr>
                <w:color w:val="000000" w:themeColor="text1"/>
              </w:rPr>
              <w:t>apacidad de respuesta a cambio</w:t>
            </w:r>
            <w:r w:rsidR="00F44A14" w:rsidRPr="00AE095D">
              <w:rPr>
                <w:color w:val="000000" w:themeColor="text1"/>
              </w:rPr>
              <w:t>s de requisitos a lo largo del desarrollo.</w:t>
            </w:r>
          </w:p>
          <w:p w14:paraId="7F0ABA25" w14:textId="77777777" w:rsidR="00F44A14" w:rsidRDefault="00F44A14" w:rsidP="006537BE">
            <w:pPr>
              <w:ind w:firstLine="0"/>
              <w:rPr>
                <w:color w:val="000000" w:themeColor="text1"/>
              </w:rPr>
            </w:pPr>
          </w:p>
          <w:p w14:paraId="1F5EC423" w14:textId="77777777" w:rsidR="00F44A14" w:rsidRPr="00AE095D" w:rsidRDefault="00F44A14" w:rsidP="008458D4">
            <w:pPr>
              <w:pStyle w:val="Prrafodelista"/>
              <w:numPr>
                <w:ilvl w:val="0"/>
                <w:numId w:val="17"/>
              </w:numPr>
              <w:rPr>
                <w:color w:val="000000" w:themeColor="text1"/>
              </w:rPr>
            </w:pPr>
            <w:r w:rsidRPr="00AE095D">
              <w:rPr>
                <w:color w:val="000000" w:themeColor="text1"/>
              </w:rPr>
              <w:t>Iconix contiene las siguientes bases:</w:t>
            </w:r>
          </w:p>
          <w:p w14:paraId="6CC4BB55" w14:textId="77777777" w:rsidR="00F44A14" w:rsidRPr="00AE095D" w:rsidRDefault="00F44A14" w:rsidP="008458D4">
            <w:pPr>
              <w:pStyle w:val="Prrafodelista"/>
              <w:numPr>
                <w:ilvl w:val="0"/>
                <w:numId w:val="18"/>
              </w:numPr>
              <w:rPr>
                <w:color w:val="000000" w:themeColor="text1"/>
              </w:rPr>
            </w:pPr>
            <w:r w:rsidRPr="00AE095D">
              <w:rPr>
                <w:color w:val="000000" w:themeColor="text1"/>
              </w:rPr>
              <w:t>Revisión del diseño.</w:t>
            </w:r>
          </w:p>
          <w:p w14:paraId="5ECB7ED3" w14:textId="6B97B5F1" w:rsidR="00F44A14" w:rsidRPr="00AE095D" w:rsidRDefault="00F44A14" w:rsidP="008458D4">
            <w:pPr>
              <w:pStyle w:val="Prrafodelista"/>
              <w:numPr>
                <w:ilvl w:val="0"/>
                <w:numId w:val="18"/>
              </w:numPr>
              <w:rPr>
                <w:color w:val="000000" w:themeColor="text1"/>
              </w:rPr>
            </w:pPr>
            <w:r w:rsidRPr="00AE095D">
              <w:rPr>
                <w:color w:val="000000" w:themeColor="text1"/>
              </w:rPr>
              <w:t>Análisis y diseño preliminar</w:t>
            </w:r>
            <w:r w:rsidR="005955FC">
              <w:rPr>
                <w:color w:val="000000" w:themeColor="text1"/>
              </w:rPr>
              <w:t>.</w:t>
            </w:r>
          </w:p>
          <w:p w14:paraId="23AE69FE" w14:textId="0181E42E" w:rsidR="00A72077" w:rsidRPr="005955FC" w:rsidRDefault="00F44A14" w:rsidP="008458D4">
            <w:pPr>
              <w:pStyle w:val="Prrafodelista"/>
              <w:numPr>
                <w:ilvl w:val="0"/>
                <w:numId w:val="18"/>
              </w:numPr>
              <w:rPr>
                <w:color w:val="000000" w:themeColor="text1"/>
              </w:rPr>
            </w:pPr>
            <w:r w:rsidRPr="00AE095D">
              <w:rPr>
                <w:color w:val="000000" w:themeColor="text1"/>
              </w:rPr>
              <w:t>Implementación y pruebas</w:t>
            </w:r>
            <w:r w:rsidR="005955FC">
              <w:rPr>
                <w:color w:val="000000" w:themeColor="text1"/>
              </w:rPr>
              <w:t>.</w:t>
            </w:r>
          </w:p>
        </w:tc>
      </w:tr>
    </w:tbl>
    <w:p w14:paraId="65D7E88A" w14:textId="77777777" w:rsidR="00FB0754" w:rsidRDefault="00FB0754" w:rsidP="00FB0754">
      <w:pPr>
        <w:pStyle w:val="Bibliografa"/>
        <w:spacing w:line="240" w:lineRule="auto"/>
        <w:ind w:left="0" w:firstLine="0"/>
        <w:rPr>
          <w:i/>
          <w:iCs/>
          <w:sz w:val="20"/>
          <w:szCs w:val="20"/>
          <w:lang w:val="es-MX"/>
        </w:rPr>
      </w:pPr>
    </w:p>
    <w:p w14:paraId="22D6B36E" w14:textId="3DAA603D" w:rsidR="00FB0754" w:rsidRDefault="003D3720" w:rsidP="008D6B6A">
      <w:pPr>
        <w:pStyle w:val="Bibliografa"/>
        <w:spacing w:line="240" w:lineRule="auto"/>
        <w:ind w:left="0" w:firstLine="0"/>
        <w:rPr>
          <w:rFonts w:cs="Times New Roman"/>
          <w:sz w:val="20"/>
          <w:szCs w:val="20"/>
          <w:lang w:val="es-MX"/>
        </w:rPr>
      </w:pPr>
      <w:r w:rsidRPr="00FB0754">
        <w:rPr>
          <w:i/>
          <w:iCs/>
          <w:sz w:val="20"/>
          <w:szCs w:val="20"/>
          <w:lang w:val="es-MX"/>
        </w:rPr>
        <w:t>Nota</w:t>
      </w:r>
      <w:r w:rsidR="00A81338" w:rsidRPr="00ED1B0F">
        <w:rPr>
          <w:i/>
          <w:iCs/>
          <w:sz w:val="20"/>
          <w:szCs w:val="20"/>
        </w:rPr>
        <w:t>:</w:t>
      </w:r>
      <w:r w:rsidR="00A81338">
        <w:rPr>
          <w:i/>
          <w:iCs/>
          <w:sz w:val="20"/>
          <w:szCs w:val="20"/>
        </w:rPr>
        <w:t xml:space="preserve"> </w:t>
      </w:r>
      <w:r w:rsidR="00A81338" w:rsidRPr="00ED1B0F">
        <w:rPr>
          <w:sz w:val="20"/>
          <w:szCs w:val="20"/>
        </w:rPr>
        <w:t xml:space="preserve">Elaboración propia con información recopilada de: </w:t>
      </w:r>
      <w:r w:rsidR="00FB0754" w:rsidRPr="00FF08D0">
        <w:rPr>
          <w:rFonts w:cs="Times New Roman"/>
          <w:sz w:val="20"/>
          <w:szCs w:val="20"/>
          <w:lang w:val="es-MX"/>
        </w:rPr>
        <w:t xml:space="preserve">Alva Salcedo, A. B., &amp; Reyes Laynes, J. B. (2019). </w:t>
      </w:r>
      <w:r w:rsidR="00FB0754" w:rsidRPr="00FF08D0">
        <w:rPr>
          <w:rFonts w:cs="Times New Roman"/>
          <w:i/>
          <w:iCs/>
          <w:sz w:val="20"/>
          <w:szCs w:val="20"/>
          <w:lang w:val="es-MX"/>
        </w:rPr>
        <w:t>Desarrollo e implementación de un sistema de ventasa basado en la metodologia scrum y xp el proceso de ventas de servicio de la empresa emsoir</w:t>
      </w:r>
      <w:r w:rsidR="00FB0754">
        <w:rPr>
          <w:rFonts w:cs="Times New Roman"/>
          <w:sz w:val="20"/>
          <w:szCs w:val="20"/>
          <w:lang w:val="es-MX"/>
        </w:rPr>
        <w:t xml:space="preserve">. Universidad Autónoma del Perú, </w:t>
      </w:r>
      <w:r w:rsidR="00FB0754" w:rsidRPr="00FF08D0">
        <w:rPr>
          <w:rFonts w:cs="Times New Roman"/>
          <w:sz w:val="20"/>
          <w:szCs w:val="20"/>
          <w:lang w:val="es-MX"/>
        </w:rPr>
        <w:t xml:space="preserve">Amavizca Valdez, L. O., Garcia Ruiz, A. C., Jiménez López, E., Duarte Guerrero, G. L., &amp; Vázquez Brindis, J. C. (2014). </w:t>
      </w:r>
      <w:r w:rsidR="00FB0754" w:rsidRPr="00FF08D0">
        <w:rPr>
          <w:rFonts w:cs="Times New Roman"/>
          <w:i/>
          <w:iCs/>
          <w:sz w:val="20"/>
          <w:szCs w:val="20"/>
          <w:lang w:val="es-MX"/>
        </w:rPr>
        <w:t>Aplicación de la metodología semi-ágil ICONIX para el desarrollo de software: Implementación y publicación de un sitio WEB para una empresa SPIN - OFF en el Sur de Sonora, México.</w:t>
      </w:r>
      <w:r w:rsidR="00FB0754" w:rsidRPr="00FF08D0">
        <w:rPr>
          <w:rFonts w:cs="Times New Roman"/>
          <w:sz w:val="20"/>
          <w:szCs w:val="20"/>
          <w:lang w:val="es-MX"/>
        </w:rPr>
        <w:t xml:space="preserve"> Universidad Tecnológica del Sur de Sonora.</w:t>
      </w:r>
      <w:r w:rsidR="00FB0754" w:rsidRPr="00FB0754">
        <w:rPr>
          <w:rFonts w:cs="Times New Roman"/>
          <w:sz w:val="20"/>
          <w:szCs w:val="20"/>
          <w:lang w:val="es-MX"/>
        </w:rPr>
        <w:t xml:space="preserve"> </w:t>
      </w:r>
      <w:r w:rsidR="00FB0754" w:rsidRPr="00FF08D0">
        <w:rPr>
          <w:rFonts w:cs="Times New Roman"/>
          <w:sz w:val="20"/>
          <w:szCs w:val="20"/>
          <w:lang w:val="es-MX"/>
        </w:rPr>
        <w:t xml:space="preserve">Lozano  Argote, J., Bolivar Guzman, J., &amp; Ramírez, J. J. (2019). </w:t>
      </w:r>
      <w:r w:rsidR="00FB0754" w:rsidRPr="00FF08D0">
        <w:rPr>
          <w:rFonts w:cs="Times New Roman"/>
          <w:i/>
          <w:iCs/>
          <w:sz w:val="20"/>
          <w:szCs w:val="20"/>
          <w:lang w:val="es-MX"/>
        </w:rPr>
        <w:t>Desarrollo de los módulos de transferencia y comunicación de datos ambientales para la empresa de SANAMBIENTE de Cali</w:t>
      </w:r>
      <w:r w:rsidR="00FB0754" w:rsidRPr="00FF08D0">
        <w:rPr>
          <w:rFonts w:cs="Times New Roman"/>
          <w:sz w:val="20"/>
          <w:szCs w:val="20"/>
          <w:lang w:val="es-MX"/>
        </w:rPr>
        <w:t>. Instituto Uni</w:t>
      </w:r>
      <w:r w:rsidR="000F3A91">
        <w:rPr>
          <w:rFonts w:cs="Times New Roman"/>
          <w:sz w:val="20"/>
          <w:szCs w:val="20"/>
          <w:lang w:val="es-MX"/>
        </w:rPr>
        <w:t xml:space="preserve">versitario Antonio Jose Camacho, </w:t>
      </w:r>
      <w:r w:rsidR="00FB0754" w:rsidRPr="00FF08D0">
        <w:rPr>
          <w:rFonts w:cs="Times New Roman"/>
          <w:sz w:val="20"/>
          <w:szCs w:val="20"/>
          <w:lang w:val="es-MX"/>
        </w:rPr>
        <w:t xml:space="preserve">Navarro Cadavid, A., Fernández Martínez, J. D., &amp; Morales Vélez, J. (2013, septiembre 20). </w:t>
      </w:r>
      <w:r w:rsidR="00FB0754" w:rsidRPr="00FF08D0">
        <w:rPr>
          <w:rFonts w:cs="Times New Roman"/>
          <w:i/>
          <w:iCs/>
          <w:sz w:val="20"/>
          <w:szCs w:val="20"/>
        </w:rPr>
        <w:t>Revisión de metodologías ágiles para el desarollo de software</w:t>
      </w:r>
      <w:r w:rsidR="00FB0754" w:rsidRPr="00FF08D0">
        <w:rPr>
          <w:rFonts w:cs="Times New Roman"/>
          <w:sz w:val="20"/>
          <w:szCs w:val="20"/>
        </w:rPr>
        <w:t>. 11.</w:t>
      </w:r>
    </w:p>
    <w:p w14:paraId="4C3ADA54" w14:textId="77777777" w:rsidR="008D6B6A" w:rsidRPr="008D6B6A" w:rsidRDefault="008D6B6A" w:rsidP="008D6B6A">
      <w:pPr>
        <w:spacing w:line="240" w:lineRule="auto"/>
        <w:rPr>
          <w:lang w:val="es-MX"/>
        </w:rPr>
      </w:pPr>
    </w:p>
    <w:p w14:paraId="258390BA" w14:textId="5FFA80FF" w:rsidR="00F958E5" w:rsidRPr="009A638C" w:rsidRDefault="00FB0754" w:rsidP="009A638C">
      <w:pPr>
        <w:rPr>
          <w:rFonts w:cs="Times New Roman"/>
          <w:szCs w:val="24"/>
          <w:lang w:val="es-MX"/>
        </w:rPr>
      </w:pPr>
      <w:r>
        <w:rPr>
          <w:color w:val="000000" w:themeColor="text1"/>
        </w:rPr>
        <w:t xml:space="preserve">Luego de realizar la </w:t>
      </w:r>
      <w:r w:rsidR="00B70150">
        <w:rPr>
          <w:color w:val="000000" w:themeColor="text1"/>
        </w:rPr>
        <w:t>comparación</w:t>
      </w:r>
      <w:r w:rsidR="000F3A91">
        <w:rPr>
          <w:color w:val="000000" w:themeColor="text1"/>
        </w:rPr>
        <w:t>,</w:t>
      </w:r>
      <w:r w:rsidR="00B70150">
        <w:rPr>
          <w:color w:val="000000" w:themeColor="text1"/>
        </w:rPr>
        <w:t xml:space="preserve"> se </w:t>
      </w:r>
      <w:r w:rsidR="000F3A91">
        <w:rPr>
          <w:color w:val="000000" w:themeColor="text1"/>
        </w:rPr>
        <w:t xml:space="preserve">seleccionó </w:t>
      </w:r>
      <w:r w:rsidR="00B70150">
        <w:rPr>
          <w:color w:val="000000" w:themeColor="text1"/>
        </w:rPr>
        <w:t xml:space="preserve">la metodología Iconix, </w:t>
      </w:r>
      <w:r w:rsidR="001055D8">
        <w:rPr>
          <w:rFonts w:cs="Times New Roman"/>
          <w:szCs w:val="24"/>
          <w:lang w:val="es-MX"/>
        </w:rPr>
        <w:t xml:space="preserve">dado que proporcionaba mediante sus fases, los elementos necesarios para la implementación del software </w:t>
      </w:r>
      <w:r w:rsidR="000F301D">
        <w:rPr>
          <w:rFonts w:cs="Times New Roman"/>
          <w:szCs w:val="24"/>
          <w:lang w:val="es-MX"/>
        </w:rPr>
        <w:t>de acuerdo con</w:t>
      </w:r>
      <w:r w:rsidR="001055D8">
        <w:rPr>
          <w:rFonts w:cs="Times New Roman"/>
          <w:szCs w:val="24"/>
          <w:lang w:val="es-MX"/>
        </w:rPr>
        <w:t xml:space="preserve"> </w:t>
      </w:r>
      <w:r w:rsidR="001055D8">
        <w:rPr>
          <w:rFonts w:cs="Times New Roman"/>
          <w:szCs w:val="24"/>
          <w:lang w:val="es-MX"/>
        </w:rPr>
        <w:lastRenderedPageBreak/>
        <w:t>las características y necesidades propias de la empresa Sanambiente</w:t>
      </w:r>
      <w:r w:rsidR="00162A6E">
        <w:rPr>
          <w:color w:val="000000" w:themeColor="text1"/>
        </w:rPr>
        <w:t xml:space="preserve">. </w:t>
      </w:r>
      <w:r w:rsidR="009A638C" w:rsidRPr="00BB4463">
        <w:rPr>
          <w:rFonts w:cs="Times New Roman"/>
          <w:szCs w:val="24"/>
          <w:lang w:val="es-MX"/>
        </w:rPr>
        <w:t>La ISO/IEC 29110 contaba con una guía para la Implementación de software, pero los elementos que proporcionaba eran de difícil comprensión para ser aplicados y seguidos en este proyecto, por ende, se tomó la decisión de no emplearse.</w:t>
      </w:r>
    </w:p>
    <w:p w14:paraId="10651410" w14:textId="77777777" w:rsidR="007004AD" w:rsidRPr="007004AD" w:rsidRDefault="00C15C62" w:rsidP="007004AD">
      <w:pPr>
        <w:pStyle w:val="Ttulo3"/>
        <w:rPr>
          <w:rStyle w:val="Ttulo3Car"/>
          <w:b/>
        </w:rPr>
      </w:pPr>
      <w:bookmarkStart w:id="34" w:name="_Toc47024568"/>
      <w:r w:rsidRPr="007004AD">
        <w:rPr>
          <w:rStyle w:val="Ttulo3Car"/>
          <w:b/>
        </w:rPr>
        <w:t xml:space="preserve">Metodología </w:t>
      </w:r>
      <w:r w:rsidR="00D41CEE" w:rsidRPr="007004AD">
        <w:rPr>
          <w:rStyle w:val="Ttulo3Car"/>
          <w:b/>
        </w:rPr>
        <w:t>I</w:t>
      </w:r>
      <w:r w:rsidR="00550816" w:rsidRPr="007004AD">
        <w:rPr>
          <w:rStyle w:val="Ttulo3Car"/>
          <w:b/>
        </w:rPr>
        <w:t>conix</w:t>
      </w:r>
      <w:r w:rsidR="00B13319" w:rsidRPr="007004AD">
        <w:rPr>
          <w:rStyle w:val="Ttulo3Car"/>
          <w:b/>
        </w:rPr>
        <w:t>.</w:t>
      </w:r>
      <w:bookmarkEnd w:id="34"/>
    </w:p>
    <w:p w14:paraId="40DF2E5B" w14:textId="744BBBE2" w:rsidR="00032469" w:rsidRDefault="00B13319" w:rsidP="00B13319">
      <w:r>
        <w:t xml:space="preserve"> </w:t>
      </w:r>
      <w:r w:rsidR="00BB2D4D">
        <w:t>M</w:t>
      </w:r>
      <w:r w:rsidR="00A74BEE">
        <w:t xml:space="preserve">etodología de desarrollo de software de </w:t>
      </w:r>
      <w:r w:rsidR="00BB2D4D">
        <w:t>proporción media</w:t>
      </w:r>
      <w:r w:rsidR="00A74BEE">
        <w:t xml:space="preserve">, </w:t>
      </w:r>
      <w:r w:rsidR="00BB2D4D">
        <w:t>en la que el</w:t>
      </w:r>
      <w:r w:rsidR="00A74BEE">
        <w:t xml:space="preserve"> análisis y capacidad de </w:t>
      </w:r>
      <w:r w:rsidR="00BB2D4D">
        <w:t xml:space="preserve">su </w:t>
      </w:r>
      <w:r w:rsidR="00A74BEE">
        <w:t>diseño se basa en UML</w:t>
      </w:r>
      <w:r w:rsidR="00B20F55">
        <w:t xml:space="preserve"> (Unified Modeling Language)</w:t>
      </w:r>
      <w:r w:rsidR="00BB2D4D">
        <w:t xml:space="preserve"> </w:t>
      </w:r>
      <w:r w:rsidR="00A74BEE">
        <w:fldChar w:fldCharType="begin"/>
      </w:r>
      <w:r w:rsidR="00E70E1B">
        <w:instrText xml:space="preserve"> ADDIN ZOTERO_ITEM CSL_CITATION {"citationID":"mnaoNLhQ","properties":{"formattedCitation":"(Mnkandla &amp; Dwolatzky, 2004, p. 1)","plainCitation":"(Mnkandla &amp; Dwolatzky, 2004, p. 1)","noteIndex":0},"citationItems":[{"id":30,"uris":["http://zotero.org/users/5687329/items/VSC4ZLXB"],"uri":["http://zotero.org/users/5687329/items/VSC4ZLXB"],"itemData":{"id":30,"type":"report","genre":"Científico","language":"Inglés","title":"A Survey of Agile Methodologies","URL":"https://www.ee.co.za/wp-content/uploads/legacy/Trans12p236-247.pdf","author":[{"family":"Mnkandla","given":"E."},{"family":"Dwolatzky","given":"B."}],"issued":{"date-parts":[["2004"]]}},"locator":"1","label":"page"}],"schema":"https://github.com/citation-style-language/schema/raw/master/csl-citation.json"} </w:instrText>
      </w:r>
      <w:r w:rsidR="00A74BEE">
        <w:fldChar w:fldCharType="separate"/>
      </w:r>
      <w:r w:rsidR="00A74BEE" w:rsidRPr="00A74BEE">
        <w:rPr>
          <w:rFonts w:cs="Times New Roman"/>
        </w:rPr>
        <w:t>(Mnkandla &amp; Dwolatzky, 2004, p. 1)</w:t>
      </w:r>
      <w:r w:rsidR="00A74BEE">
        <w:fldChar w:fldCharType="end"/>
      </w:r>
      <w:r w:rsidR="002826F4">
        <w:t xml:space="preserve">. </w:t>
      </w:r>
      <w:r w:rsidR="005827D9">
        <w:t xml:space="preserve">Fue elaborada por Doug Rosenberg y Kendall Scott. </w:t>
      </w:r>
      <w:r w:rsidR="002826F4">
        <w:t>Se dice que ICONIX se encuentra entre la complejidad de RUP (Rational Unified Processes) y la simplicidad de XP (eXtreme Programming)</w:t>
      </w:r>
      <w:r w:rsidR="00F6171E">
        <w:t>, sin pasar por alto</w:t>
      </w:r>
      <w:r w:rsidR="002826F4">
        <w:t xml:space="preserve"> las tareas de análisis y de diseño que </w:t>
      </w:r>
      <w:r w:rsidR="00F6171E">
        <w:t xml:space="preserve">éste </w:t>
      </w:r>
      <w:r w:rsidR="00452980">
        <w:t>último</w:t>
      </w:r>
      <w:r w:rsidR="002826F4">
        <w:t xml:space="preserve"> no contempla</w:t>
      </w:r>
      <w:r w:rsidR="005827D9">
        <w:t xml:space="preserve"> </w:t>
      </w:r>
      <w:r w:rsidR="005827D9">
        <w:fldChar w:fldCharType="begin"/>
      </w:r>
      <w:r w:rsidR="00E70E1B">
        <w:instrText xml:space="preserve"> ADDIN ZOTERO_ITEM CSL_CITATION {"citationID":"fh8TztYU","properties":{"formattedCitation":"(Amavizca Valdez et\\uc0\\u160{}al., 2014, p. 3)","plainCitation":"(Amavizca Valdez et al., 2014, p. 3)","noteIndex":0},"citationItems":[{"id":29,"uris":["http://zotero.org/users/5687329/items/5PNX9K2B"],"uri":["http://zotero.org/users/5687329/items/5PNX9K2B"],"itemData":{"id":29,"type":"report","genre":"Científico","language":"Español","title":"Aplicación de la metodología semi-ágil ICONIX para el desarrollo de software: implementación y publicación de un sitio WEB para una empresa SPIN -OFF en el Sur de Sonora, México.","URL":"http://laccei.org/LACCEI2014-Guayaquil/RefereedPapers/RP246.pdf","author":[{"family":"Amavizca Valdez","given":"Laura Olivia"},{"family":"García Ruíz","given":"Abraham Crispín"},{"family":"Jiménez López","given":"Eusebio"},{"family":"Duarte Guerrero","given":"Gilda Lorena"},{"family":"Vásquez Brindis","given":"Juan Carlos"}],"issued":{"date-parts":[["2014"]]}},"locator":"3","label":"page"}],"schema":"https://github.com/citation-style-language/schema/raw/master/csl-citation.json"} </w:instrText>
      </w:r>
      <w:r w:rsidR="005827D9">
        <w:fldChar w:fldCharType="separate"/>
      </w:r>
      <w:r w:rsidR="00782C00" w:rsidRPr="00782C00">
        <w:rPr>
          <w:rFonts w:cs="Times New Roman"/>
          <w:szCs w:val="24"/>
        </w:rPr>
        <w:t>(Amavizca Valdez et al., 2014, p. 3)</w:t>
      </w:r>
      <w:r w:rsidR="005827D9">
        <w:fldChar w:fldCharType="end"/>
      </w:r>
      <w:r w:rsidR="00B00A13">
        <w:t>.</w:t>
      </w:r>
    </w:p>
    <w:p w14:paraId="3A035D09" w14:textId="7FEF9E80" w:rsidR="00032469" w:rsidRDefault="00F6171E" w:rsidP="00C7692B">
      <w:r>
        <w:t>La esencia de ICONIX es</w:t>
      </w:r>
      <w:r w:rsidR="00D01194">
        <w:t xml:space="preserve">tá en que un </w:t>
      </w:r>
      <w:r w:rsidR="00032469">
        <w:t>80% de los casos pueden ser resueltos tan solo con un uso del 20% del UML, lo cual simplifica en gran medida el proceso</w:t>
      </w:r>
      <w:r w:rsidR="00D01194">
        <w:t>,</w:t>
      </w:r>
      <w:r w:rsidR="00032469">
        <w:t xml:space="preserve"> al dejar solo aquell</w:t>
      </w:r>
      <w:r w:rsidR="00D01194">
        <w:t xml:space="preserve">a documentación </w:t>
      </w:r>
      <w:r w:rsidR="00032469">
        <w:t>necesari</w:t>
      </w:r>
      <w:r w:rsidR="00D01194">
        <w:t xml:space="preserve">a </w:t>
      </w:r>
      <w:r w:rsidR="00210DAB">
        <w:fldChar w:fldCharType="begin"/>
      </w:r>
      <w:r w:rsidR="00E70E1B">
        <w:instrText xml:space="preserve"> ADDIN ZOTERO_ITEM CSL_CITATION {"citationID":"fr0373xX","properties":{"formattedCitation":"(ICONIX Brand Group, 2016, p. 1)","plainCitation":"(ICONIX Brand Group, 2016, p. 1)","noteIndex":0},"citationItems":[{"id":41,"uris":["http://zotero.org/users/5687329/items/TCJJ6HJK"],"uri":["http://zotero.org/users/5687329/items/TCJJ6HJK"],"itemData":{"id":41,"type":"article","language":"Español","title":"Manual introductorio de ICONIX","URL":"http://ima.udg.edu/%7Esellares/EINF-ES2/Present1011/MetodoPesadesICONIX.pdf","author":[{"family":"ICONIX Brand Group","given":""}],"issued":{"date-parts":[["2016"]]}},"locator":"1","label":"page"}],"schema":"https://github.com/citation-style-language/schema/raw/master/csl-citation.json"} </w:instrText>
      </w:r>
      <w:r w:rsidR="00210DAB">
        <w:fldChar w:fldCharType="separate"/>
      </w:r>
      <w:r w:rsidR="00210DAB" w:rsidRPr="00210DAB">
        <w:rPr>
          <w:rFonts w:cs="Times New Roman"/>
        </w:rPr>
        <w:t>(ICONIX Brand Group, 2016, p. 1)</w:t>
      </w:r>
      <w:r w:rsidR="00210DAB">
        <w:fldChar w:fldCharType="end"/>
      </w:r>
      <w:r w:rsidR="00210DAB">
        <w:t>.</w:t>
      </w:r>
    </w:p>
    <w:p w14:paraId="4F4116A3" w14:textId="24B95721" w:rsidR="007C37BA" w:rsidRDefault="00726B5C" w:rsidP="00C7692B">
      <w:r>
        <w:t xml:space="preserve">El proceso de ICONIX </w:t>
      </w:r>
      <w:r w:rsidR="00FD4807">
        <w:t xml:space="preserve">(ver figura </w:t>
      </w:r>
      <w:r w:rsidR="00A540CF">
        <w:t>5</w:t>
      </w:r>
      <w:r w:rsidR="00FD4807">
        <w:t xml:space="preserve">) </w:t>
      </w:r>
      <w:r w:rsidR="00232AE7">
        <w:t>da facilidad en el paso</w:t>
      </w:r>
      <w:r>
        <w:t xml:space="preserve"> de los casos de uso a la codificación de forma fiable, en el menor tiempo posible. </w:t>
      </w:r>
      <w:r w:rsidR="00FD4807">
        <w:t>Razón por la cual</w:t>
      </w:r>
      <w:r>
        <w:t>, l</w:t>
      </w:r>
      <w:r w:rsidR="00B00A13">
        <w:t xml:space="preserve">a principal preocupación de ICONIX es el análisis y diseño </w:t>
      </w:r>
      <w:r w:rsidR="00FD4807">
        <w:t>por</w:t>
      </w:r>
      <w:r w:rsidR="00B00A13">
        <w:t xml:space="preserve"> modelad</w:t>
      </w:r>
      <w:r w:rsidR="00923E03">
        <w:t>o</w:t>
      </w:r>
      <w:r w:rsidR="00B00A13">
        <w:t xml:space="preserve"> de la producción </w:t>
      </w:r>
      <w:r w:rsidR="00923E03">
        <w:t xml:space="preserve">de </w:t>
      </w:r>
      <w:r w:rsidR="00B00A13">
        <w:t>software</w:t>
      </w:r>
      <w:r w:rsidR="00B7337C">
        <w:t xml:space="preserve">. </w:t>
      </w:r>
      <w:r>
        <w:fldChar w:fldCharType="begin"/>
      </w:r>
      <w:r w:rsidR="00E70E1B">
        <w:instrText xml:space="preserve"> ADDIN ZOTERO_ITEM CSL_CITATION {"citationID":"iQekkANS","properties":{"formattedCitation":"(Rosenberg et\\uc0\\u160{}al., 2005, p. 41)","plainCitation":"(Rosenberg et al., 2005, p. 41)","noteIndex":0},"citationItems":[{"id":43,"uris":["http://zotero.org/users/5687329/items/FKALV8LV"],"uri":["http://zotero.org/users/5687329/items/FKALV8LV"],"itemData":{"id":43,"type":"book","event-place":"United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41","label":"page"}],"schema":"https://github.com/citation-style-language/schema/raw/master/csl-citation.json"} </w:instrText>
      </w:r>
      <w:r>
        <w:fldChar w:fldCharType="separate"/>
      </w:r>
      <w:r w:rsidR="00782C00" w:rsidRPr="00782C00">
        <w:rPr>
          <w:rFonts w:cs="Times New Roman"/>
          <w:szCs w:val="24"/>
        </w:rPr>
        <w:t>(Rosenberg et al., 2005, p. 41)</w:t>
      </w:r>
      <w:r>
        <w:fldChar w:fldCharType="end"/>
      </w:r>
      <w:r w:rsidR="00B00A13">
        <w:t>.</w:t>
      </w:r>
    </w:p>
    <w:p w14:paraId="2327C1B8" w14:textId="090AAA9C" w:rsidR="000239C4" w:rsidRPr="000239C4" w:rsidRDefault="000239C4" w:rsidP="00402B48">
      <w:pPr>
        <w:pStyle w:val="Descripcin"/>
        <w:keepNext/>
        <w:rPr>
          <w:i w:val="0"/>
          <w:iCs w:val="0"/>
          <w:color w:val="auto"/>
          <w:sz w:val="24"/>
          <w:szCs w:val="24"/>
        </w:rPr>
      </w:pPr>
      <w:bookmarkStart w:id="35" w:name="_Toc47024535"/>
      <w:r w:rsidRPr="000239C4">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5</w:t>
      </w:r>
      <w:r w:rsidR="00D338AE">
        <w:rPr>
          <w:i w:val="0"/>
          <w:iCs w:val="0"/>
          <w:color w:val="auto"/>
          <w:sz w:val="24"/>
          <w:szCs w:val="24"/>
        </w:rPr>
        <w:fldChar w:fldCharType="end"/>
      </w:r>
      <w:r w:rsidRPr="000239C4">
        <w:rPr>
          <w:i w:val="0"/>
          <w:iCs w:val="0"/>
          <w:color w:val="auto"/>
          <w:sz w:val="24"/>
          <w:szCs w:val="24"/>
        </w:rPr>
        <w:t>. Procesos de ICONIX.</w:t>
      </w:r>
      <w:bookmarkEnd w:id="35"/>
    </w:p>
    <w:p w14:paraId="6EBE40A9" w14:textId="3646F219" w:rsidR="00932ADD" w:rsidRDefault="0067587B" w:rsidP="009107B1">
      <w:pPr>
        <w:keepNext/>
        <w:jc w:val="center"/>
      </w:pPr>
      <w:r w:rsidRPr="0067587B">
        <w:rPr>
          <w:noProof/>
          <w:lang w:val="en-US"/>
        </w:rPr>
        <w:drawing>
          <wp:inline distT="0" distB="0" distL="0" distR="0" wp14:anchorId="097E3138" wp14:editId="3466CD1C">
            <wp:extent cx="4312920" cy="2506980"/>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52" r="22251" b="11796"/>
                    <a:stretch/>
                  </pic:blipFill>
                  <pic:spPr bwMode="auto">
                    <a:xfrm>
                      <a:off x="0" y="0"/>
                      <a:ext cx="4312920" cy="2506980"/>
                    </a:xfrm>
                    <a:prstGeom prst="rect">
                      <a:avLst/>
                    </a:prstGeom>
                    <a:noFill/>
                    <a:ln>
                      <a:noFill/>
                    </a:ln>
                    <a:extLst>
                      <a:ext uri="{53640926-AAD7-44D8-BBD7-CCE9431645EC}">
                        <a14:shadowObscured xmlns:a14="http://schemas.microsoft.com/office/drawing/2010/main"/>
                      </a:ext>
                    </a:extLst>
                  </pic:spPr>
                </pic:pic>
              </a:graphicData>
            </a:graphic>
          </wp:inline>
        </w:drawing>
      </w:r>
    </w:p>
    <w:p w14:paraId="72B67936" w14:textId="2526B95E" w:rsidR="000239C4" w:rsidRDefault="000239C4" w:rsidP="00402B48">
      <w:pPr>
        <w:spacing w:line="240" w:lineRule="auto"/>
        <w:ind w:left="284" w:firstLine="0"/>
        <w:rPr>
          <w:rFonts w:eastAsia="Times New Roman" w:cs="Times New Roman"/>
          <w:sz w:val="20"/>
          <w:szCs w:val="20"/>
          <w:lang w:eastAsia="es-CO"/>
        </w:rPr>
      </w:pPr>
      <w:r w:rsidRPr="000239C4">
        <w:rPr>
          <w:i/>
          <w:iCs/>
          <w:sz w:val="20"/>
          <w:szCs w:val="20"/>
          <w:lang w:val="en-US"/>
        </w:rPr>
        <w:t xml:space="preserve">Nota: </w:t>
      </w:r>
      <w:r w:rsidRPr="000239C4">
        <w:rPr>
          <w:rFonts w:eastAsia="Times New Roman" w:cs="Times New Roman"/>
          <w:sz w:val="20"/>
          <w:szCs w:val="20"/>
          <w:lang w:val="en-US" w:eastAsia="es-CO"/>
        </w:rPr>
        <w:t xml:space="preserve">Rosenberg, D., Stephens, M., &amp; Collins-Cope, M. (2005). </w:t>
      </w:r>
      <w:r w:rsidRPr="000239C4">
        <w:rPr>
          <w:rFonts w:eastAsia="Times New Roman" w:cs="Times New Roman"/>
          <w:i/>
          <w:iCs/>
          <w:sz w:val="20"/>
          <w:szCs w:val="20"/>
          <w:lang w:val="en-US" w:eastAsia="es-CO"/>
        </w:rPr>
        <w:t>Agile Development with ICONIX Process</w:t>
      </w:r>
      <w:r w:rsidRPr="000239C4">
        <w:rPr>
          <w:rFonts w:eastAsia="Times New Roman" w:cs="Times New Roman"/>
          <w:sz w:val="20"/>
          <w:szCs w:val="20"/>
          <w:lang w:val="en-US" w:eastAsia="es-CO"/>
        </w:rPr>
        <w:t xml:space="preserve">. </w:t>
      </w:r>
      <w:r w:rsidRPr="000239C4">
        <w:rPr>
          <w:rFonts w:eastAsia="Times New Roman" w:cs="Times New Roman"/>
          <w:sz w:val="20"/>
          <w:szCs w:val="20"/>
          <w:lang w:eastAsia="es-CO"/>
        </w:rPr>
        <w:t>United States of America: Apress, p.45.</w:t>
      </w:r>
    </w:p>
    <w:p w14:paraId="59A21002" w14:textId="77777777" w:rsidR="000239C4" w:rsidRPr="000239C4" w:rsidRDefault="000239C4" w:rsidP="000239C4">
      <w:pPr>
        <w:spacing w:line="240" w:lineRule="auto"/>
        <w:ind w:firstLine="0"/>
        <w:rPr>
          <w:rFonts w:eastAsia="Times New Roman" w:cs="Times New Roman"/>
          <w:sz w:val="20"/>
          <w:szCs w:val="20"/>
          <w:lang w:eastAsia="es-CO"/>
        </w:rPr>
      </w:pPr>
    </w:p>
    <w:p w14:paraId="4474B2A9" w14:textId="00D62ED3" w:rsidR="004C1410" w:rsidRDefault="000C47DF" w:rsidP="008458D4">
      <w:pPr>
        <w:pStyle w:val="Prrafodelista"/>
        <w:numPr>
          <w:ilvl w:val="0"/>
          <w:numId w:val="11"/>
        </w:numPr>
      </w:pPr>
      <w:r w:rsidRPr="00B062ED">
        <w:rPr>
          <w:b/>
          <w:bCs/>
        </w:rPr>
        <w:t>Orígenes</w:t>
      </w:r>
      <w:r w:rsidR="00B20F55">
        <w:t xml:space="preserve"> </w:t>
      </w:r>
      <w:r w:rsidR="00B20F55">
        <w:fldChar w:fldCharType="begin"/>
      </w:r>
      <w:r w:rsidR="00E70E1B">
        <w:instrText xml:space="preserve"> ADDIN ZOTERO_ITEM CSL_CITATION {"citationID":"FUZaqwvU","properties":{"formattedCitation":"(Rosenberg et\\uc0\\u160{}al., 2005, p. 40)","plainCitation":"(Rosenberg et al., 2005, p. 40)","noteIndex":0},"citationItems":[{"id":43,"uris":["http://zotero.org/users/5687329/items/FKALV8LV"],"uri":["http://zotero.org/users/5687329/items/FKALV8LV"],"itemData":{"id":43,"type":"book","event-place":"United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40","label":"page"}],"schema":"https://github.com/citation-style-language/schema/raw/master/csl-citation.json"} </w:instrText>
      </w:r>
      <w:r w:rsidR="00B20F55">
        <w:fldChar w:fldCharType="separate"/>
      </w:r>
      <w:r w:rsidR="00B20F55" w:rsidRPr="00B20F55">
        <w:rPr>
          <w:rFonts w:cs="Times New Roman"/>
          <w:szCs w:val="24"/>
        </w:rPr>
        <w:t>(Rosenberg et al., 2005, p. 40)</w:t>
      </w:r>
      <w:r w:rsidR="00B20F55">
        <w:fldChar w:fldCharType="end"/>
      </w:r>
      <w:r>
        <w:t>:</w:t>
      </w:r>
    </w:p>
    <w:p w14:paraId="7D0AECA5" w14:textId="22443E80" w:rsidR="000C47DF" w:rsidRDefault="00B20F55" w:rsidP="004C1410">
      <w:pPr>
        <w:pStyle w:val="Prrafodelista"/>
        <w:ind w:left="357"/>
      </w:pPr>
      <w:r>
        <w:t xml:space="preserve">El proceso </w:t>
      </w:r>
      <w:r w:rsidR="0045640A">
        <w:t xml:space="preserve">de </w:t>
      </w:r>
      <w:r>
        <w:t xml:space="preserve">ICONIX se originó </w:t>
      </w:r>
      <w:r w:rsidR="0045640A">
        <w:t>años</w:t>
      </w:r>
      <w:r>
        <w:t xml:space="preserve"> antes de</w:t>
      </w:r>
      <w:r w:rsidR="00E76FE3">
        <w:t xml:space="preserve"> </w:t>
      </w:r>
      <w:r>
        <w:t>UML y el proceso unificado</w:t>
      </w:r>
      <w:r w:rsidR="0045640A">
        <w:t>,</w:t>
      </w:r>
      <w:r>
        <w:t xml:space="preserve"> como una </w:t>
      </w:r>
      <w:r w:rsidR="00C01F5C">
        <w:t>agrupación que cuenta con las</w:t>
      </w:r>
      <w:r>
        <w:t xml:space="preserve"> mejores técnicas de las metodologías originales que formaron UML: la Técnica de modelado de objetos (Object Modeling Technique (OMT)) de Jim Rumbaugh, el método Objectory de Ivar Jacobson y el método Booch de Grady Booch</w:t>
      </w:r>
      <w:r w:rsidR="00C01F5C">
        <w:t>; debido a que</w:t>
      </w:r>
      <w:r w:rsidR="00C01F5C" w:rsidRPr="00C01F5C">
        <w:t xml:space="preserve"> </w:t>
      </w:r>
      <w:r w:rsidR="00C01F5C">
        <w:t>las fortalezas y debilidades que estas metodologías poseían se complementaban entre sí.</w:t>
      </w:r>
    </w:p>
    <w:p w14:paraId="09EA69EC" w14:textId="15E840D7" w:rsidR="009C133B" w:rsidRPr="009C133B" w:rsidRDefault="00016DEF" w:rsidP="008458D4">
      <w:pPr>
        <w:pStyle w:val="Prrafodelista"/>
        <w:numPr>
          <w:ilvl w:val="0"/>
          <w:numId w:val="11"/>
        </w:numPr>
      </w:pPr>
      <w:r>
        <w:rPr>
          <w:b/>
          <w:bCs/>
        </w:rPr>
        <w:t>Principales d</w:t>
      </w:r>
      <w:r w:rsidR="008313F4">
        <w:rPr>
          <w:b/>
          <w:bCs/>
        </w:rPr>
        <w:t xml:space="preserve">iagramas </w:t>
      </w:r>
      <w:r>
        <w:rPr>
          <w:b/>
          <w:bCs/>
        </w:rPr>
        <w:t>que maneja</w:t>
      </w:r>
      <w:r w:rsidR="008313F4">
        <w:rPr>
          <w:b/>
          <w:bCs/>
        </w:rPr>
        <w:t xml:space="preserve"> </w:t>
      </w:r>
      <w:r w:rsidR="00550816">
        <w:rPr>
          <w:b/>
          <w:bCs/>
        </w:rPr>
        <w:t>Iconix</w:t>
      </w:r>
    </w:p>
    <w:p w14:paraId="12868651" w14:textId="04249164" w:rsidR="008313F4" w:rsidRDefault="008313F4" w:rsidP="009C133B">
      <w:pPr>
        <w:pStyle w:val="Prrafodelista"/>
        <w:ind w:left="357"/>
      </w:pPr>
      <w:r>
        <w:t xml:space="preserve">Como se mencionaba con anterioridad, ICONIX basa su análisis y diseño en UML, por lo tanto, hace uso de un conjunto de diagramas como apoyo para proveer un resultado óptimo. </w:t>
      </w:r>
      <w:r w:rsidR="00183540">
        <w:t>Estos diagramas</w:t>
      </w:r>
      <w:r>
        <w:t xml:space="preserve"> s</w:t>
      </w:r>
      <w:r w:rsidR="00183540">
        <w:t>on</w:t>
      </w:r>
      <w:r>
        <w:t>:</w:t>
      </w:r>
    </w:p>
    <w:p w14:paraId="355B3AB0" w14:textId="0EC7CACE" w:rsidR="008313F4" w:rsidRPr="007F65F1" w:rsidRDefault="008313F4" w:rsidP="008458D4">
      <w:pPr>
        <w:pStyle w:val="Prrafodelista"/>
        <w:numPr>
          <w:ilvl w:val="1"/>
          <w:numId w:val="11"/>
        </w:numPr>
        <w:rPr>
          <w:b/>
          <w:bCs/>
        </w:rPr>
      </w:pPr>
      <w:r w:rsidRPr="008313F4">
        <w:rPr>
          <w:b/>
          <w:bCs/>
        </w:rPr>
        <w:t>Modelado de dominio:</w:t>
      </w:r>
      <w:r w:rsidR="007F65F1">
        <w:rPr>
          <w:b/>
          <w:bCs/>
        </w:rPr>
        <w:t xml:space="preserve"> </w:t>
      </w:r>
      <w:r w:rsidR="007F65F1">
        <w:t>e</w:t>
      </w:r>
      <w:r>
        <w:t xml:space="preserve">s un glosario de proyecto o un diccionario de términos que se utilizan en el proyecto. Su </w:t>
      </w:r>
      <w:r w:rsidR="00290915">
        <w:t>principal función es</w:t>
      </w:r>
      <w:r>
        <w:t xml:space="preserve"> asegurar que todos en el proyecto entiendan </w:t>
      </w:r>
      <w:r w:rsidR="00290915">
        <w:t>el problema que están enfrentando sin</w:t>
      </w:r>
      <w:r w:rsidR="007F65F1">
        <w:t xml:space="preserve"> que haya equivocación</w:t>
      </w:r>
      <w:r>
        <w:t xml:space="preserve"> </w:t>
      </w:r>
      <w:r>
        <w:fldChar w:fldCharType="begin"/>
      </w:r>
      <w:r w:rsidR="00E70E1B">
        <w:instrText xml:space="preserve"> ADDIN ZOTERO_ITEM CSL_CITATION {"citationID":"YwA71Xbd","properties":{"formattedCitation":"(Rosenberg et\\uc0\\u160{}al., 2005, p. 7)","plainCitation":"(Rosenberg et al., 2005, p. 7)","noteIndex":0},"citationItems":[{"id":43,"uris":["http://zotero.org/users/5687329/items/FKALV8LV"],"uri":["http://zotero.org/users/5687329/items/FKALV8LV"],"itemData":{"id":43,"type":"book","event-place":"United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7","label":"page"}],"schema":"https://github.com/citation-style-language/schema/raw/master/csl-citation.json"} </w:instrText>
      </w:r>
      <w:r>
        <w:fldChar w:fldCharType="separate"/>
      </w:r>
      <w:r w:rsidRPr="007F65F1">
        <w:rPr>
          <w:rFonts w:cs="Times New Roman"/>
          <w:szCs w:val="24"/>
        </w:rPr>
        <w:t>(Rosenberg et al., 2005, p. 7)</w:t>
      </w:r>
      <w:r>
        <w:fldChar w:fldCharType="end"/>
      </w:r>
      <w:r>
        <w:t>.</w:t>
      </w:r>
    </w:p>
    <w:p w14:paraId="121350F3" w14:textId="7B1FB182" w:rsidR="008313F4" w:rsidRDefault="007F65F1" w:rsidP="008458D4">
      <w:pPr>
        <w:pStyle w:val="Prrafodelista"/>
        <w:numPr>
          <w:ilvl w:val="1"/>
          <w:numId w:val="11"/>
        </w:numPr>
      </w:pPr>
      <w:r>
        <w:rPr>
          <w:b/>
          <w:bCs/>
        </w:rPr>
        <w:lastRenderedPageBreak/>
        <w:t xml:space="preserve">Diagrama de caso de uso: </w:t>
      </w:r>
      <w:r>
        <w:t>describe la secuencia de acciones que un actor realiza dentro del sistema</w:t>
      </w:r>
      <w:r w:rsidR="00CA4F6C">
        <w:t xml:space="preserve"> </w:t>
      </w:r>
      <w:r w:rsidR="00CA4F6C">
        <w:fldChar w:fldCharType="begin"/>
      </w:r>
      <w:r w:rsidR="00E70E1B">
        <w:instrText xml:space="preserve"> ADDIN ZOTERO_ITEM CSL_CITATION {"citationID":"Hq6smZnF","properties":{"formattedCitation":"(Rosenberg et\\uc0\\u160{}al., 2005, p. 42)","plainCitation":"(Rosenberg et al., 2005, p. 42)","noteIndex":0},"citationItems":[{"id":43,"uris":["http://zotero.org/users/5687329/items/FKALV8LV"],"uri":["http://zotero.org/users/5687329/items/FKALV8LV"],"itemData":{"id":43,"type":"book","event-place":"United States of America","ISBN":"978-1-4302-0009-3","language":"Inglés","note":"https://doi.org/10.1007/978-1-4302-0009-3","number-of-pages":"268","publisher":"Apress","publisher-place":"United States of America","title":"Agile Development with ICONIX Process","author":[{"family":"Rosenberg","given":"Doug"},{"family":"Stephens","given":"Matt"},{"family":"Collins-Cope","given":"Mark"}],"issued":{"date-parts":[["2005"]]}},"locator":"42","label":"page"}],"schema":"https://github.com/citation-style-language/schema/raw/master/csl-citation.json"} </w:instrText>
      </w:r>
      <w:r w:rsidR="00CA4F6C">
        <w:fldChar w:fldCharType="separate"/>
      </w:r>
      <w:r w:rsidR="00CA4F6C">
        <w:rPr>
          <w:rFonts w:cs="Times New Roman"/>
          <w:szCs w:val="24"/>
        </w:rPr>
        <w:t>(Rosenberg et al., 2005, p. 42)</w:t>
      </w:r>
      <w:r w:rsidR="00CA4F6C">
        <w:fldChar w:fldCharType="end"/>
      </w:r>
      <w:r w:rsidR="00CA4F6C">
        <w:t xml:space="preserve">. Guía todo el proceso de la metodología ICONIX. Según </w:t>
      </w:r>
      <w:r w:rsidR="00CA4F6C">
        <w:fldChar w:fldCharType="begin"/>
      </w:r>
      <w:r w:rsidR="00E70E1B">
        <w:instrText xml:space="preserve"> ADDIN ZOTERO_ITEM CSL_CITATION {"citationID":"YBY4TVWE","properties":{"formattedCitation":"(Bona, 2002, p. 68)","plainCitation":"(Bona, 2002, p. 68)","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68","label":"page"}],"schema":"https://github.com/citation-style-language/schema/raw/master/csl-citation.json"} </w:instrText>
      </w:r>
      <w:r w:rsidR="00CA4F6C">
        <w:fldChar w:fldCharType="separate"/>
      </w:r>
      <w:r w:rsidR="00CA4F6C">
        <w:rPr>
          <w:rFonts w:cs="Times New Roman"/>
        </w:rPr>
        <w:t>(Bona, 2002, p. 68)</w:t>
      </w:r>
      <w:r w:rsidR="00CA4F6C">
        <w:fldChar w:fldCharType="end"/>
      </w:r>
      <w:r w:rsidR="00CA4F6C">
        <w:t xml:space="preserve"> es el centro conceptual del desarrollo.</w:t>
      </w:r>
    </w:p>
    <w:p w14:paraId="0FF9C6D4" w14:textId="5B12DB1F" w:rsidR="00F73FBF" w:rsidRDefault="00016DEF" w:rsidP="008458D4">
      <w:pPr>
        <w:pStyle w:val="Prrafodelista"/>
        <w:numPr>
          <w:ilvl w:val="1"/>
          <w:numId w:val="11"/>
        </w:numPr>
      </w:pPr>
      <w:r>
        <w:rPr>
          <w:b/>
          <w:bCs/>
        </w:rPr>
        <w:t>Diagrama</w:t>
      </w:r>
      <w:r w:rsidR="00F73FBF">
        <w:rPr>
          <w:b/>
          <w:bCs/>
        </w:rPr>
        <w:t xml:space="preserve"> de robustez: </w:t>
      </w:r>
      <w:r w:rsidR="00F73FBF">
        <w:t>es el encargado de identificar el primer conjunto de posibles objetos de primera estimación de cada caso de uso</w:t>
      </w:r>
      <w:r w:rsidR="0060407C">
        <w:t>, todo logrado gracias al análisis del texto de estos. El diagrama se divide en tres estereotipos:</w:t>
      </w:r>
    </w:p>
    <w:p w14:paraId="1484A0B6" w14:textId="74BADB2A" w:rsidR="0060407C" w:rsidRDefault="0060407C" w:rsidP="008458D4">
      <w:pPr>
        <w:pStyle w:val="Prrafodelista"/>
        <w:numPr>
          <w:ilvl w:val="2"/>
          <w:numId w:val="11"/>
        </w:numPr>
      </w:pPr>
      <w:r>
        <w:rPr>
          <w:b/>
          <w:bCs/>
        </w:rPr>
        <w:t xml:space="preserve">Objetos de límite: </w:t>
      </w:r>
      <w:r>
        <w:t>usados por los actores para comunicarse con el sistema.</w:t>
      </w:r>
    </w:p>
    <w:p w14:paraId="3F76DD02" w14:textId="41F30647" w:rsidR="0060407C" w:rsidRDefault="0060407C" w:rsidP="008458D4">
      <w:pPr>
        <w:pStyle w:val="Prrafodelista"/>
        <w:numPr>
          <w:ilvl w:val="2"/>
          <w:numId w:val="11"/>
        </w:numPr>
      </w:pPr>
      <w:r>
        <w:rPr>
          <w:b/>
          <w:bCs/>
        </w:rPr>
        <w:t xml:space="preserve">Objetos de entidad: </w:t>
      </w:r>
      <w:r>
        <w:t>son objetos del modelado de dominio.</w:t>
      </w:r>
    </w:p>
    <w:p w14:paraId="2344B826" w14:textId="75CA9FC8" w:rsidR="0060407C" w:rsidRDefault="0060407C" w:rsidP="008458D4">
      <w:pPr>
        <w:pStyle w:val="Prrafodelista"/>
        <w:numPr>
          <w:ilvl w:val="2"/>
          <w:numId w:val="11"/>
        </w:numPr>
      </w:pPr>
      <w:r>
        <w:rPr>
          <w:b/>
          <w:bCs/>
        </w:rPr>
        <w:t>Objetos de control:</w:t>
      </w:r>
      <w:r>
        <w:t xml:space="preserve"> son encargados de </w:t>
      </w:r>
      <w:r w:rsidR="009B6145">
        <w:t xml:space="preserve">la </w:t>
      </w:r>
      <w:r>
        <w:t>integra</w:t>
      </w:r>
      <w:r w:rsidR="009B6145">
        <w:t>ción</w:t>
      </w:r>
      <w:r>
        <w:t xml:space="preserve"> entre los dos primeros objetos</w:t>
      </w:r>
      <w:r w:rsidR="009B6145">
        <w:t>.</w:t>
      </w:r>
    </w:p>
    <w:p w14:paraId="1836F6D5" w14:textId="4E53B1BD" w:rsidR="008313F4" w:rsidRDefault="009B6145" w:rsidP="008458D4">
      <w:pPr>
        <w:pStyle w:val="Prrafodelista"/>
        <w:numPr>
          <w:ilvl w:val="1"/>
          <w:numId w:val="11"/>
        </w:numPr>
      </w:pPr>
      <w:r>
        <w:rPr>
          <w:b/>
          <w:bCs/>
        </w:rPr>
        <w:t xml:space="preserve">Diagrama de secuencia: </w:t>
      </w:r>
      <w:r>
        <w:t>diagrama que muestra todos los cursos posibles que los casos de uso pueden elegir y además muestra tanto los métodos pertenecientes a cada objeto como los mensajes</w:t>
      </w:r>
      <w:r w:rsidR="00016DEF">
        <w:t xml:space="preserve"> que se producen al realizar una acción determinada al sistema.</w:t>
      </w:r>
    </w:p>
    <w:p w14:paraId="3999B7CE" w14:textId="5AA7F5BE" w:rsidR="005827D9" w:rsidRPr="00B062ED" w:rsidRDefault="00740D7C" w:rsidP="008458D4">
      <w:pPr>
        <w:pStyle w:val="Prrafodelista"/>
        <w:numPr>
          <w:ilvl w:val="0"/>
          <w:numId w:val="11"/>
        </w:numPr>
        <w:rPr>
          <w:b/>
          <w:bCs/>
        </w:rPr>
      </w:pPr>
      <w:r w:rsidRPr="00B062ED">
        <w:rPr>
          <w:b/>
          <w:bCs/>
        </w:rPr>
        <w:t>Características de I</w:t>
      </w:r>
      <w:r w:rsidR="00550816">
        <w:rPr>
          <w:b/>
          <w:bCs/>
        </w:rPr>
        <w:t>conix</w:t>
      </w:r>
      <w:r w:rsidRPr="00B062ED">
        <w:rPr>
          <w:b/>
          <w:bCs/>
        </w:rPr>
        <w:t>:</w:t>
      </w:r>
    </w:p>
    <w:p w14:paraId="4FD70F41" w14:textId="77777777" w:rsidR="004C1410" w:rsidRDefault="00740D7C" w:rsidP="004C1410">
      <w:r>
        <w:t>Se destacan tres características fundamentales de ICONIX:</w:t>
      </w:r>
    </w:p>
    <w:p w14:paraId="3ECD04D8" w14:textId="413122F9" w:rsidR="004C1410" w:rsidRDefault="00740D7C" w:rsidP="008458D4">
      <w:pPr>
        <w:pStyle w:val="Prrafodelista"/>
        <w:numPr>
          <w:ilvl w:val="1"/>
          <w:numId w:val="11"/>
        </w:numPr>
      </w:pPr>
      <w:r w:rsidRPr="00B062ED">
        <w:rPr>
          <w:b/>
          <w:bCs/>
        </w:rPr>
        <w:t>Iterativo e incremental:</w:t>
      </w:r>
      <w:r>
        <w:t xml:space="preserve"> </w:t>
      </w:r>
      <w:r w:rsidR="00A86C99">
        <w:t>cuando se</w:t>
      </w:r>
      <w:r w:rsidR="000671C4">
        <w:t xml:space="preserve"> lleva a cabo</w:t>
      </w:r>
      <w:r w:rsidR="00A86C99">
        <w:t xml:space="preserve"> el </w:t>
      </w:r>
      <w:r w:rsidR="00B316B2">
        <w:t>desarrollo del model</w:t>
      </w:r>
      <w:r w:rsidR="00A86C99">
        <w:t>ado</w:t>
      </w:r>
      <w:r>
        <w:t xml:space="preserve"> de dominio y </w:t>
      </w:r>
      <w:r w:rsidR="000671C4">
        <w:t>se precisan</w:t>
      </w:r>
      <w:r>
        <w:t xml:space="preserve"> los casos de uso</w:t>
      </w:r>
      <w:r w:rsidR="000671C4">
        <w:t>, se producen múltiples iteraciones</w:t>
      </w:r>
      <w:r>
        <w:t>.</w:t>
      </w:r>
      <w:r w:rsidR="00D0518B">
        <w:t xml:space="preserve"> </w:t>
      </w:r>
      <w:r w:rsidR="000671C4">
        <w:t xml:space="preserve">En el ciclo incremental se desarrolla el producto por partes </w:t>
      </w:r>
      <w:r w:rsidR="000D55A0">
        <w:t xml:space="preserve">para que se puedan integrar funcionalmente sin complicaciones y en cada iteración se procesa a su revisión y mejora </w:t>
      </w:r>
      <w:r w:rsidR="004F7004">
        <w:fldChar w:fldCharType="begin"/>
      </w:r>
      <w:r w:rsidR="00E70E1B">
        <w:instrText xml:space="preserve"> ADDIN ZOTERO_ITEM CSL_CITATION {"citationID":"lM9kIQ6S","properties":{"formattedCitation":"(Fiestas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4C1410">
        <w:rPr>
          <w:rFonts w:cs="Times New Roman"/>
        </w:rPr>
        <w:t>(Fiestas Jacinto, 2015, p. 40)</w:t>
      </w:r>
      <w:r w:rsidR="004F7004">
        <w:fldChar w:fldCharType="end"/>
      </w:r>
      <w:r w:rsidR="00AD532D">
        <w:t xml:space="preserve"> </w:t>
      </w:r>
      <w:r w:rsidR="00AD532D">
        <w:fldChar w:fldCharType="begin"/>
      </w:r>
      <w:r w:rsidR="00E70E1B">
        <w:instrText xml:space="preserve"> ADDIN ZOTERO_ITEM CSL_CITATION {"citationID":"cfvnubkZ","properties":{"formattedCitation":"(Silva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1CDC809" w14:textId="011285D3" w:rsidR="004C1410" w:rsidRDefault="0077716B" w:rsidP="008458D4">
      <w:pPr>
        <w:pStyle w:val="Prrafodelista"/>
        <w:numPr>
          <w:ilvl w:val="1"/>
          <w:numId w:val="11"/>
        </w:numPr>
      </w:pPr>
      <w:r w:rsidRPr="00B062ED">
        <w:rPr>
          <w:b/>
          <w:bCs/>
        </w:rPr>
        <w:t>Trazabilidad:</w:t>
      </w:r>
      <w:r>
        <w:t xml:space="preserve"> Cada paso</w:t>
      </w:r>
      <w:r w:rsidR="000D55A0">
        <w:t xml:space="preserve"> culminado está ligado a un requerimiento</w:t>
      </w:r>
      <w:r>
        <w:t xml:space="preserve">. </w:t>
      </w:r>
      <w:r w:rsidR="000D55A0">
        <w:t xml:space="preserve">Su enfoque principal </w:t>
      </w:r>
      <w:r w:rsidR="00DA1F4A">
        <w:t>son</w:t>
      </w:r>
      <w:r w:rsidR="000D55A0">
        <w:t xml:space="preserve"> la</w:t>
      </w:r>
      <w:r w:rsidR="00DA1F4A">
        <w:t>s</w:t>
      </w:r>
      <w:r w:rsidR="000D55A0">
        <w:t xml:space="preserve"> necesidad</w:t>
      </w:r>
      <w:r w:rsidR="00DA1F4A">
        <w:t>es</w:t>
      </w:r>
      <w:r w:rsidR="000D55A0">
        <w:t xml:space="preserve"> </w:t>
      </w:r>
      <w:r w:rsidR="00DA1F4A">
        <w:t>d</w:t>
      </w:r>
      <w:r w:rsidR="000D55A0">
        <w:t xml:space="preserve">el usuario, </w:t>
      </w:r>
      <w:r w:rsidR="00DA1F4A">
        <w:t xml:space="preserve">no hay un momento en que durante el proceso se desvíe lejos de este </w:t>
      </w:r>
      <w:r w:rsidR="004F7004">
        <w:fldChar w:fldCharType="begin"/>
      </w:r>
      <w:r w:rsidR="00E70E1B">
        <w:instrText xml:space="preserve"> ADDIN ZOTERO_ITEM CSL_CITATION {"citationID":"kchuqV0q","properties":{"formattedCitation":"(Fiestas Jacinto, 2015, p. 40)","plainCitation":"(Fiestas Jacinto, 2015, p. 40)","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Eduardo"}],"issued":{"date-parts":[["2015"]]}},"locator":"40","label":"page"}],"schema":"https://github.com/citation-style-language/schema/raw/master/csl-citation.json"} </w:instrText>
      </w:r>
      <w:r w:rsidR="004F7004">
        <w:fldChar w:fldCharType="separate"/>
      </w:r>
      <w:r w:rsidR="004F7004" w:rsidRPr="00DA1F4A">
        <w:rPr>
          <w:rFonts w:cs="Times New Roman"/>
        </w:rPr>
        <w:t>(Fiestas Jacinto, 2015, p. 40)</w:t>
      </w:r>
      <w:r w:rsidR="004F7004">
        <w:fldChar w:fldCharType="end"/>
      </w:r>
      <w:r>
        <w:t xml:space="preserve">. </w:t>
      </w:r>
    </w:p>
    <w:p w14:paraId="58B6C347" w14:textId="5EEE89CE" w:rsidR="0077716B" w:rsidRDefault="0077716B" w:rsidP="008458D4">
      <w:pPr>
        <w:pStyle w:val="Prrafodelista"/>
        <w:numPr>
          <w:ilvl w:val="1"/>
          <w:numId w:val="11"/>
        </w:numPr>
      </w:pPr>
      <w:r w:rsidRPr="00B062ED">
        <w:rPr>
          <w:b/>
          <w:bCs/>
        </w:rPr>
        <w:lastRenderedPageBreak/>
        <w:t>Aerodinámica del UML:</w:t>
      </w:r>
      <w:r w:rsidR="004F7004">
        <w:t xml:space="preserve"> </w:t>
      </w:r>
      <w:r w:rsidR="00DA1F4A">
        <w:t>ofrece un uso flexible del UML, debido a que no exige la utilización de todos los diagramas que tiene ligados</w:t>
      </w:r>
      <w:r w:rsidR="004A2F7E">
        <w:t xml:space="preserve"> </w:t>
      </w:r>
      <w:r w:rsidR="00AD532D">
        <w:fldChar w:fldCharType="begin"/>
      </w:r>
      <w:r w:rsidR="00E70E1B">
        <w:instrText xml:space="preserve"> ADDIN ZOTERO_ITEM CSL_CITATION {"citationID":"mEqsU6hn","properties":{"formattedCitation":"(Silva Ascuntar &amp; Garc\\uc0\\u237{}a G., 2018, p. 34)","plainCitation":"(Silva Ascuntar &amp; García G., 2018, p. 34)","noteIndex":0},"citationItems":[{"id":20,"uris":["http://zotero.org/users/5687329/items/EBRG4RAS"],"uri":["http://zotero.org/users/5687329/items/EBRG4RAS"],"itemData":{"id":20,"type":"thesis","event-place":"Santiago de Cali","language":"Español","number-of-pages":"112","publisher":"Institución Universitaria Antonio José Camacho","publisher-place":"Santiago de Cali","title":"Documentación de la metodología ICONIX a través del desarrollo del caso \"Oriéntate Cali\"","author":[{"family":"Silva Ascuntar","given":"Stiven"},{"family":"García G.","given":"Yezni Carolina"}],"issued":{"date-parts":[["2018"]]}},"locator":"34","label":"page"}],"schema":"https://github.com/citation-style-language/schema/raw/master/csl-citation.json"} </w:instrText>
      </w:r>
      <w:r w:rsidR="00AD532D">
        <w:fldChar w:fldCharType="separate"/>
      </w:r>
      <w:r w:rsidR="00AD532D" w:rsidRPr="00AD532D">
        <w:rPr>
          <w:rFonts w:cs="Times New Roman"/>
          <w:szCs w:val="24"/>
        </w:rPr>
        <w:t>(Silva Ascuntar &amp; García G., 2018, p. 34)</w:t>
      </w:r>
      <w:r w:rsidR="00AD532D">
        <w:fldChar w:fldCharType="end"/>
      </w:r>
      <w:r w:rsidR="004F7004">
        <w:t>.</w:t>
      </w:r>
    </w:p>
    <w:p w14:paraId="5957D67F" w14:textId="36CDF9EF" w:rsidR="00B72F35" w:rsidRDefault="0009194E" w:rsidP="00C7692B">
      <w:r>
        <w:t xml:space="preserve">En </w:t>
      </w:r>
      <w:r>
        <w:fldChar w:fldCharType="begin"/>
      </w:r>
      <w:r w:rsidR="00E70E1B">
        <w:instrText xml:space="preserve"> ADDIN ZOTERO_ITEM CSL_CITATION {"citationID":"3TbWGHzW","properties":{"formattedCitation":"(Rosenberg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fldChar w:fldCharType="separate"/>
      </w:r>
      <w:r w:rsidRPr="0009194E">
        <w:rPr>
          <w:rFonts w:cs="Times New Roman"/>
        </w:rPr>
        <w:t>(Rosenberg &amp; Scott, 2001, p. 23)</w:t>
      </w:r>
      <w:r>
        <w:fldChar w:fldCharType="end"/>
      </w:r>
      <w:r>
        <w:t xml:space="preserve"> se presentan las</w:t>
      </w:r>
      <w:r w:rsidR="003E599D">
        <w:t xml:space="preserve"> </w:t>
      </w:r>
      <w:r w:rsidR="00DC6340">
        <w:t>fases</w:t>
      </w:r>
      <w:r w:rsidR="003E599D">
        <w:t xml:space="preserve"> principales</w:t>
      </w:r>
      <w:r>
        <w:t xml:space="preserve"> de la metodología ICONIX. Estas </w:t>
      </w:r>
      <w:r w:rsidR="00DC6340">
        <w:t>fases</w:t>
      </w:r>
      <w:r>
        <w:t xml:space="preserve"> </w:t>
      </w:r>
      <w:r w:rsidR="00DC6340">
        <w:t>cuentan</w:t>
      </w:r>
      <w:r>
        <w:t xml:space="preserve"> con unos hitos específicos asociados, como se va a mostrar a continuación.</w:t>
      </w:r>
    </w:p>
    <w:p w14:paraId="1C2EBBA4" w14:textId="37AAACBD" w:rsidR="0009194E" w:rsidRPr="00B062ED" w:rsidRDefault="0009194E" w:rsidP="00B246E3">
      <w:pPr>
        <w:pStyle w:val="Prrafodelista"/>
        <w:numPr>
          <w:ilvl w:val="0"/>
          <w:numId w:val="4"/>
        </w:numPr>
        <w:rPr>
          <w:b/>
          <w:bCs/>
        </w:rPr>
      </w:pPr>
      <w:r w:rsidRPr="00B062ED">
        <w:rPr>
          <w:b/>
          <w:bCs/>
        </w:rPr>
        <w:t>Análisis de requerimientos:</w:t>
      </w:r>
    </w:p>
    <w:p w14:paraId="74BAD824" w14:textId="12F7183A" w:rsidR="000E0AEE" w:rsidRDefault="000E0AEE" w:rsidP="00916C59">
      <w:pPr>
        <w:pStyle w:val="Prrafodelista"/>
        <w:ind w:left="1004"/>
      </w:pPr>
      <w:r>
        <w:t xml:space="preserve">Las actividades que se llevan a cabo en </w:t>
      </w:r>
      <w:r w:rsidR="00DC6340">
        <w:t>esta fase son</w:t>
      </w:r>
      <w:r w:rsidR="00A933FA">
        <w:t xml:space="preserve"> </w:t>
      </w:r>
      <w:r w:rsidR="00A933FA">
        <w:fldChar w:fldCharType="begin"/>
      </w:r>
      <w:r w:rsidR="00E70E1B">
        <w:instrText xml:space="preserve"> ADDIN ZOTERO_ITEM CSL_CITATION {"citationID":"0huYlQuN","properties":{"formattedCitation":"(Rosenberg &amp; Scott, 2001, p. 23)","plainCitation":"(Rosenberg &amp; Scott, 2001, p. 23)","noteIndex":0},"citationItems":[{"id":40,"uris":["http://zotero.org/users/5687329/items/6SBS3XUE"],"uri":["http://zotero.org/users/5687329/items/6SBS3XUE"],"itemData":{"id":40,"type":"book","edition":"First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23","label":"page"}],"schema":"https://github.com/citation-style-language/schema/raw/master/csl-citation.json"} </w:instrText>
      </w:r>
      <w:r w:rsidR="00A933FA">
        <w:fldChar w:fldCharType="separate"/>
      </w:r>
      <w:r w:rsidR="00A933FA" w:rsidRPr="000E0AEE">
        <w:rPr>
          <w:rFonts w:cs="Times New Roman"/>
        </w:rPr>
        <w:t>(Rosenberg &amp; Scott, 2001, p. 23)</w:t>
      </w:r>
      <w:r w:rsidR="00A933FA">
        <w:fldChar w:fldCharType="end"/>
      </w:r>
      <w:r w:rsidR="00A933FA">
        <w:t xml:space="preserve"> </w:t>
      </w:r>
      <w:r w:rsidR="00A933FA">
        <w:fldChar w:fldCharType="begin"/>
      </w:r>
      <w:r w:rsidR="00E70E1B">
        <w:instrText xml:space="preserve"> ADDIN ZOTERO_ITEM CSL_CITATION {"citationID":"OeiuDzal","properties":{"formattedCitation":"(Fiestas Jacinto, 2015, p. 46)","plainCitation":"(Fiestas Jacinto, 2015, p. 46)","noteIndex":0},"citationItems":[{"id":39,"uris":["http://zotero.org/users/5687329/items/2VJ3QZ7A"],"uri":["http://zotero.org/users/5687329/items/2VJ3QZ7A"],"itemData":{"id":39,"type":"thesis","event-place":"Trujillo","language":"Español","number-of-pages":"129","publisher":"Universidad Nacional de Trujillo","publisher-place":"Trujillo","title":"La implementación de un sistema de inteligencia de negocios que permita mejorar la toma de decisiones respecto a las remuneraciones de la empresa pesquera Carlos Eduardo S.R.L.-2014","URL":"http://dspace.unitru.edu.pe/bitstream/handle/UNITRU/7684/Tesis%20Maestr%C3%ADaX%20-%20Juan%20Eduardo%20Fiestas%20Jacinto.pdf?sequence=1&amp;isAllowed=y","author":[{"family":"Fiestas Jacinto","given":"Juan Eduardo"}],"issued":{"date-parts":[["2015"]]}},"locator":"46","label":"page"}],"schema":"https://github.com/citation-style-language/schema/raw/master/csl-citation.json"} </w:instrText>
      </w:r>
      <w:r w:rsidR="00A933FA">
        <w:fldChar w:fldCharType="separate"/>
      </w:r>
      <w:r w:rsidR="00A933FA" w:rsidRPr="00241811">
        <w:rPr>
          <w:rFonts w:cs="Times New Roman"/>
        </w:rPr>
        <w:t>(Fiestas Jacinto, 2015, p. 46)</w:t>
      </w:r>
      <w:r w:rsidR="00A933FA">
        <w:fldChar w:fldCharType="end"/>
      </w:r>
      <w:r>
        <w:t>:</w:t>
      </w:r>
    </w:p>
    <w:p w14:paraId="6E825DA5" w14:textId="32524A6F" w:rsidR="0009194E" w:rsidRDefault="00907D8A" w:rsidP="00B246E3">
      <w:pPr>
        <w:pStyle w:val="Prrafodelista"/>
        <w:numPr>
          <w:ilvl w:val="0"/>
          <w:numId w:val="5"/>
        </w:numPr>
      </w:pPr>
      <w:r>
        <w:t>Identificar en el “mundo real”</w:t>
      </w:r>
      <w:r w:rsidR="00DC6340">
        <w:t>,</w:t>
      </w:r>
      <w:r>
        <w:t xml:space="preserve"> los objetos y todas las relaciones de agregación </w:t>
      </w:r>
      <w:r w:rsidR="00DC6340">
        <w:t>y</w:t>
      </w:r>
      <w:r>
        <w:t xml:space="preserve"> generalización </w:t>
      </w:r>
      <w:r w:rsidR="00DC6340">
        <w:t>que tienen entre sí</w:t>
      </w:r>
      <w:r>
        <w:t>.</w:t>
      </w:r>
      <w:r w:rsidR="009A033C">
        <w:t xml:space="preserve"> </w:t>
      </w:r>
      <w:r w:rsidR="00DC6340">
        <w:t>En esta actividad se hace uso del</w:t>
      </w:r>
      <w:r w:rsidR="000E0AEE">
        <w:t xml:space="preserve"> </w:t>
      </w:r>
      <w:r w:rsidR="000E0AEE" w:rsidRPr="009A033C">
        <w:rPr>
          <w:b/>
        </w:rPr>
        <w:t>modelado de dominio</w:t>
      </w:r>
      <w:r w:rsidR="000E0AEE">
        <w:t>.</w:t>
      </w:r>
    </w:p>
    <w:p w14:paraId="2B55C28A" w14:textId="4EF9C42E" w:rsidR="000E0AEE" w:rsidRDefault="00DC6340" w:rsidP="00B246E3">
      <w:pPr>
        <w:pStyle w:val="Prrafodelista"/>
        <w:numPr>
          <w:ilvl w:val="0"/>
          <w:numId w:val="5"/>
        </w:numPr>
      </w:pPr>
      <w:r>
        <w:t>Como sugerencia, crear</w:t>
      </w:r>
      <w:r w:rsidR="000E0AEE">
        <w:t xml:space="preserve"> un </w:t>
      </w:r>
      <w:r w:rsidR="000E0AEE" w:rsidRPr="00FB0CA7">
        <w:rPr>
          <w:b/>
        </w:rPr>
        <w:t>prototipado</w:t>
      </w:r>
      <w:r w:rsidR="000E0AEE">
        <w:t xml:space="preserve"> de la interfaz del sistema</w:t>
      </w:r>
      <w:r w:rsidR="003D743D">
        <w:t xml:space="preserve"> o unos </w:t>
      </w:r>
      <w:r w:rsidR="000E0AEE">
        <w:t xml:space="preserve">diagramas de navegación </w:t>
      </w:r>
      <w:r w:rsidR="003D743D">
        <w:t xml:space="preserve">con los que </w:t>
      </w:r>
      <w:r w:rsidR="000E0AEE">
        <w:t xml:space="preserve">el cliente </w:t>
      </w:r>
      <w:r w:rsidR="003D743D">
        <w:t>esté más familiarizado del sistema que propusieron</w:t>
      </w:r>
      <w:r w:rsidR="000E0AEE">
        <w:t>.</w:t>
      </w:r>
      <w:r w:rsidR="00A933FA">
        <w:t xml:space="preserve"> </w:t>
      </w:r>
    </w:p>
    <w:p w14:paraId="7DBA898E" w14:textId="2C694EC1" w:rsidR="008635CB" w:rsidRDefault="009962CC" w:rsidP="00B246E3">
      <w:pPr>
        <w:pStyle w:val="Prrafodelista"/>
        <w:numPr>
          <w:ilvl w:val="0"/>
          <w:numId w:val="5"/>
        </w:numPr>
      </w:pPr>
      <w:r>
        <w:t>Realizar el análisis de los requerimientos e identificar los casos de uso y sus actores involucrados</w:t>
      </w:r>
      <w:r w:rsidR="008635CB">
        <w:t>.</w:t>
      </w:r>
      <w:r w:rsidR="009A033C">
        <w:t xml:space="preserve"> </w:t>
      </w:r>
      <w:r>
        <w:t xml:space="preserve">En esta actividad se hace uso de los </w:t>
      </w:r>
      <w:r w:rsidR="009A033C" w:rsidRPr="00FB0CA7">
        <w:rPr>
          <w:b/>
        </w:rPr>
        <w:t>diagramas de caso de uso</w:t>
      </w:r>
      <w:r w:rsidR="009A033C">
        <w:t>.</w:t>
      </w:r>
    </w:p>
    <w:p w14:paraId="5FD214A3" w14:textId="4BC42B30" w:rsidR="009A033C" w:rsidRDefault="003D743D" w:rsidP="00B246E3">
      <w:pPr>
        <w:pStyle w:val="Prrafodelista"/>
        <w:numPr>
          <w:ilvl w:val="0"/>
          <w:numId w:val="5"/>
        </w:numPr>
      </w:pPr>
      <w:r>
        <w:t>Se deben o</w:t>
      </w:r>
      <w:r w:rsidR="009A033C">
        <w:t>rganizar los casos de uso en grupos</w:t>
      </w:r>
      <w:r w:rsidR="000744A9">
        <w:t xml:space="preserve"> y para realizar</w:t>
      </w:r>
      <w:r w:rsidR="009962CC">
        <w:t>lo</w:t>
      </w:r>
      <w:r w:rsidR="000744A9">
        <w:t xml:space="preserve"> se hace uso</w:t>
      </w:r>
      <w:r w:rsidR="009A033C">
        <w:t xml:space="preserve"> </w:t>
      </w:r>
      <w:r w:rsidR="000744A9">
        <w:t>del</w:t>
      </w:r>
      <w:r w:rsidR="009A033C">
        <w:t xml:space="preserve"> </w:t>
      </w:r>
      <w:r w:rsidR="009A033C" w:rsidRPr="00FB0CA7">
        <w:rPr>
          <w:b/>
        </w:rPr>
        <w:t>diagrama de paquete</w:t>
      </w:r>
      <w:r w:rsidR="009A033C">
        <w:t>.</w:t>
      </w:r>
    </w:p>
    <w:p w14:paraId="3F0548BE" w14:textId="26277AD8" w:rsidR="009A033C" w:rsidRDefault="000D4214" w:rsidP="00B246E3">
      <w:pPr>
        <w:pStyle w:val="Prrafodelista"/>
        <w:numPr>
          <w:ilvl w:val="0"/>
          <w:numId w:val="5"/>
        </w:numPr>
      </w:pPr>
      <w:r>
        <w:t>Realizar la asociación de</w:t>
      </w:r>
      <w:r w:rsidR="009A033C">
        <w:t xml:space="preserve"> los requerimientos funcionales</w:t>
      </w:r>
      <w:r>
        <w:t xml:space="preserve"> que estén relacionados</w:t>
      </w:r>
      <w:r w:rsidR="009A033C">
        <w:t xml:space="preserve"> </w:t>
      </w:r>
      <w:r>
        <w:t>que se hallaron</w:t>
      </w:r>
      <w:r w:rsidR="009A033C">
        <w:t xml:space="preserve"> </w:t>
      </w:r>
      <w:r>
        <w:t xml:space="preserve">en </w:t>
      </w:r>
      <w:r w:rsidR="009A033C">
        <w:t>los casos de uso y objetos de dominio.</w:t>
      </w:r>
    </w:p>
    <w:p w14:paraId="05B0CD0A" w14:textId="6C9BFB30" w:rsidR="009A033C" w:rsidRDefault="009A033C" w:rsidP="00C7692B">
      <w:pPr>
        <w:ind w:left="1648" w:firstLine="0"/>
      </w:pPr>
      <w:r w:rsidRPr="009A033C">
        <w:rPr>
          <w:b/>
        </w:rPr>
        <w:t>Hito:</w:t>
      </w:r>
      <w:r>
        <w:t xml:space="preserve"> Revisión de los requisitos.</w:t>
      </w:r>
    </w:p>
    <w:p w14:paraId="002D3E29" w14:textId="1C1F1C60" w:rsidR="00FB0CA7" w:rsidRPr="00B062ED" w:rsidRDefault="00D35B9A" w:rsidP="00B246E3">
      <w:pPr>
        <w:pStyle w:val="Prrafodelista"/>
        <w:numPr>
          <w:ilvl w:val="0"/>
          <w:numId w:val="4"/>
        </w:numPr>
        <w:rPr>
          <w:b/>
          <w:bCs/>
        </w:rPr>
      </w:pPr>
      <w:r w:rsidRPr="00B062ED">
        <w:rPr>
          <w:b/>
          <w:bCs/>
        </w:rPr>
        <w:lastRenderedPageBreak/>
        <w:t>Análisis y diseño preliminar:</w:t>
      </w:r>
    </w:p>
    <w:p w14:paraId="3E908B56" w14:textId="60AA1A1E" w:rsidR="00D35B9A" w:rsidRDefault="00D35B9A" w:rsidP="00C7692B">
      <w:pPr>
        <w:pStyle w:val="Prrafodelista"/>
        <w:ind w:left="1004"/>
      </w:pPr>
      <w:r>
        <w:t xml:space="preserve">Las actividades que se llevan a cabo en esta </w:t>
      </w:r>
      <w:r w:rsidR="00DF6E1B">
        <w:t>fase</w:t>
      </w:r>
      <w:r>
        <w:t xml:space="preserve"> son </w:t>
      </w:r>
      <w:r>
        <w:fldChar w:fldCharType="begin"/>
      </w:r>
      <w:r w:rsidR="00E70E1B">
        <w:instrText xml:space="preserve"> ADDIN ZOTERO_ITEM CSL_CITATION {"citationID":"jBasxIzB","properties":{"formattedCitation":"(Rosenberg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D35B9A">
        <w:rPr>
          <w:rFonts w:cs="Times New Roman"/>
        </w:rPr>
        <w:t>(Rosenberg &amp; Scott, 2001, p. 24)</w:t>
      </w:r>
      <w:r>
        <w:fldChar w:fldCharType="end"/>
      </w:r>
      <w:r>
        <w:t>:</w:t>
      </w:r>
    </w:p>
    <w:p w14:paraId="31DCFC18" w14:textId="4568FB30" w:rsidR="00D35B9A" w:rsidRDefault="00B618B8" w:rsidP="00B246E3">
      <w:pPr>
        <w:pStyle w:val="Prrafodelista"/>
        <w:numPr>
          <w:ilvl w:val="0"/>
          <w:numId w:val="6"/>
        </w:numPr>
      </w:pPr>
      <w:r>
        <w:t>Se deben escribir los</w:t>
      </w:r>
      <w:r w:rsidR="00D35B9A">
        <w:t xml:space="preserve"> </w:t>
      </w:r>
      <w:r w:rsidR="00D35B9A" w:rsidRPr="00D35B9A">
        <w:rPr>
          <w:b/>
        </w:rPr>
        <w:t>casos de uso</w:t>
      </w:r>
      <w:r w:rsidR="00D35B9A">
        <w:t xml:space="preserve">, como </w:t>
      </w:r>
      <w:r w:rsidR="00FA4195">
        <w:t>el flujo principal de las acciones</w:t>
      </w:r>
      <w:r w:rsidR="00D35B9A">
        <w:t xml:space="preserve">, </w:t>
      </w:r>
      <w:r w:rsidR="00FA4195">
        <w:t>con la capacidad de</w:t>
      </w:r>
      <w:r w:rsidR="00D35B9A">
        <w:t xml:space="preserve"> contener el flujo alternativo y el flujo de excepción.</w:t>
      </w:r>
    </w:p>
    <w:p w14:paraId="1786687F" w14:textId="09B846CC" w:rsidR="00D35B9A" w:rsidRDefault="00FA4195" w:rsidP="00B246E3">
      <w:pPr>
        <w:pStyle w:val="Prrafodelista"/>
        <w:numPr>
          <w:ilvl w:val="0"/>
          <w:numId w:val="6"/>
        </w:numPr>
      </w:pPr>
      <w:r>
        <w:t xml:space="preserve">Se realiza el </w:t>
      </w:r>
      <w:r>
        <w:rPr>
          <w:b/>
          <w:bCs/>
        </w:rPr>
        <w:t>diagrama</w:t>
      </w:r>
      <w:r w:rsidR="00D35B9A">
        <w:rPr>
          <w:b/>
        </w:rPr>
        <w:t xml:space="preserve"> de robustez</w:t>
      </w:r>
      <w:r w:rsidR="00D35B9A">
        <w:t xml:space="preserve">. </w:t>
      </w:r>
      <w:r>
        <w:t>Ya que para</w:t>
      </w:r>
      <w:r w:rsidR="00D35B9A">
        <w:t xml:space="preserve"> cada caso de uso se debe </w:t>
      </w:r>
      <w:r>
        <w:t>realizar la localización de</w:t>
      </w:r>
      <w:r w:rsidR="00D35B9A">
        <w:t xml:space="preserve"> un conjunto de objetos y </w:t>
      </w:r>
      <w:r>
        <w:t xml:space="preserve">llevar a cabo la </w:t>
      </w:r>
      <w:r w:rsidR="00D35B9A">
        <w:t>actualiza</w:t>
      </w:r>
      <w:r>
        <w:t>ción</w:t>
      </w:r>
      <w:r w:rsidR="00D35B9A">
        <w:t xml:space="preserve"> del modelado de dominio.</w:t>
      </w:r>
    </w:p>
    <w:p w14:paraId="653DECBC" w14:textId="2645CA9C" w:rsidR="00D35B9A" w:rsidRPr="00B519EA" w:rsidRDefault="00FA4195" w:rsidP="00B246E3">
      <w:pPr>
        <w:pStyle w:val="Prrafodelista"/>
        <w:numPr>
          <w:ilvl w:val="0"/>
          <w:numId w:val="6"/>
        </w:numPr>
      </w:pPr>
      <w:r>
        <w:t>Culminar en su totalidad la modificación</w:t>
      </w:r>
      <w:r w:rsidR="00D35B9A">
        <w:t xml:space="preserve"> del </w:t>
      </w:r>
      <w:r w:rsidR="00D35B9A">
        <w:rPr>
          <w:b/>
        </w:rPr>
        <w:t>diagrama de clases.</w:t>
      </w:r>
    </w:p>
    <w:p w14:paraId="5ED62F1D" w14:textId="02DD5EB7" w:rsidR="00B519EA" w:rsidRDefault="00B519EA" w:rsidP="00C7692B">
      <w:pPr>
        <w:ind w:left="1648" w:firstLine="0"/>
      </w:pPr>
      <w:r>
        <w:rPr>
          <w:b/>
        </w:rPr>
        <w:t xml:space="preserve">Hito: </w:t>
      </w:r>
      <w:r>
        <w:t>Revisión del diseño preliminar.</w:t>
      </w:r>
    </w:p>
    <w:p w14:paraId="481974B5" w14:textId="70827489" w:rsidR="002E09B9" w:rsidRPr="00B062ED" w:rsidRDefault="002E09B9" w:rsidP="00B246E3">
      <w:pPr>
        <w:pStyle w:val="Prrafodelista"/>
        <w:numPr>
          <w:ilvl w:val="0"/>
          <w:numId w:val="4"/>
        </w:numPr>
        <w:rPr>
          <w:b/>
          <w:bCs/>
        </w:rPr>
      </w:pPr>
      <w:r w:rsidRPr="00B062ED">
        <w:rPr>
          <w:b/>
          <w:bCs/>
        </w:rPr>
        <w:t>Diseño detallado:</w:t>
      </w:r>
    </w:p>
    <w:p w14:paraId="57BD92F2" w14:textId="23845E84" w:rsidR="002E09B9" w:rsidRDefault="002E09B9" w:rsidP="00C7692B">
      <w:pPr>
        <w:pStyle w:val="Prrafodelista"/>
        <w:ind w:left="1004"/>
      </w:pPr>
      <w:r>
        <w:t xml:space="preserve">Las actividades que se llevan a cabo en esta </w:t>
      </w:r>
      <w:r w:rsidR="00A05A62">
        <w:t>fase</w:t>
      </w:r>
      <w:r>
        <w:t xml:space="preserve"> son </w:t>
      </w:r>
      <w:r>
        <w:fldChar w:fldCharType="begin"/>
      </w:r>
      <w:r w:rsidR="00E70E1B">
        <w:instrText xml:space="preserve"> ADDIN ZOTERO_ITEM CSL_CITATION {"citationID":"Bx8KEcVZ","properties":{"formattedCitation":"(Rosenberg &amp; Scott, 2001, p. 24)","plainCitation":"(Rosenberg &amp; Scott, 2001, p. 24)","noteIndex":0},"citationItems":[{"id":40,"uris":["http://zotero.org/users/5687329/items/6SBS3XUE"],"uri":["http://zotero.org/users/5687329/items/6SBS3XUE"],"itemData":{"id":40,"type":"book","edition":"First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24","label":"page"}],"schema":"https://github.com/citation-style-language/schema/raw/master/csl-citation.json"} </w:instrText>
      </w:r>
      <w:r>
        <w:fldChar w:fldCharType="separate"/>
      </w:r>
      <w:r w:rsidRPr="002E09B9">
        <w:rPr>
          <w:rFonts w:cs="Times New Roman"/>
        </w:rPr>
        <w:t>(Rosenberg &amp; Scott, 2001, p. 24)</w:t>
      </w:r>
      <w:r>
        <w:fldChar w:fldCharType="end"/>
      </w:r>
      <w:r>
        <w:t xml:space="preserve"> </w:t>
      </w:r>
      <w:r>
        <w:fldChar w:fldCharType="begin"/>
      </w:r>
      <w:r w:rsidR="00E70E1B">
        <w:instrText xml:space="preserve"> ADDIN ZOTERO_ITEM CSL_CITATION {"citationID":"2BY1lApJ","properties":{"formattedCitation":"(Bona, 2002, p. 64)","plainCitation":"(Bona, 2002, p. 64)","noteIndex":0},"citationItems":[{"id":38,"uris":["http://zotero.org/users/5687329/items/T6YVBZJJ"],"uri":["http://zotero.org/users/5687329/items/T6YVBZJJ"],"itemData":{"id":38,"type":"thesis","event-place":"Florianópolis","language":"Portugués","number-of-pages":"122","publisher":"Universidade Federal de Santa Catarina","publisher-place":"Florianópolis","title":"AVALIAÇÃO DE PROCESSOS DE SOFTWARE: UM ESTUDO DE CASO EM XP E ICONIX","URL":"https://repositorio.ufsc.br/xmlui/bitstream/handle/123456789/82842/193091.pdf?sequence=1&amp;isAllowed=y","author":[{"family":"Bona","given":"Cristina"}],"issued":{"date-parts":[["2002"]]}},"locator":"64","label":"page"}],"schema":"https://github.com/citation-style-language/schema/raw/master/csl-citation.json"} </w:instrText>
      </w:r>
      <w:r>
        <w:fldChar w:fldCharType="separate"/>
      </w:r>
      <w:r w:rsidRPr="002E09B9">
        <w:rPr>
          <w:rFonts w:cs="Times New Roman"/>
        </w:rPr>
        <w:t>(Bona, 2002, p. 64)</w:t>
      </w:r>
      <w:r>
        <w:fldChar w:fldCharType="end"/>
      </w:r>
      <w:r>
        <w:t>:</w:t>
      </w:r>
    </w:p>
    <w:p w14:paraId="52F25DCB" w14:textId="52A8D002" w:rsidR="002E09B9" w:rsidRDefault="0049643D" w:rsidP="00B246E3">
      <w:pPr>
        <w:pStyle w:val="Prrafodelista"/>
        <w:numPr>
          <w:ilvl w:val="0"/>
          <w:numId w:val="7"/>
        </w:numPr>
      </w:pPr>
      <w:r>
        <w:t xml:space="preserve">Detallar los cursos posibles de cada caso de uso </w:t>
      </w:r>
      <w:r w:rsidR="002E09B9">
        <w:t xml:space="preserve">a través del </w:t>
      </w:r>
      <w:r w:rsidR="002E09B9">
        <w:rPr>
          <w:b/>
        </w:rPr>
        <w:t>diagrama de secuenci</w:t>
      </w:r>
      <w:r>
        <w:rPr>
          <w:b/>
        </w:rPr>
        <w:t xml:space="preserve">a, </w:t>
      </w:r>
      <w:r>
        <w:rPr>
          <w:bCs/>
        </w:rPr>
        <w:t>e identificar los mensajes entre los diferentes objetos</w:t>
      </w:r>
      <w:r w:rsidR="002E09B9">
        <w:t>.</w:t>
      </w:r>
    </w:p>
    <w:p w14:paraId="682F061E" w14:textId="3B36E1AA" w:rsidR="002E09B9" w:rsidRDefault="0049643D" w:rsidP="00B246E3">
      <w:pPr>
        <w:pStyle w:val="Prrafodelista"/>
        <w:numPr>
          <w:ilvl w:val="0"/>
          <w:numId w:val="7"/>
        </w:numPr>
      </w:pPr>
      <w:r>
        <w:t>Culminar en su totalidad el modelo estático</w:t>
      </w:r>
      <w:r w:rsidR="002E09B9">
        <w:t xml:space="preserve">, </w:t>
      </w:r>
      <w:r>
        <w:t>ultimando detalles del proyecto</w:t>
      </w:r>
      <w:r w:rsidR="002E09B9">
        <w:t xml:space="preserve"> en el </w:t>
      </w:r>
      <w:r w:rsidR="002E09B9">
        <w:rPr>
          <w:b/>
        </w:rPr>
        <w:t>diagrama de clase</w:t>
      </w:r>
      <w:r w:rsidR="002E09B9">
        <w:t>.</w:t>
      </w:r>
    </w:p>
    <w:p w14:paraId="4C68E251" w14:textId="4BC55CE6" w:rsidR="002E09B9" w:rsidRDefault="0049643D" w:rsidP="00B246E3">
      <w:pPr>
        <w:pStyle w:val="Prrafodelista"/>
        <w:numPr>
          <w:ilvl w:val="0"/>
          <w:numId w:val="7"/>
        </w:numPr>
      </w:pPr>
      <w:r>
        <w:t>Comprobar junto con el equipo si el proyecto satisface los requerimientos definidos al inicio.</w:t>
      </w:r>
    </w:p>
    <w:p w14:paraId="059D34A7" w14:textId="4D7B97D9" w:rsidR="00285784" w:rsidRDefault="00285784" w:rsidP="00C7692B">
      <w:pPr>
        <w:ind w:left="1648" w:firstLine="0"/>
      </w:pPr>
      <w:r>
        <w:rPr>
          <w:b/>
        </w:rPr>
        <w:t xml:space="preserve">Hito: </w:t>
      </w:r>
      <w:r>
        <w:t>Revisión crítica del diseño.</w:t>
      </w:r>
    </w:p>
    <w:p w14:paraId="3149FE2F" w14:textId="446AFD30" w:rsidR="00285784" w:rsidRPr="00B062ED" w:rsidRDefault="000D5897" w:rsidP="00B246E3">
      <w:pPr>
        <w:pStyle w:val="Prrafodelista"/>
        <w:numPr>
          <w:ilvl w:val="0"/>
          <w:numId w:val="8"/>
        </w:numPr>
        <w:rPr>
          <w:b/>
          <w:bCs/>
        </w:rPr>
      </w:pPr>
      <w:r w:rsidRPr="00B062ED">
        <w:rPr>
          <w:b/>
          <w:bCs/>
        </w:rPr>
        <w:t>Implementación:</w:t>
      </w:r>
    </w:p>
    <w:p w14:paraId="577FE211" w14:textId="098E9099" w:rsidR="000D5897" w:rsidRDefault="000D5897" w:rsidP="00C7692B">
      <w:pPr>
        <w:pStyle w:val="Prrafodelista"/>
        <w:ind w:left="1004"/>
      </w:pPr>
      <w:r>
        <w:t xml:space="preserve">Las actividades que se llevan a cabo en esta </w:t>
      </w:r>
      <w:r w:rsidR="00CA1E15">
        <w:t>fase</w:t>
      </w:r>
      <w:r>
        <w:t xml:space="preserve"> son </w:t>
      </w:r>
      <w:r>
        <w:fldChar w:fldCharType="begin"/>
      </w:r>
      <w:r w:rsidR="00E70E1B">
        <w:instrText xml:space="preserve"> ADDIN ZOTERO_ITEM CSL_CITATION {"citationID":"9SZuCy36","properties":{"formattedCitation":"(Rosenberg &amp; Scott, 2001, p. 25)","plainCitation":"(Rosenberg &amp; Scott, 2001, p. 25)","noteIndex":0},"citationItems":[{"id":40,"uris":["http://zotero.org/users/5687329/items/6SBS3XUE"],"uri":["http://zotero.org/users/5687329/items/6SBS3XUE"],"itemData":{"id":40,"type":"book","edition":"First Edition","ISBN":"0-201-73039-1","number-of-pages":"176","publisher":"Addison Wesley","title":"Applying Use Case Driven Object Modeling with UML: An Annotated e-Commerce Example","URL":"https://pja.mykhi.org/0sem/MAS/books/Addison.Wesley.Applying.Use.Case.Driven.Object.Modeling.pdf","author":[{"family":"Rosenberg","given":"Doug"},{"family":"Scott","given":"Kendall"}],"issued":{"date-parts":[["2001"]]}},"locator":"25","label":"page"}],"schema":"https://github.com/citation-style-language/schema/raw/master/csl-citation.json"} </w:instrText>
      </w:r>
      <w:r>
        <w:fldChar w:fldCharType="separate"/>
      </w:r>
      <w:r w:rsidRPr="000D5897">
        <w:rPr>
          <w:rFonts w:cs="Times New Roman"/>
        </w:rPr>
        <w:t>(Rosenberg &amp; Scott, 2001, p. 25)</w:t>
      </w:r>
      <w:r>
        <w:fldChar w:fldCharType="end"/>
      </w:r>
      <w:r>
        <w:t>:</w:t>
      </w:r>
    </w:p>
    <w:p w14:paraId="3DE669F2" w14:textId="2A080752" w:rsidR="000D5897" w:rsidRDefault="00CA1E15" w:rsidP="00B246E3">
      <w:pPr>
        <w:pStyle w:val="Prrafodelista"/>
        <w:numPr>
          <w:ilvl w:val="0"/>
          <w:numId w:val="9"/>
        </w:numPr>
      </w:pPr>
      <w:r>
        <w:lastRenderedPageBreak/>
        <w:t>Se escribe e</w:t>
      </w:r>
      <w:r w:rsidR="000D5897">
        <w:t>scrib</w:t>
      </w:r>
      <w:r>
        <w:t>e</w:t>
      </w:r>
      <w:r w:rsidR="000D5897">
        <w:t>/gener</w:t>
      </w:r>
      <w:r>
        <w:t>a el</w:t>
      </w:r>
      <w:r w:rsidR="000D5897">
        <w:t xml:space="preserve"> </w:t>
      </w:r>
      <w:r w:rsidR="000D5897">
        <w:rPr>
          <w:b/>
        </w:rPr>
        <w:t>código</w:t>
      </w:r>
      <w:r>
        <w:rPr>
          <w:b/>
        </w:rPr>
        <w:t xml:space="preserve"> </w:t>
      </w:r>
      <w:r>
        <w:rPr>
          <w:bCs/>
        </w:rPr>
        <w:t>del software.</w:t>
      </w:r>
    </w:p>
    <w:p w14:paraId="2BDD99CB" w14:textId="6E4F9172" w:rsidR="000D5897" w:rsidRDefault="00CA1E15" w:rsidP="00B246E3">
      <w:pPr>
        <w:pStyle w:val="Prrafodelista"/>
        <w:numPr>
          <w:ilvl w:val="0"/>
          <w:numId w:val="9"/>
        </w:numPr>
      </w:pPr>
      <w:r>
        <w:t>Se realizan las</w:t>
      </w:r>
      <w:r w:rsidR="000D5897">
        <w:t xml:space="preserve"> pruebas unitarias y de integración</w:t>
      </w:r>
      <w:r>
        <w:t xml:space="preserve"> al software creado</w:t>
      </w:r>
      <w:r w:rsidR="000D5897">
        <w:t>.</w:t>
      </w:r>
    </w:p>
    <w:p w14:paraId="66CA7D6A" w14:textId="430ABD2F" w:rsidR="000D5897" w:rsidRDefault="00CA1E15" w:rsidP="00B246E3">
      <w:pPr>
        <w:pStyle w:val="Prrafodelista"/>
        <w:numPr>
          <w:ilvl w:val="0"/>
          <w:numId w:val="9"/>
        </w:numPr>
      </w:pPr>
      <w:r>
        <w:t>Se llevan a cabo las</w:t>
      </w:r>
      <w:r w:rsidR="000D5897">
        <w:t xml:space="preserve"> pruebas de aceptación del usuario</w:t>
      </w:r>
      <w:r>
        <w:t xml:space="preserve"> del proyecto finalizado</w:t>
      </w:r>
      <w:r w:rsidR="000D5897">
        <w:t>.</w:t>
      </w:r>
    </w:p>
    <w:p w14:paraId="6429D729" w14:textId="764F2802" w:rsidR="00C81FB9" w:rsidRDefault="00FF47E5" w:rsidP="00EC2C6B">
      <w:pPr>
        <w:ind w:left="1648" w:firstLine="0"/>
      </w:pPr>
      <w:r>
        <w:rPr>
          <w:b/>
        </w:rPr>
        <w:t xml:space="preserve">Hito: </w:t>
      </w:r>
      <w:r>
        <w:t>Entrega.</w:t>
      </w:r>
    </w:p>
    <w:p w14:paraId="2B07F6F9" w14:textId="73B1F42D" w:rsidR="001F14B9" w:rsidRDefault="001F14B9" w:rsidP="006A1D5B">
      <w:pPr>
        <w:pStyle w:val="Ttulo3"/>
      </w:pPr>
      <w:bookmarkStart w:id="36" w:name="_Toc47024569"/>
      <w:r w:rsidRPr="001F14B9">
        <w:t>Reconocimiento de las tecnologías utilizadas por los equipos de trabajo</w:t>
      </w:r>
      <w:bookmarkEnd w:id="36"/>
    </w:p>
    <w:p w14:paraId="68CAD401" w14:textId="2EB7BADB" w:rsidR="00B35326" w:rsidRDefault="006A1D5B" w:rsidP="0022225C">
      <w:r>
        <w:t>En e</w:t>
      </w:r>
      <w:r w:rsidR="007224E2">
        <w:t xml:space="preserve">sta sección </w:t>
      </w:r>
      <w:r>
        <w:t>se hará una breve descripción de</w:t>
      </w:r>
      <w:r w:rsidR="009863A9">
        <w:t xml:space="preserve"> las principales tecnologías</w:t>
      </w:r>
      <w:r>
        <w:t xml:space="preserve"> que fueron utilizadas por parte de los equipos de trabajo</w:t>
      </w:r>
      <w:r w:rsidR="00750104">
        <w:t xml:space="preserve"> (gestión, desarrollo y calidad)</w:t>
      </w:r>
      <w:r>
        <w:t xml:space="preserve"> para llevar a cabo sus actividades durante el desarrollo del </w:t>
      </w:r>
      <w:r w:rsidR="009863A9">
        <w:t>macro proyecto</w:t>
      </w:r>
      <w:r>
        <w:t xml:space="preserve"> propuesto por la empresa Sanambiente.</w:t>
      </w:r>
    </w:p>
    <w:p w14:paraId="09FDEB7B" w14:textId="3656A60B" w:rsidR="0022225C" w:rsidRDefault="00023013" w:rsidP="00C81FB9">
      <w:pPr>
        <w:pStyle w:val="Ttulo4"/>
        <w:ind w:left="284"/>
      </w:pPr>
      <w:bookmarkStart w:id="37" w:name="_Toc47024570"/>
      <w:r>
        <w:t>5</w:t>
      </w:r>
      <w:r w:rsidR="005058DA">
        <w:t>.3.</w:t>
      </w:r>
      <w:r w:rsidR="00EC2C6B">
        <w:t>6</w:t>
      </w:r>
      <w:r w:rsidR="005058DA">
        <w:t xml:space="preserve">.1 </w:t>
      </w:r>
      <w:r w:rsidR="00183FA8">
        <w:t>Angular Framework</w:t>
      </w:r>
      <w:bookmarkEnd w:id="37"/>
    </w:p>
    <w:p w14:paraId="4F3F3D7F" w14:textId="1C27E41A" w:rsidR="00183FA8" w:rsidRDefault="00183FA8" w:rsidP="00183FA8">
      <w:r>
        <w:t xml:space="preserve">El objetivo principal de este framework es facilitar la creación de aplicaciones cliente en HTML y </w:t>
      </w:r>
      <w:r w:rsidR="00B43BAC">
        <w:t>JavaScript o en el lenguaje TypeScript que se agrupa en JavaScript. Una aplicación consta de plantillas de componentes HTML, clases de componentes que se encargan de administrar estas, y además de la lógica que se encuentra en los servicios y componentes</w:t>
      </w:r>
      <w:r w:rsidR="009C5CBA">
        <w:t xml:space="preserve"> </w:t>
      </w:r>
      <w:r w:rsidR="009C5CBA">
        <w:fldChar w:fldCharType="begin"/>
      </w:r>
      <w:r w:rsidR="00E70E1B">
        <w:instrText xml:space="preserve"> ADDIN ZOTERO_ITEM CSL_CITATION {"citationID":"cTyfYFDA","properties":{"formattedCitation":"(Bol\\uc0\\u237{}var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rsidR="009C5CBA">
        <w:fldChar w:fldCharType="separate"/>
      </w:r>
      <w:r w:rsidR="009C5CBA" w:rsidRPr="009C5CBA">
        <w:rPr>
          <w:rFonts w:cs="Times New Roman"/>
          <w:szCs w:val="24"/>
        </w:rPr>
        <w:t>(Bolívar Guzmán et al., 2020, p. 16)</w:t>
      </w:r>
      <w:r w:rsidR="009C5CBA">
        <w:fldChar w:fldCharType="end"/>
      </w:r>
      <w:r w:rsidR="009C5CBA">
        <w:t>.</w:t>
      </w:r>
    </w:p>
    <w:p w14:paraId="7BDCA91E" w14:textId="117CEC74" w:rsidR="009C5CBA" w:rsidRDefault="00023013" w:rsidP="00C81FB9">
      <w:pPr>
        <w:pStyle w:val="Ttulo4"/>
        <w:ind w:left="284"/>
      </w:pPr>
      <w:bookmarkStart w:id="38" w:name="_Toc47024571"/>
      <w:r>
        <w:t>5</w:t>
      </w:r>
      <w:r w:rsidR="005058DA">
        <w:t>.3.</w:t>
      </w:r>
      <w:r w:rsidR="00EC2C6B">
        <w:t>6</w:t>
      </w:r>
      <w:r w:rsidR="005058DA">
        <w:t xml:space="preserve">.2 </w:t>
      </w:r>
      <w:r w:rsidR="009C5CBA">
        <w:t>JavaScript</w:t>
      </w:r>
      <w:bookmarkEnd w:id="38"/>
    </w:p>
    <w:p w14:paraId="5F608504" w14:textId="4925E7B7" w:rsidR="009C5CBA" w:rsidRDefault="009C5CBA" w:rsidP="009C5CBA">
      <w:r>
        <w:t xml:space="preserve">Es un lenguaje de programación interpretado, orientado a objetos, basado en prototipos y además se caracteriza por ser imperativo, dinámico y tipado </w:t>
      </w:r>
      <w:r>
        <w:fldChar w:fldCharType="begin"/>
      </w:r>
      <w:r w:rsidR="00E70E1B">
        <w:instrText xml:space="preserve"> ADDIN ZOTERO_ITEM CSL_CITATION {"citationID":"o9gwq7HU","properties":{"formattedCitation":"(Bol\\uc0\\u237{}var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9C5CBA">
        <w:rPr>
          <w:rFonts w:cs="Times New Roman"/>
          <w:szCs w:val="24"/>
        </w:rPr>
        <w:t>(Bolívar Guzmán et al., 2020, p. 16)</w:t>
      </w:r>
      <w:r>
        <w:fldChar w:fldCharType="end"/>
      </w:r>
      <w:r w:rsidR="0053788D">
        <w:t>.</w:t>
      </w:r>
    </w:p>
    <w:p w14:paraId="12FB9581" w14:textId="774797A2" w:rsidR="0053788D" w:rsidRDefault="00023013" w:rsidP="00C81FB9">
      <w:pPr>
        <w:pStyle w:val="Ttulo4"/>
        <w:ind w:left="284"/>
      </w:pPr>
      <w:bookmarkStart w:id="39" w:name="_Toc47024572"/>
      <w:r>
        <w:t>5</w:t>
      </w:r>
      <w:r w:rsidR="005058DA">
        <w:t>.3.</w:t>
      </w:r>
      <w:r w:rsidR="00EC2C6B">
        <w:t>6</w:t>
      </w:r>
      <w:r w:rsidR="005058DA">
        <w:t xml:space="preserve">.3 </w:t>
      </w:r>
      <w:r w:rsidR="0053788D">
        <w:t>TypeScript</w:t>
      </w:r>
      <w:bookmarkEnd w:id="39"/>
    </w:p>
    <w:p w14:paraId="11845533" w14:textId="51615450" w:rsidR="0053788D" w:rsidRPr="0053788D" w:rsidRDefault="00DC50C2" w:rsidP="0053788D">
      <w:r>
        <w:t xml:space="preserve">Lenguaje de programación de código abierto, orientado a objetos, ideal para ser usado en proyectos a gran escala </w:t>
      </w:r>
      <w:r>
        <w:fldChar w:fldCharType="begin"/>
      </w:r>
      <w:r w:rsidR="00E70E1B">
        <w:instrText xml:space="preserve"> ADDIN ZOTERO_ITEM CSL_CITATION {"citationID":"p60r79tn","properties":{"formattedCitation":"(Bol\\uc0\\u237{}var Guzm\\uc0\\u225{}n et\\uc0\\u160{}al., 2020, p. 17)","plainCitation":"(Bolívar Guzmán et al., 2020, p. 17)","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Jairo"}],"issued":{"date-parts":[["2020"]]}},"locator":"17","label":"page"}],"schema":"https://github.com/citation-style-language/schema/raw/master/csl-citation.json"} </w:instrText>
      </w:r>
      <w:r>
        <w:fldChar w:fldCharType="separate"/>
      </w:r>
      <w:r w:rsidRPr="00DC50C2">
        <w:rPr>
          <w:rFonts w:cs="Times New Roman"/>
          <w:szCs w:val="24"/>
        </w:rPr>
        <w:t>(Bolívar Guzmán et al., 2020, p. 17)</w:t>
      </w:r>
      <w:r>
        <w:fldChar w:fldCharType="end"/>
      </w:r>
      <w:r>
        <w:t>.</w:t>
      </w:r>
    </w:p>
    <w:p w14:paraId="2C781C75" w14:textId="2AEB4F57" w:rsidR="0053788D" w:rsidRDefault="00023013" w:rsidP="00C81FB9">
      <w:pPr>
        <w:pStyle w:val="Ttulo4"/>
        <w:ind w:left="284"/>
      </w:pPr>
      <w:bookmarkStart w:id="40" w:name="_Toc47024573"/>
      <w:r>
        <w:lastRenderedPageBreak/>
        <w:t>5</w:t>
      </w:r>
      <w:r w:rsidR="005058DA">
        <w:t>.3.</w:t>
      </w:r>
      <w:r w:rsidR="00EC2C6B">
        <w:t>6</w:t>
      </w:r>
      <w:r w:rsidR="005058DA">
        <w:t xml:space="preserve">.4 </w:t>
      </w:r>
      <w:r w:rsidR="0053788D">
        <w:t>PostgreSQL</w:t>
      </w:r>
      <w:bookmarkEnd w:id="40"/>
    </w:p>
    <w:p w14:paraId="3142DB9F" w14:textId="3B6C518B" w:rsidR="0053788D" w:rsidRDefault="0053788D" w:rsidP="0053788D">
      <w:r>
        <w:t xml:space="preserve">Es un gesto de base de datos relacional libre, de código abierto. Dirigido a la comunidad de desarrolladores. Está bajo licencia Berkeley Software Distribution (BSD) </w:t>
      </w:r>
      <w:r>
        <w:fldChar w:fldCharType="begin"/>
      </w:r>
      <w:r w:rsidR="00E70E1B">
        <w:instrText xml:space="preserve"> ADDIN ZOTERO_ITEM CSL_CITATION {"citationID":"Xxha9uK2","properties":{"formattedCitation":"(Mina Posu &amp; Romero Dorado, 2020, p. 33)","plainCitation":"(Mina Posu &amp; Romero Dorado, 2020, p. 33)","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Daniela"}],"issued":{"date-parts":[["2020"]]}},"locator":"33","label":"page"}],"schema":"https://github.com/citation-style-language/schema/raw/master/csl-citation.json"} </w:instrText>
      </w:r>
      <w:r>
        <w:fldChar w:fldCharType="separate"/>
      </w:r>
      <w:r w:rsidRPr="0053788D">
        <w:rPr>
          <w:rFonts w:cs="Times New Roman"/>
        </w:rPr>
        <w:t>(Mina Posu &amp; Romero Dorado, 2020, p. 33)</w:t>
      </w:r>
      <w:r>
        <w:fldChar w:fldCharType="end"/>
      </w:r>
      <w:r>
        <w:t xml:space="preserve"> </w:t>
      </w:r>
      <w:r>
        <w:fldChar w:fldCharType="begin"/>
      </w:r>
      <w:r w:rsidR="00E70E1B">
        <w:instrText xml:space="preserve"> ADDIN ZOTERO_ITEM CSL_CITATION {"citationID":"MWAsezYx","properties":{"formattedCitation":"(Bol\\uc0\\u237{}var Guzm\\uc0\\u225{}n et\\uc0\\u160{}al., 2020, p. 16)","plainCitation":"(Bolívar Guzmán et al., 2020, p. 16)","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Jairo"}],"issued":{"date-parts":[["2020"]]}},"locator":"16","label":"page"}],"schema":"https://github.com/citation-style-language/schema/raw/master/csl-citation.json"} </w:instrText>
      </w:r>
      <w:r>
        <w:fldChar w:fldCharType="separate"/>
      </w:r>
      <w:r w:rsidRPr="0053788D">
        <w:rPr>
          <w:rFonts w:cs="Times New Roman"/>
          <w:szCs w:val="24"/>
        </w:rPr>
        <w:t>(Bolívar Guzmán et al., 2020, p. 16)</w:t>
      </w:r>
      <w:r>
        <w:fldChar w:fldCharType="end"/>
      </w:r>
      <w:r>
        <w:t>.</w:t>
      </w:r>
    </w:p>
    <w:p w14:paraId="4E3D959E" w14:textId="242C748D" w:rsidR="0053788D" w:rsidRDefault="00023013" w:rsidP="00C81FB9">
      <w:pPr>
        <w:pStyle w:val="Ttulo4"/>
        <w:ind w:left="284"/>
      </w:pPr>
      <w:bookmarkStart w:id="41" w:name="_Toc47024574"/>
      <w:r>
        <w:t>5</w:t>
      </w:r>
      <w:r w:rsidR="005058DA">
        <w:t>.3.</w:t>
      </w:r>
      <w:r w:rsidR="00EC2C6B">
        <w:t>6</w:t>
      </w:r>
      <w:r w:rsidR="005058DA">
        <w:t xml:space="preserve">.5 </w:t>
      </w:r>
      <w:r w:rsidR="00DC50C2">
        <w:t>NodeJS</w:t>
      </w:r>
      <w:bookmarkEnd w:id="41"/>
    </w:p>
    <w:p w14:paraId="2A9271A6" w14:textId="2E738FA8" w:rsidR="00DC50C2" w:rsidRDefault="00DC50C2" w:rsidP="00DC50C2">
      <w:r>
        <w:t xml:space="preserve">Es un entorno multiplataforma, que se encuentra en tiempo de ejecución, igualmente de código abierto. Útil para la creación de aplicaciones web altamente escalables </w:t>
      </w:r>
      <w:r>
        <w:fldChar w:fldCharType="begin"/>
      </w:r>
      <w:r w:rsidR="00E70E1B">
        <w:instrText xml:space="preserve"> ADDIN ZOTERO_ITEM CSL_CITATION {"citationID":"Zw67gcpk","properties":{"formattedCitation":"(Bol\\uc0\\u237{}var Guzm\\uc0\\u225{}n et\\uc0\\u160{}al., 2020, p. 18)","plainCitation":"(Bolívar Guzmán et al., 2020, p. 18)","noteIndex":0},"citationItems":[{"id":11,"uris":["http://zotero.org/users/5687329/items/MZ9JZXR4"],"uri":["http://zotero.org/users/5687329/items/MZ9JZXR4"],"itemData":{"id":11,"type":"thesis","event-place":"Cali","language":"Español","number-of-pages":"95","publisher":"Institución Universitaria Antonio José Camacho","publisher-place":"Cali","title":"Desarrollo de los módulos de transferencia y comunicación de datos ambientales para la empresa de Sanambiente de Cali","author":[{"family":"Bolívar Guzmán","given":"Jhanluy"},{"family":"Lozano Argote","given":"Jagüel"},{"family":"Ramírez","given":"Jhon Jairo"}],"issued":{"date-parts":[["2020"]]}},"locator":"18","label":"page"}],"schema":"https://github.com/citation-style-language/schema/raw/master/csl-citation.json"} </w:instrText>
      </w:r>
      <w:r>
        <w:fldChar w:fldCharType="separate"/>
      </w:r>
      <w:r w:rsidRPr="00DC50C2">
        <w:rPr>
          <w:rFonts w:cs="Times New Roman"/>
          <w:szCs w:val="24"/>
        </w:rPr>
        <w:t>(Bolívar Guzmán et al., 2020, p. 18)</w:t>
      </w:r>
      <w:r>
        <w:fldChar w:fldCharType="end"/>
      </w:r>
      <w:r>
        <w:t>.</w:t>
      </w:r>
    </w:p>
    <w:p w14:paraId="7950E03C" w14:textId="42D34169" w:rsidR="00835AE4" w:rsidRDefault="00023013" w:rsidP="00C81FB9">
      <w:pPr>
        <w:pStyle w:val="Ttulo4"/>
        <w:ind w:left="284"/>
      </w:pPr>
      <w:bookmarkStart w:id="42" w:name="_Toc47024575"/>
      <w:r>
        <w:t>5</w:t>
      </w:r>
      <w:r w:rsidR="005058DA">
        <w:t>.3.</w:t>
      </w:r>
      <w:r w:rsidR="00EC2C6B">
        <w:t>6</w:t>
      </w:r>
      <w:r w:rsidR="005058DA">
        <w:t xml:space="preserve">.6 </w:t>
      </w:r>
      <w:r w:rsidR="00835AE4">
        <w:t>GitHub</w:t>
      </w:r>
      <w:bookmarkEnd w:id="42"/>
    </w:p>
    <w:p w14:paraId="1A28390D" w14:textId="0CBFEBF3" w:rsidR="00835AE4" w:rsidRDefault="00835AE4" w:rsidP="00835AE4">
      <w:r>
        <w:t>Plataforma de desarrollo colaborativo de aplicativos, ideal para el alojamiento de proyectos mediante el sistema de control de versiones que esta proporciona Git.</w:t>
      </w:r>
    </w:p>
    <w:p w14:paraId="39CB8239" w14:textId="226809E2" w:rsidR="0061118D" w:rsidRDefault="00023013" w:rsidP="00C81FB9">
      <w:pPr>
        <w:pStyle w:val="Ttulo4"/>
        <w:ind w:left="284"/>
      </w:pPr>
      <w:bookmarkStart w:id="43" w:name="_Toc47024576"/>
      <w:r>
        <w:t>5</w:t>
      </w:r>
      <w:r w:rsidR="005058DA">
        <w:t>.3.</w:t>
      </w:r>
      <w:r w:rsidR="00EC2C6B">
        <w:t>6</w:t>
      </w:r>
      <w:r w:rsidR="005058DA">
        <w:t xml:space="preserve">.7 </w:t>
      </w:r>
      <w:r w:rsidR="00233FB2">
        <w:t>GitHub Desktop</w:t>
      </w:r>
      <w:bookmarkEnd w:id="43"/>
    </w:p>
    <w:p w14:paraId="5056CF07" w14:textId="27BAF5E9" w:rsidR="00233FB2" w:rsidRDefault="00233FB2" w:rsidP="00233FB2">
      <w:r>
        <w:t>Aplicación de escritorio, con interfaz gráfica que permite el</w:t>
      </w:r>
      <w:r w:rsidR="00283852">
        <w:t xml:space="preserve"> fácil</w:t>
      </w:r>
      <w:r>
        <w:t xml:space="preserve"> </w:t>
      </w:r>
      <w:r w:rsidR="00283852">
        <w:t xml:space="preserve">mantenimiento </w:t>
      </w:r>
      <w:r>
        <w:t>de versiones de un proyecto</w:t>
      </w:r>
      <w:r w:rsidR="00283852">
        <w:t>. Básicamente fue diseñado para brindar facilidad al realizar control de versiones sobre los proyectos mediante una interfaz gráfica amigable</w:t>
      </w:r>
      <w:r w:rsidR="00A609AB">
        <w:t>. Su principal</w:t>
      </w:r>
      <w:r w:rsidR="00283852">
        <w:t xml:space="preserve"> diferencia </w:t>
      </w:r>
      <w:r w:rsidR="00A609AB">
        <w:t xml:space="preserve">con el </w:t>
      </w:r>
      <w:r w:rsidR="00283852">
        <w:t xml:space="preserve">software Git, </w:t>
      </w:r>
      <w:r w:rsidR="00A609AB">
        <w:t>es que est</w:t>
      </w:r>
      <w:r w:rsidR="009327B5">
        <w:t>e último</w:t>
      </w:r>
      <w:r w:rsidR="00A609AB">
        <w:t xml:space="preserve"> se usa </w:t>
      </w:r>
      <w:r w:rsidR="00283852">
        <w:t>mediante líneas de comando</w:t>
      </w:r>
      <w:r w:rsidR="002D7664">
        <w:t xml:space="preserve"> </w:t>
      </w:r>
      <w:r w:rsidR="00070A25">
        <w:t>por</w:t>
      </w:r>
      <w:r w:rsidR="002D7664">
        <w:t xml:space="preserve"> </w:t>
      </w:r>
      <w:r w:rsidR="006E3F81">
        <w:t>consola.</w:t>
      </w:r>
    </w:p>
    <w:p w14:paraId="71491610" w14:textId="6F6BCBFA" w:rsidR="005B00B2" w:rsidRDefault="00023013" w:rsidP="00C81FB9">
      <w:pPr>
        <w:pStyle w:val="Ttulo4"/>
        <w:ind w:left="284"/>
      </w:pPr>
      <w:bookmarkStart w:id="44" w:name="_Toc47024577"/>
      <w:r>
        <w:t>5</w:t>
      </w:r>
      <w:r w:rsidR="005058DA">
        <w:t>.3.</w:t>
      </w:r>
      <w:r w:rsidR="00EC2C6B">
        <w:t>6</w:t>
      </w:r>
      <w:r w:rsidR="005058DA">
        <w:t xml:space="preserve">.8 </w:t>
      </w:r>
      <w:r w:rsidR="005B00B2">
        <w:t>Visual Studio Code</w:t>
      </w:r>
      <w:bookmarkEnd w:id="44"/>
    </w:p>
    <w:p w14:paraId="580ADD23" w14:textId="4EBC9B96" w:rsidR="005B00B2" w:rsidRDefault="005B00B2" w:rsidP="005B00B2">
      <w:r>
        <w:t xml:space="preserve">Editor de código fuente desarrollado por Microsoft para Windows, Linux y macOS. Entre sus características incluye control integrado de Git, depuración, finalización inteligente de código y resaltado de errores por sintaxis </w:t>
      </w:r>
      <w:r>
        <w:fldChar w:fldCharType="begin"/>
      </w:r>
      <w:r w:rsidR="00E70E1B">
        <w:instrText xml:space="preserve"> ADDIN ZOTERO_ITEM CSL_CITATION {"citationID":"aJcIKXnM","properties":{"formattedCitation":"(Mina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fldChar w:fldCharType="separate"/>
      </w:r>
      <w:r w:rsidRPr="005B00B2">
        <w:rPr>
          <w:rFonts w:cs="Times New Roman"/>
        </w:rPr>
        <w:t>(Mina Posu &amp; Romero Dorado, 2020, p. 34)</w:t>
      </w:r>
      <w:r>
        <w:fldChar w:fldCharType="end"/>
      </w:r>
      <w:r>
        <w:t>.</w:t>
      </w:r>
    </w:p>
    <w:p w14:paraId="46620C62" w14:textId="7C9A57DC" w:rsidR="00B11BAE" w:rsidRDefault="00023013" w:rsidP="00C81FB9">
      <w:pPr>
        <w:pStyle w:val="Ttulo4"/>
        <w:ind w:left="284"/>
      </w:pPr>
      <w:bookmarkStart w:id="45" w:name="_Toc47024578"/>
      <w:r>
        <w:lastRenderedPageBreak/>
        <w:t>5</w:t>
      </w:r>
      <w:r w:rsidR="005058DA">
        <w:t>.3.</w:t>
      </w:r>
      <w:r w:rsidR="00EC2C6B">
        <w:t>6</w:t>
      </w:r>
      <w:r w:rsidR="005058DA">
        <w:t xml:space="preserve">.9 </w:t>
      </w:r>
      <w:r w:rsidR="00B11BAE">
        <w:t>Jest</w:t>
      </w:r>
      <w:bookmarkEnd w:id="45"/>
    </w:p>
    <w:p w14:paraId="15C21494" w14:textId="713D8D57" w:rsidR="00B11BAE" w:rsidRDefault="00B11BAE" w:rsidP="00B11BAE">
      <w:r>
        <w:t>Plataforma de pruebas universal, la cual se adapta a cualquier biblioteca de JavaScript. Esta plataforma se puede ejecutar sobre proyectos que estén basado en Angular, Node, TypeScript, Vue, entre otros</w:t>
      </w:r>
      <w:r w:rsidR="00193D8F">
        <w:t xml:space="preserve"> </w:t>
      </w:r>
      <w:r w:rsidR="00193D8F">
        <w:fldChar w:fldCharType="begin"/>
      </w:r>
      <w:r w:rsidR="00E70E1B">
        <w:instrText xml:space="preserve"> ADDIN ZOTERO_ITEM CSL_CITATION {"citationID":"l3gfu4Kn","properties":{"formattedCitation":"(Mina Posu &amp; Romero Dorado, 2020, p. 34)","plainCitation":"(Mina Posu &amp; Romero Dorado, 2020, p. 34)","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Daniela"}],"issued":{"date-parts":[["2020"]]}},"locator":"34","label":"page"}],"schema":"https://github.com/citation-style-language/schema/raw/master/csl-citation.json"} </w:instrText>
      </w:r>
      <w:r w:rsidR="00193D8F">
        <w:fldChar w:fldCharType="separate"/>
      </w:r>
      <w:r w:rsidR="00193D8F" w:rsidRPr="00193D8F">
        <w:rPr>
          <w:rFonts w:cs="Times New Roman"/>
        </w:rPr>
        <w:t>(Mina Posu &amp; Romero Dorado, 2020, p. 34)</w:t>
      </w:r>
      <w:r w:rsidR="00193D8F">
        <w:fldChar w:fldCharType="end"/>
      </w:r>
      <w:r>
        <w:t>.</w:t>
      </w:r>
    </w:p>
    <w:p w14:paraId="7DC758FE" w14:textId="7F5F9489" w:rsidR="00B11BAE" w:rsidRDefault="00023013" w:rsidP="00C81FB9">
      <w:pPr>
        <w:pStyle w:val="Ttulo4"/>
        <w:ind w:left="284"/>
      </w:pPr>
      <w:bookmarkStart w:id="46" w:name="_Toc47024579"/>
      <w:r>
        <w:t>5</w:t>
      </w:r>
      <w:r w:rsidR="005058DA">
        <w:t>.3.</w:t>
      </w:r>
      <w:r w:rsidR="00EC2C6B">
        <w:t>6</w:t>
      </w:r>
      <w:r w:rsidR="005058DA">
        <w:t xml:space="preserve">.10 </w:t>
      </w:r>
      <w:r w:rsidR="00B11BAE">
        <w:t>Jmeter</w:t>
      </w:r>
      <w:bookmarkEnd w:id="46"/>
    </w:p>
    <w:p w14:paraId="496B0E14" w14:textId="5AE1970B" w:rsidR="001F14B9" w:rsidRDefault="00B11BAE" w:rsidP="009327B5">
      <w:r>
        <w:t>Es un proyecto de Apache, que puede ser utilizado como herramienta para pruebas de carga, para analizar el rendimiento de una variedad de servicios. Además, es utilizada para realizar pruebas unitarias sobre conexiones de bases de datos y conexiones TCP genéricas</w:t>
      </w:r>
      <w:r w:rsidR="00193D8F">
        <w:t xml:space="preserve"> </w:t>
      </w:r>
      <w:r w:rsidR="00193D8F">
        <w:fldChar w:fldCharType="begin"/>
      </w:r>
      <w:r w:rsidR="00E70E1B">
        <w:instrText xml:space="preserve"> ADDIN ZOTERO_ITEM CSL_CITATION {"citationID":"vL6w274H","properties":{"formattedCitation":"(Mina Posu &amp; Romero Dorado, 2020, p. 35)","plainCitation":"(Mina Posu &amp; Romero Dorado, 2020, p. 35)","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Daniela"}],"issued":{"date-parts":[["2020"]]}},"locator":"35","label":"page"}],"schema":"https://github.com/citation-style-language/schema/raw/master/csl-citation.json"} </w:instrText>
      </w:r>
      <w:r w:rsidR="00193D8F">
        <w:fldChar w:fldCharType="separate"/>
      </w:r>
      <w:r w:rsidR="00193D8F" w:rsidRPr="00193D8F">
        <w:rPr>
          <w:rFonts w:cs="Times New Roman"/>
        </w:rPr>
        <w:t>(Mina Posu &amp; Romero Dorado, 2020, p. 35)</w:t>
      </w:r>
      <w:r w:rsidR="00193D8F">
        <w:fldChar w:fldCharType="end"/>
      </w:r>
      <w:r>
        <w:t>.</w:t>
      </w:r>
    </w:p>
    <w:p w14:paraId="7F001C3C" w14:textId="3AED370A" w:rsidR="00F13A0D" w:rsidRDefault="008555C1" w:rsidP="008555C1">
      <w:pPr>
        <w:pStyle w:val="Ttulo2"/>
      </w:pPr>
      <w:bookmarkStart w:id="47" w:name="_Toc47024580"/>
      <w:r>
        <w:t>Marco legal</w:t>
      </w:r>
      <w:bookmarkEnd w:id="47"/>
    </w:p>
    <w:p w14:paraId="39653E38" w14:textId="08E1296C" w:rsidR="008555C1" w:rsidRDefault="00D17BB1" w:rsidP="00C7692B">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14:paraId="40FED353" w14:textId="4C857E34" w:rsidR="009C1537" w:rsidRDefault="009C1537" w:rsidP="00C7692B">
      <w:r>
        <w:t xml:space="preserve">Conforme al </w:t>
      </w:r>
      <w:r w:rsidR="00042701">
        <w:fldChar w:fldCharType="begin"/>
      </w:r>
      <w:r w:rsidR="00E70E1B">
        <w:instrText xml:space="preserve"> ADDIN ZOTERO_ITEM CSL_CITATION {"citationID":"p5XS0K9G","properties":{"formattedCitation":"(Estatuto de Investigaciones y Producci\\uc0\\u243{}n Intelectual, 2018, p. 8)","plainCitation":"(Estatuto de Investigaciones y Producción Intelectual, 2018, p. 8)","noteIndex":0},"citationItems":[{"id":17,"uris":["http://zotero.org/users/5687329/items/BXI5SKYD"],"uri":["http://zotero.org/users/5687329/items/BXI5SKYD"],"itemData":{"id":17,"type":"legislation","language":"Español","number":"Acuerdo No. 14","page":"11","title":"Estatuto de Investigaciones y Producción Intelectual","URL":"http://www.uniajc.edu.co/documentos/secgeneral/ESTATUTO_GENERAL__022_2007.pdf","author":[{"family":"UNIAJC","given":""}],"issued":{"date-parts":[["2018",8,9]]}},"locator":"8","label":"page"}],"schema":"https://github.com/citation-style-language/schema/raw/master/csl-citation.json"} </w:instrText>
      </w:r>
      <w:r w:rsidR="00042701">
        <w:fldChar w:fldCharType="separate"/>
      </w:r>
      <w:r w:rsidR="00042701" w:rsidRPr="00C245C2">
        <w:rPr>
          <w:rFonts w:cs="Times New Roman"/>
          <w:szCs w:val="24"/>
        </w:rPr>
        <w:t>(Estatuto de Investigaciones y Producción Intelectual, 2018, p. 8)</w:t>
      </w:r>
      <w:r w:rsidR="00042701">
        <w:fldChar w:fldCharType="end"/>
      </w:r>
      <w:r>
        <w:t xml:space="preserve">, un proyecto de investigación se puede definir como </w:t>
      </w:r>
      <w:r w:rsidRPr="00336420">
        <w:rPr>
          <w:i/>
          <w:iCs/>
        </w:rPr>
        <w:t xml:space="preserve">“la unidad básica de trabajo que comprende un conjunto de actividades organizadas coherentemente </w:t>
      </w:r>
      <w:r w:rsidR="00336420" w:rsidRPr="00336420">
        <w:rPr>
          <w:i/>
          <w:iCs/>
        </w:rPr>
        <w:t>en una propuesta de investigación…”</w:t>
      </w:r>
      <w:r w:rsidR="00042701">
        <w:rPr>
          <w:i/>
          <w:iCs/>
        </w:rPr>
        <w:t xml:space="preserve"> </w:t>
      </w:r>
      <w:r w:rsidR="00042701">
        <w:t xml:space="preserve">y para poder llevar a cabo </w:t>
      </w:r>
      <w:r w:rsidR="00940E7A">
        <w:t>estas actividades y lograr unos resultados concretos, se debe hacer uso de recursos tanto humanos como financieros, bibliográficos y de infraestructura.</w:t>
      </w:r>
    </w:p>
    <w:p w14:paraId="3AEF1B23" w14:textId="52BBED48" w:rsidR="00F45DD5" w:rsidRPr="003B6F11" w:rsidRDefault="006A513E" w:rsidP="00A96557">
      <w:r>
        <w:t>Además</w:t>
      </w:r>
      <w:r w:rsidR="00F45DD5">
        <w:t>,</w:t>
      </w:r>
      <w:r w:rsidR="00556817">
        <w:t xml:space="preserve"> la</w:t>
      </w:r>
      <w:r w:rsidR="002644F3">
        <w:t>s</w:t>
      </w:r>
      <w:r w:rsidR="00556817">
        <w:t xml:space="preserve"> </w:t>
      </w:r>
      <w:r w:rsidR="002644F3">
        <w:t>normas internas de la Institución</w:t>
      </w:r>
      <w:r w:rsidR="00F266BE">
        <w:t xml:space="preserve"> Universitaria Antonio José Camacho</w:t>
      </w:r>
      <w:r w:rsidR="00556817">
        <w:t xml:space="preserve"> </w:t>
      </w:r>
      <w:r w:rsidR="002644F3">
        <w:t>reglamentan sobre la Propiedad Intelectual</w:t>
      </w:r>
      <w:r w:rsidR="003B6F11">
        <w:t>,</w:t>
      </w:r>
      <w:r w:rsidR="002644F3">
        <w:t xml:space="preserve"> los derechos sobre las diversas formas de creación de productos derivados del talento y actividad investigativa en la Institución</w:t>
      </w:r>
      <w:r w:rsidR="0002745D">
        <w:t xml:space="preserve"> y</w:t>
      </w:r>
      <w:r w:rsidR="003B6F11">
        <w:t xml:space="preserve"> </w:t>
      </w:r>
      <w:r w:rsidR="00F45DD5" w:rsidRPr="00556817">
        <w:rPr>
          <w:i/>
          <w:iCs/>
        </w:rPr>
        <w:t>“</w:t>
      </w:r>
      <w:r w:rsidR="0002745D">
        <w:rPr>
          <w:i/>
          <w:iCs/>
        </w:rPr>
        <w:t>…</w:t>
      </w:r>
      <w:r w:rsidR="00F45DD5" w:rsidRPr="00556817">
        <w:rPr>
          <w:i/>
          <w:iCs/>
        </w:rPr>
        <w:t>reconoce, respeta y se subordina a lo establecido en la Constitución Política de C</w:t>
      </w:r>
      <w:r w:rsidR="00556817" w:rsidRPr="00556817">
        <w:rPr>
          <w:i/>
          <w:iCs/>
        </w:rPr>
        <w:t xml:space="preserve">olombia, así como en la ley 23 de 1982, sobre derechos de Autor, Decreto 1360 de 1989 sobre la inscripción del soporte lógico (software) </w:t>
      </w:r>
      <w:r w:rsidR="00556817" w:rsidRPr="00556817">
        <w:rPr>
          <w:i/>
          <w:iCs/>
        </w:rPr>
        <w:lastRenderedPageBreak/>
        <w:t>en el Registro Nacional de derecho de autor</w:t>
      </w:r>
      <w:r w:rsidR="0002745D">
        <w:rPr>
          <w:i/>
          <w:iCs/>
        </w:rPr>
        <w:t>…</w:t>
      </w:r>
      <w:r w:rsidR="00556817" w:rsidRPr="00556817">
        <w:rPr>
          <w:i/>
          <w:iCs/>
        </w:rPr>
        <w:t>”</w:t>
      </w:r>
      <w:r w:rsidR="003B6F11">
        <w:t xml:space="preserve">. </w:t>
      </w:r>
      <w:r w:rsidR="00A96557">
        <w:t>Además, cu</w:t>
      </w:r>
      <w:r>
        <w:t>ando</w:t>
      </w:r>
      <w:r w:rsidR="003B6F11">
        <w:t xml:space="preserve"> un proyecto de investigación </w:t>
      </w:r>
      <w:r>
        <w:t>es aprobado</w:t>
      </w:r>
      <w:r w:rsidR="003B6F11">
        <w:t xml:space="preserve"> por parte de la Institución, </w:t>
      </w:r>
      <w:r w:rsidR="00E72079">
        <w:t>se debe suscribir el Acta de Propiedad Intelectual</w:t>
      </w:r>
      <w:r w:rsidR="00A96557">
        <w:t xml:space="preserve"> </w:t>
      </w:r>
      <w:r w:rsidR="00732755">
        <w:t xml:space="preserve">de </w:t>
      </w:r>
      <w:r w:rsidR="00A96557">
        <w:t>este</w:t>
      </w:r>
      <w:r w:rsidR="00E72079">
        <w:t>.</w:t>
      </w:r>
    </w:p>
    <w:p w14:paraId="0A271BC7" w14:textId="01659003" w:rsidR="00313190" w:rsidRDefault="00313190" w:rsidP="00ED5A34"/>
    <w:p w14:paraId="3052766B" w14:textId="350E7037" w:rsidR="00313190" w:rsidRDefault="00313190" w:rsidP="00ED5A34"/>
    <w:p w14:paraId="07062C17" w14:textId="11FE116A" w:rsidR="00550705" w:rsidRDefault="00550705" w:rsidP="00E13F64">
      <w:pPr>
        <w:ind w:firstLine="0"/>
      </w:pPr>
    </w:p>
    <w:p w14:paraId="5AEEBB31" w14:textId="02464D77" w:rsidR="008D60F9" w:rsidRDefault="008D60F9" w:rsidP="00E13F64">
      <w:pPr>
        <w:ind w:firstLine="0"/>
      </w:pPr>
    </w:p>
    <w:p w14:paraId="5E167318" w14:textId="1E4A47A6" w:rsidR="00640F5A" w:rsidRDefault="00640F5A" w:rsidP="00E13F64">
      <w:pPr>
        <w:ind w:firstLine="0"/>
      </w:pPr>
    </w:p>
    <w:p w14:paraId="22AB7350" w14:textId="6C182D10" w:rsidR="00640F5A" w:rsidRDefault="00640F5A" w:rsidP="00E13F64">
      <w:pPr>
        <w:ind w:firstLine="0"/>
      </w:pPr>
    </w:p>
    <w:p w14:paraId="092514E2" w14:textId="0707543A" w:rsidR="00513742" w:rsidRDefault="00513742" w:rsidP="00E13F64">
      <w:pPr>
        <w:ind w:firstLine="0"/>
      </w:pPr>
    </w:p>
    <w:p w14:paraId="3F36EA0C" w14:textId="38BD91F2" w:rsidR="0053788D" w:rsidRDefault="0053788D" w:rsidP="00E13F64">
      <w:pPr>
        <w:ind w:firstLine="0"/>
      </w:pPr>
    </w:p>
    <w:p w14:paraId="5B94C49C" w14:textId="791D48D1" w:rsidR="0053788D" w:rsidRDefault="0053788D" w:rsidP="00E13F64">
      <w:pPr>
        <w:ind w:firstLine="0"/>
      </w:pPr>
    </w:p>
    <w:p w14:paraId="737F60E0" w14:textId="696185A3" w:rsidR="0053788D" w:rsidRDefault="0053788D" w:rsidP="00E13F64">
      <w:pPr>
        <w:ind w:firstLine="0"/>
      </w:pPr>
    </w:p>
    <w:p w14:paraId="31A71201" w14:textId="001115AB" w:rsidR="00000B10" w:rsidRDefault="00000B10" w:rsidP="00E13F64">
      <w:pPr>
        <w:ind w:firstLine="0"/>
      </w:pPr>
    </w:p>
    <w:p w14:paraId="76A7B8BE" w14:textId="528E0AEE" w:rsidR="003A5D5A" w:rsidRDefault="003A5D5A" w:rsidP="00E13F64">
      <w:pPr>
        <w:ind w:firstLine="0"/>
      </w:pPr>
    </w:p>
    <w:p w14:paraId="2E463D74" w14:textId="04BC74AB" w:rsidR="00D414DC" w:rsidRDefault="00D414DC" w:rsidP="00E13F64">
      <w:pPr>
        <w:ind w:firstLine="0"/>
      </w:pPr>
    </w:p>
    <w:p w14:paraId="4CD464CA" w14:textId="6D6A8820" w:rsidR="00D414DC" w:rsidRDefault="00D414DC" w:rsidP="00E13F64">
      <w:pPr>
        <w:ind w:firstLine="0"/>
      </w:pPr>
    </w:p>
    <w:p w14:paraId="2AF52E49" w14:textId="47D2BFF1" w:rsidR="00D414DC" w:rsidRDefault="00D414DC" w:rsidP="00E13F64">
      <w:pPr>
        <w:ind w:firstLine="0"/>
      </w:pPr>
    </w:p>
    <w:p w14:paraId="7B1A6B2C" w14:textId="57662A38" w:rsidR="00D414DC" w:rsidRDefault="00D414DC" w:rsidP="00E13F64">
      <w:pPr>
        <w:ind w:firstLine="0"/>
      </w:pPr>
    </w:p>
    <w:p w14:paraId="056E81FC" w14:textId="169D873F" w:rsidR="00D414DC" w:rsidRDefault="00D414DC" w:rsidP="00E13F64">
      <w:pPr>
        <w:ind w:firstLine="0"/>
      </w:pPr>
    </w:p>
    <w:p w14:paraId="345A4BFC" w14:textId="22CB14D9" w:rsidR="00D414DC" w:rsidRDefault="00D414DC" w:rsidP="00E13F64">
      <w:pPr>
        <w:ind w:firstLine="0"/>
      </w:pPr>
    </w:p>
    <w:p w14:paraId="63EB9A81" w14:textId="52F43949" w:rsidR="00D414DC" w:rsidRDefault="00D414DC" w:rsidP="00E13F64">
      <w:pPr>
        <w:ind w:firstLine="0"/>
      </w:pPr>
    </w:p>
    <w:p w14:paraId="7E46783D" w14:textId="77777777" w:rsidR="00D414DC" w:rsidRDefault="00D414DC" w:rsidP="00E13F64">
      <w:pPr>
        <w:ind w:firstLine="0"/>
      </w:pPr>
    </w:p>
    <w:p w14:paraId="39F0C59B" w14:textId="77777777" w:rsidR="00BF0818" w:rsidRDefault="00BF0818" w:rsidP="00E13F64">
      <w:pPr>
        <w:ind w:firstLine="0"/>
      </w:pPr>
    </w:p>
    <w:p w14:paraId="0D3BC087" w14:textId="30A15C76" w:rsidR="00227E9A" w:rsidRDefault="0098321D" w:rsidP="0089359C">
      <w:pPr>
        <w:pStyle w:val="Ttulo1"/>
      </w:pPr>
      <w:bookmarkStart w:id="48" w:name="_Toc47024581"/>
      <w:r>
        <w:lastRenderedPageBreak/>
        <w:t>Resultados</w:t>
      </w:r>
      <w:bookmarkEnd w:id="48"/>
    </w:p>
    <w:p w14:paraId="70463E59" w14:textId="6B427C07" w:rsidR="00BC12F1" w:rsidRDefault="00BC12F1" w:rsidP="00BC12F1">
      <w:r>
        <w:t xml:space="preserve">A partir del estudio realizado en el marco teórico sobre los lineamientos proporcionados por la ISO/IEC 29110, se decidió </w:t>
      </w:r>
      <w:r w:rsidR="006A1375">
        <w:t>ejecutar</w:t>
      </w:r>
      <w:r>
        <w:t xml:space="preserve"> la parte 5 del estándar </w:t>
      </w:r>
      <w:r w:rsidR="006A1375">
        <w:t>en el</w:t>
      </w:r>
      <w:r w:rsidR="00CF3805">
        <w:t xml:space="preserve"> </w:t>
      </w:r>
      <w:r w:rsidR="00E859F3">
        <w:t>presente trabajo</w:t>
      </w:r>
      <w:r w:rsidR="001A6167">
        <w:t>,</w:t>
      </w:r>
      <w:r w:rsidR="0018685D">
        <w:t xml:space="preserve"> en vista de lo planteado por la empresa Sanambiente en su proyecto de software</w:t>
      </w:r>
      <w:r>
        <w:t xml:space="preserve">. Debido a los recursos que intervendrían en el desarrollo de este </w:t>
      </w:r>
      <w:r w:rsidR="0018685D">
        <w:t>último</w:t>
      </w:r>
      <w:r>
        <w:t>, se hizo necesario el incluir estrategias de gestión para garantizar su éxito, y esta parte de la norma las proporcionaba</w:t>
      </w:r>
      <w:r w:rsidR="005077A3">
        <w:t>.</w:t>
      </w:r>
      <w:r w:rsidR="000108AD">
        <w:t xml:space="preserve"> Por esta razón, fue que se eligió </w:t>
      </w:r>
      <w:r w:rsidR="001B4690">
        <w:t xml:space="preserve">seguir </w:t>
      </w:r>
      <w:r w:rsidR="000108AD">
        <w:t xml:space="preserve">este estándar y parte en </w:t>
      </w:r>
      <w:r w:rsidR="003202EA">
        <w:t>concreto</w:t>
      </w:r>
      <w:r w:rsidR="00CF3805">
        <w:t>.</w:t>
      </w:r>
    </w:p>
    <w:p w14:paraId="3964EF89" w14:textId="45A1D878" w:rsidR="00BC12F1" w:rsidRPr="00BC12F1" w:rsidRDefault="00BC12F1" w:rsidP="00BC12F1">
      <w:r>
        <w:t>El perfil que se siguió dentro del grupo de perfiles genéricos fue el básico, debido al tiempo, número de actividades, productos e integrantes que el proyecto exigía. Además,</w:t>
      </w:r>
      <w:r w:rsidR="00991BF4">
        <w:t xml:space="preserve"> se decidió no emplear</w:t>
      </w:r>
      <w:r>
        <w:t xml:space="preserve"> el paquete de despliegue que brindaba el estándar, dado que no se vio necesario el seguir este conjunto de elementos como medio para el control y seguimiento de los recursos</w:t>
      </w:r>
      <w:r w:rsidR="006F7C06">
        <w:t xml:space="preserve"> que iban a interceder</w:t>
      </w:r>
      <w:r>
        <w:t xml:space="preserve"> </w:t>
      </w:r>
      <w:r w:rsidR="00BE039D">
        <w:t xml:space="preserve">en el </w:t>
      </w:r>
      <w:r w:rsidR="006F7C06">
        <w:t xml:space="preserve">desarrollo del </w:t>
      </w:r>
      <w:r w:rsidR="00BE039D">
        <w:t xml:space="preserve">proyecto </w:t>
      </w:r>
      <w:r>
        <w:t xml:space="preserve">propuesto la empresa Sanambiente. </w:t>
      </w:r>
      <w:r w:rsidR="00027DA1">
        <w:t xml:space="preserve">Se </w:t>
      </w:r>
      <w:r>
        <w:t xml:space="preserve">decidió seguir </w:t>
      </w:r>
      <w:r w:rsidR="000D6A23">
        <w:t xml:space="preserve">en su lugar </w:t>
      </w:r>
      <w:r>
        <w:t>únicamente los pasos descritos en los procesos contenidos en la norma.</w:t>
      </w:r>
    </w:p>
    <w:p w14:paraId="1AFE0ADD" w14:textId="7310BD39" w:rsidR="001835B2" w:rsidRDefault="00BC12F1" w:rsidP="001835B2">
      <w:pPr>
        <w:rPr>
          <w:rFonts w:cs="Times New Roman"/>
          <w:szCs w:val="24"/>
          <w:lang w:val="es-MX"/>
        </w:rPr>
      </w:pPr>
      <w:r>
        <w:t>Luego del análisis realizado al estándar,</w:t>
      </w:r>
      <w:r w:rsidR="007C4E72">
        <w:t xml:space="preserve"> </w:t>
      </w:r>
      <w:r>
        <w:t xml:space="preserve">se </w:t>
      </w:r>
      <w:r w:rsidR="007C4E72">
        <w:t>identific</w:t>
      </w:r>
      <w:r>
        <w:t>aron dos procesos en la parte 5</w:t>
      </w:r>
      <w:r w:rsidR="007C4E72">
        <w:t xml:space="preserve"> </w:t>
      </w:r>
      <w:r w:rsidR="004E0CBA">
        <w:t>de</w:t>
      </w:r>
      <w:r w:rsidR="007C4E72">
        <w:t xml:space="preserve"> la ISO/IEC 29110: </w:t>
      </w:r>
      <w:r w:rsidR="00BC6C13">
        <w:t>g</w:t>
      </w:r>
      <w:r w:rsidR="007C4E72">
        <w:t>estión de proyecto</w:t>
      </w:r>
      <w:r w:rsidR="00BC6C13">
        <w:t>s</w:t>
      </w:r>
      <w:r w:rsidR="007C4E72">
        <w:t xml:space="preserve"> e </w:t>
      </w:r>
      <w:r w:rsidR="00BC6C13">
        <w:t>i</w:t>
      </w:r>
      <w:r w:rsidR="007C4E72">
        <w:t>mplementación de software.</w:t>
      </w:r>
      <w:r w:rsidR="001835B2">
        <w:t xml:space="preserve"> S</w:t>
      </w:r>
      <w:r w:rsidR="001455A5">
        <w:t>e determ</w:t>
      </w:r>
      <w:r w:rsidR="000956EB">
        <w:t xml:space="preserve">inó que para el desarrollo de este </w:t>
      </w:r>
      <w:r w:rsidR="00F123A1">
        <w:t>caso</w:t>
      </w:r>
      <w:r w:rsidR="000956EB">
        <w:t xml:space="preserve"> se ejecut</w:t>
      </w:r>
      <w:r w:rsidR="00F87BF8">
        <w:t>aría</w:t>
      </w:r>
      <w:r w:rsidR="000956EB">
        <w:t xml:space="preserve"> </w:t>
      </w:r>
      <w:r w:rsidR="001835B2">
        <w:t xml:space="preserve">únicamente </w:t>
      </w:r>
      <w:r w:rsidR="000956EB">
        <w:t xml:space="preserve">el proceso de </w:t>
      </w:r>
      <w:r w:rsidR="007614AE">
        <w:t>g</w:t>
      </w:r>
      <w:r w:rsidR="000956EB" w:rsidRPr="000956EB">
        <w:t>estión de proyecto</w:t>
      </w:r>
      <w:r w:rsidR="00BE039D">
        <w:t>s</w:t>
      </w:r>
      <w:r w:rsidR="00656A4A">
        <w:t xml:space="preserve"> definido en </w:t>
      </w:r>
      <w:r w:rsidR="002624A3">
        <w:t>esta parte del</w:t>
      </w:r>
      <w:r w:rsidR="00656A4A">
        <w:t xml:space="preserve"> estándar</w:t>
      </w:r>
      <w:r w:rsidR="00F87BF8">
        <w:t>, junto con</w:t>
      </w:r>
      <w:r w:rsidR="00BA53A3">
        <w:t xml:space="preserve"> sus </w:t>
      </w:r>
      <w:r w:rsidR="001455A5">
        <w:t>fases</w:t>
      </w:r>
      <w:r w:rsidR="005356C8">
        <w:t xml:space="preserve"> </w:t>
      </w:r>
      <w:r w:rsidR="00656A4A">
        <w:t>y</w:t>
      </w:r>
      <w:r w:rsidR="005356C8">
        <w:t xml:space="preserve"> artefactos</w:t>
      </w:r>
      <w:r w:rsidR="00D2799D">
        <w:t xml:space="preserve"> correspondientes</w:t>
      </w:r>
      <w:r w:rsidR="00B27490">
        <w:t>;</w:t>
      </w:r>
      <w:r w:rsidR="007614AE">
        <w:t xml:space="preserve"> </w:t>
      </w:r>
      <w:r w:rsidR="001835B2">
        <w:t>pero</w:t>
      </w:r>
      <w:r w:rsidR="00FC108F">
        <w:t xml:space="preserve"> no</w:t>
      </w:r>
      <w:r w:rsidR="007614AE">
        <w:t xml:space="preserve"> el proceso de implementación de softwar</w:t>
      </w:r>
      <w:r w:rsidR="00FC108F">
        <w:t>e</w:t>
      </w:r>
      <w:r w:rsidR="001835B2">
        <w:t xml:space="preserve">, </w:t>
      </w:r>
      <w:r w:rsidR="00054DB2">
        <w:t xml:space="preserve">puesto que la documentación que exigía para ser aplicado </w:t>
      </w:r>
      <w:r w:rsidR="00054DB2" w:rsidRPr="00BB4463">
        <w:rPr>
          <w:rFonts w:cs="Times New Roman"/>
          <w:szCs w:val="24"/>
          <w:lang w:val="es-MX"/>
        </w:rPr>
        <w:t>era de</w:t>
      </w:r>
      <w:r w:rsidR="00054DB2">
        <w:rPr>
          <w:rFonts w:cs="Times New Roman"/>
          <w:szCs w:val="24"/>
          <w:lang w:val="es-MX"/>
        </w:rPr>
        <w:t xml:space="preserve">masiada y no se ajustaba al contexto de este </w:t>
      </w:r>
      <w:r w:rsidR="003A2EA7">
        <w:rPr>
          <w:rFonts w:cs="Times New Roman"/>
          <w:szCs w:val="24"/>
          <w:lang w:val="es-MX"/>
        </w:rPr>
        <w:t>caso</w:t>
      </w:r>
      <w:r w:rsidR="00054DB2">
        <w:rPr>
          <w:rFonts w:cs="Times New Roman"/>
          <w:szCs w:val="24"/>
          <w:lang w:val="es-MX"/>
        </w:rPr>
        <w:t xml:space="preserve"> para ser adoptada.</w:t>
      </w:r>
      <w:r w:rsidR="001835B2">
        <w:rPr>
          <w:rFonts w:cs="Times New Roman"/>
          <w:szCs w:val="24"/>
          <w:lang w:val="es-MX"/>
        </w:rPr>
        <w:t xml:space="preserve"> En su lugar</w:t>
      </w:r>
      <w:r w:rsidR="00BE039D">
        <w:rPr>
          <w:rFonts w:cs="Times New Roman"/>
          <w:szCs w:val="24"/>
          <w:lang w:val="es-MX"/>
        </w:rPr>
        <w:t>, gracias al análisis de las comparaciones efectuadas en el marco teórico,</w:t>
      </w:r>
      <w:r w:rsidR="007614AE">
        <w:t xml:space="preserve"> </w:t>
      </w:r>
      <w:r w:rsidR="001835B2">
        <w:rPr>
          <w:rFonts w:cs="Times New Roman"/>
          <w:szCs w:val="24"/>
          <w:lang w:val="es-MX"/>
        </w:rPr>
        <w:t>se decidió seguir las fases de la metodología Iconix, dado que proporcionaba mediante estas, los elementos necesarios para la implementación del software de acuerdo a las características y necesidades propias de la empresa</w:t>
      </w:r>
      <w:r w:rsidR="007B1B5C">
        <w:rPr>
          <w:rFonts w:cs="Times New Roman"/>
          <w:szCs w:val="24"/>
          <w:lang w:val="es-MX"/>
        </w:rPr>
        <w:t xml:space="preserve"> Sanambiente</w:t>
      </w:r>
      <w:r w:rsidR="001835B2">
        <w:rPr>
          <w:rFonts w:cs="Times New Roman"/>
          <w:szCs w:val="24"/>
          <w:lang w:val="es-MX"/>
        </w:rPr>
        <w:t>.</w:t>
      </w:r>
      <w:r w:rsidR="00CF24DF">
        <w:rPr>
          <w:rFonts w:cs="Times New Roman"/>
          <w:szCs w:val="24"/>
          <w:lang w:val="es-MX"/>
        </w:rPr>
        <w:t xml:space="preserve"> Además, se incorporaron las fases de la IEEE 829 para</w:t>
      </w:r>
      <w:r w:rsidR="000D2088">
        <w:rPr>
          <w:rFonts w:cs="Times New Roman"/>
          <w:szCs w:val="24"/>
          <w:lang w:val="es-MX"/>
        </w:rPr>
        <w:t xml:space="preserve"> guiar</w:t>
      </w:r>
      <w:r w:rsidR="00CF24DF">
        <w:rPr>
          <w:rFonts w:cs="Times New Roman"/>
          <w:szCs w:val="24"/>
          <w:lang w:val="es-MX"/>
        </w:rPr>
        <w:t xml:space="preserve"> la ejecución de</w:t>
      </w:r>
      <w:r w:rsidR="007D2E1E">
        <w:rPr>
          <w:rFonts w:cs="Times New Roman"/>
          <w:szCs w:val="24"/>
          <w:lang w:val="es-MX"/>
        </w:rPr>
        <w:t xml:space="preserve"> las</w:t>
      </w:r>
      <w:r w:rsidR="00CF24DF">
        <w:rPr>
          <w:rFonts w:cs="Times New Roman"/>
          <w:szCs w:val="24"/>
          <w:lang w:val="es-MX"/>
        </w:rPr>
        <w:t xml:space="preserve"> </w:t>
      </w:r>
      <w:r w:rsidR="00CF24DF">
        <w:rPr>
          <w:rFonts w:cs="Times New Roman"/>
          <w:szCs w:val="24"/>
          <w:lang w:val="es-MX"/>
        </w:rPr>
        <w:lastRenderedPageBreak/>
        <w:t xml:space="preserve">pruebas de calidad que se debían </w:t>
      </w:r>
      <w:r w:rsidR="002D6C0C">
        <w:rPr>
          <w:rFonts w:cs="Times New Roman"/>
          <w:szCs w:val="24"/>
          <w:lang w:val="es-MX"/>
        </w:rPr>
        <w:t>realizar</w:t>
      </w:r>
      <w:r w:rsidR="00CF24DF">
        <w:rPr>
          <w:rFonts w:cs="Times New Roman"/>
          <w:szCs w:val="24"/>
          <w:lang w:val="es-MX"/>
        </w:rPr>
        <w:t xml:space="preserve"> en el proceso de implementación de</w:t>
      </w:r>
      <w:r w:rsidR="00015A0C">
        <w:rPr>
          <w:rFonts w:cs="Times New Roman"/>
          <w:szCs w:val="24"/>
          <w:lang w:val="es-MX"/>
        </w:rPr>
        <w:t>l</w:t>
      </w:r>
      <w:r w:rsidR="00CF24DF">
        <w:rPr>
          <w:rFonts w:cs="Times New Roman"/>
          <w:szCs w:val="24"/>
          <w:lang w:val="es-MX"/>
        </w:rPr>
        <w:t xml:space="preserve"> software, puesto </w:t>
      </w:r>
      <w:r w:rsidR="00015A0C">
        <w:rPr>
          <w:rFonts w:cs="Times New Roman"/>
          <w:szCs w:val="24"/>
          <w:lang w:val="es-MX"/>
        </w:rPr>
        <w:t>que dieron</w:t>
      </w:r>
      <w:r w:rsidR="00CF24DF">
        <w:rPr>
          <w:rFonts w:cs="Times New Roman"/>
          <w:szCs w:val="24"/>
          <w:lang w:val="es-MX"/>
        </w:rPr>
        <w:t xml:space="preserve"> </w:t>
      </w:r>
      <w:r w:rsidR="004E3D3F">
        <w:rPr>
          <w:rFonts w:cs="Times New Roman"/>
          <w:szCs w:val="24"/>
          <w:lang w:val="es-MX"/>
        </w:rPr>
        <w:t xml:space="preserve">muy buen resultado en proyectos anteriores </w:t>
      </w:r>
      <w:r w:rsidR="004E3D3F">
        <w:rPr>
          <w:rFonts w:cs="Times New Roman"/>
          <w:szCs w:val="24"/>
          <w:lang w:val="es-MX"/>
        </w:rPr>
        <w:fldChar w:fldCharType="begin"/>
      </w:r>
      <w:r w:rsidR="00E70E1B">
        <w:rPr>
          <w:rFonts w:cs="Times New Roman"/>
          <w:szCs w:val="24"/>
          <w:lang w:val="es-MX"/>
        </w:rPr>
        <w:instrText xml:space="preserve"> ADDIN ZOTERO_ITEM CSL_CITATION {"citationID":"77jrLKAK","properties":{"formattedCitation":"(Aguado \\uc0\\u193{}lvarez, 2019)","plainCitation":"(Aguado Álvarez, 2019)","noteIndex":0},"citationItems":[{"id":1,"uris":["http://zotero.org/users/5687329/items/KEKDRZCW"],"uri":["http://zotero.org/users/5687329/items/KEKDRZCW"],"itemData":{"id":1,"type":"thesis","event-place":"Cali","language":"Español","publisher":"Institución Universitaria Antonio José Camacho","publisher-place":"Cali","title":"Implementación de pruebas de calidad en la aplicación control currículo v.1 de la Institución Universitaria Antonio José Camacho","author":[{"family":"Aguado Álvarez","given":"Julio César"}],"issued":{"date-parts":[["2019"]]}}}],"schema":"https://github.com/citation-style-language/schema/raw/master/csl-citation.json"} </w:instrText>
      </w:r>
      <w:r w:rsidR="004E3D3F">
        <w:rPr>
          <w:rFonts w:cs="Times New Roman"/>
          <w:szCs w:val="24"/>
          <w:lang w:val="es-MX"/>
        </w:rPr>
        <w:fldChar w:fldCharType="separate"/>
      </w:r>
      <w:r w:rsidR="004E3D3F" w:rsidRPr="004E3D3F">
        <w:rPr>
          <w:rFonts w:cs="Times New Roman"/>
          <w:szCs w:val="24"/>
        </w:rPr>
        <w:t>(Aguado Álvarez, 2019)</w:t>
      </w:r>
      <w:r w:rsidR="004E3D3F">
        <w:rPr>
          <w:rFonts w:cs="Times New Roman"/>
          <w:szCs w:val="24"/>
          <w:lang w:val="es-MX"/>
        </w:rPr>
        <w:fldChar w:fldCharType="end"/>
      </w:r>
      <w:r w:rsidR="004E3D3F">
        <w:rPr>
          <w:rFonts w:cs="Times New Roman"/>
          <w:szCs w:val="24"/>
          <w:lang w:val="es-MX"/>
        </w:rPr>
        <w:t xml:space="preserve"> </w:t>
      </w:r>
      <w:r w:rsidR="004E3D3F">
        <w:rPr>
          <w:rFonts w:cs="Times New Roman"/>
          <w:szCs w:val="24"/>
          <w:lang w:val="es-MX"/>
        </w:rPr>
        <w:fldChar w:fldCharType="begin"/>
      </w:r>
      <w:r w:rsidR="00E70E1B">
        <w:rPr>
          <w:rFonts w:cs="Times New Roman"/>
          <w:szCs w:val="24"/>
          <w:lang w:val="es-MX"/>
        </w:rPr>
        <w:instrText xml:space="preserve"> ADDIN ZOTERO_ITEM CSL_CITATION {"citationID":"8eb9OYrz","properties":{"formattedCitation":"(Mina Posu &amp; Romero Dorado, 2020)","plainCitation":"(Mina Posu &amp; Romero Dorado, 2020)","noteIndex":0},"citationItems":[{"id":10,"uris":["http://zotero.org/users/5687329/items/IVM4IUGY"],"uri":["http://zotero.org/users/5687329/items/IVM4IUGY"],"itemData":{"id":10,"type":"thesis","event-place":"Cali","language":"Español","number-of-pages":"189","publisher":"Institución Universitaria Antonio José Camacho","publisher-place":"Cali","title":"Aplicación de un modelo de calidad al módulo de comunicación y traspaso de información del sistema de gestión de datos ambientales de la empresa Sanambiente","author":[{"family":"Mina Posu","given":"Fabián Alexis"},{"family":"Romero Dorado","given":"Jessica Daniela"}],"issued":{"date-parts":[["2020"]]}}}],"schema":"https://github.com/citation-style-language/schema/raw/master/csl-citation.json"} </w:instrText>
      </w:r>
      <w:r w:rsidR="004E3D3F">
        <w:rPr>
          <w:rFonts w:cs="Times New Roman"/>
          <w:szCs w:val="24"/>
          <w:lang w:val="es-MX"/>
        </w:rPr>
        <w:fldChar w:fldCharType="separate"/>
      </w:r>
      <w:r w:rsidR="004E3D3F" w:rsidRPr="004E3D3F">
        <w:rPr>
          <w:rFonts w:cs="Times New Roman"/>
        </w:rPr>
        <w:t>(Mina Posu &amp; Romero Dorado, 2020)</w:t>
      </w:r>
      <w:r w:rsidR="004E3D3F">
        <w:rPr>
          <w:rFonts w:cs="Times New Roman"/>
          <w:szCs w:val="24"/>
          <w:lang w:val="es-MX"/>
        </w:rPr>
        <w:fldChar w:fldCharType="end"/>
      </w:r>
      <w:r w:rsidR="00106C37">
        <w:rPr>
          <w:rFonts w:cs="Times New Roman"/>
          <w:szCs w:val="24"/>
          <w:lang w:val="es-MX"/>
        </w:rPr>
        <w:t>.</w:t>
      </w:r>
    </w:p>
    <w:p w14:paraId="32CC12A2" w14:textId="6CD28CF9" w:rsidR="00EB359C" w:rsidRDefault="00EB359C" w:rsidP="00F538D3">
      <w:r>
        <w:t xml:space="preserve">Del proceso de gestión </w:t>
      </w:r>
      <w:r w:rsidR="00E63660">
        <w:t xml:space="preserve">proporcionado </w:t>
      </w:r>
      <w:r w:rsidR="005077A3">
        <w:t>en la parte 5 d</w:t>
      </w:r>
      <w:r w:rsidR="00E63660">
        <w:t>el</w:t>
      </w:r>
      <w:r>
        <w:t xml:space="preserve"> estándar ISO/IEC 29110, las fases y artefactos propuestos que se adecuaron y aplicaron </w:t>
      </w:r>
      <w:r w:rsidR="00E63660">
        <w:t>para</w:t>
      </w:r>
      <w:r>
        <w:t xml:space="preserve"> </w:t>
      </w:r>
      <w:r w:rsidR="00F71BDC">
        <w:t>la elaboración de este marco de trabajo</w:t>
      </w:r>
      <w:r>
        <w:t xml:space="preserve"> fueron:</w:t>
      </w:r>
    </w:p>
    <w:p w14:paraId="12283874" w14:textId="1C0A06D7" w:rsidR="00EB359C" w:rsidRDefault="00EB359C" w:rsidP="00F538D3">
      <w:pPr>
        <w:rPr>
          <w:b/>
          <w:bCs/>
        </w:rPr>
      </w:pPr>
      <w:r>
        <w:rPr>
          <w:b/>
          <w:bCs/>
        </w:rPr>
        <w:t>Fase 1: Planificación del proyecto</w:t>
      </w:r>
    </w:p>
    <w:p w14:paraId="47B53142" w14:textId="5F8BB841" w:rsidR="00EB359C" w:rsidRDefault="00EB359C" w:rsidP="00F538D3">
      <w:pPr>
        <w:rPr>
          <w:b/>
          <w:bCs/>
        </w:rPr>
      </w:pPr>
      <w:r>
        <w:rPr>
          <w:b/>
          <w:bCs/>
        </w:rPr>
        <w:t>Artefacto</w:t>
      </w:r>
      <w:r w:rsidR="009246EA">
        <w:rPr>
          <w:b/>
          <w:bCs/>
        </w:rPr>
        <w:t>(</w:t>
      </w:r>
      <w:r>
        <w:rPr>
          <w:b/>
          <w:bCs/>
        </w:rPr>
        <w:t>s</w:t>
      </w:r>
      <w:r w:rsidR="009246EA">
        <w:rPr>
          <w:b/>
          <w:bCs/>
        </w:rPr>
        <w:t>)</w:t>
      </w:r>
      <w:r>
        <w:rPr>
          <w:b/>
          <w:bCs/>
        </w:rPr>
        <w:t>:</w:t>
      </w:r>
    </w:p>
    <w:p w14:paraId="71B0A50C" w14:textId="777B7547" w:rsidR="00EB359C" w:rsidRPr="00EB359C" w:rsidRDefault="00EB359C" w:rsidP="00EB359C">
      <w:pPr>
        <w:pStyle w:val="Prrafodelista"/>
        <w:numPr>
          <w:ilvl w:val="0"/>
          <w:numId w:val="8"/>
        </w:numPr>
        <w:rPr>
          <w:rFonts w:cs="Times New Roman"/>
          <w:szCs w:val="24"/>
          <w:lang w:val="es-MX"/>
        </w:rPr>
      </w:pPr>
      <w:r w:rsidRPr="00EB359C">
        <w:rPr>
          <w:rFonts w:cs="Times New Roman"/>
          <w:szCs w:val="24"/>
          <w:lang w:val="es-MX"/>
        </w:rPr>
        <w:t>Plan del proyecto</w:t>
      </w:r>
      <w:r w:rsidR="00755C98">
        <w:rPr>
          <w:rFonts w:cs="Times New Roman"/>
          <w:szCs w:val="24"/>
          <w:lang w:val="es-MX"/>
        </w:rPr>
        <w:t>.</w:t>
      </w:r>
    </w:p>
    <w:p w14:paraId="79E18A65" w14:textId="77777777" w:rsidR="001D4FCB" w:rsidRPr="001D4FCB" w:rsidRDefault="00EB359C" w:rsidP="00EB359C">
      <w:pPr>
        <w:pStyle w:val="Prrafodelista"/>
        <w:numPr>
          <w:ilvl w:val="0"/>
          <w:numId w:val="8"/>
        </w:numPr>
        <w:rPr>
          <w:rFonts w:cs="Times New Roman"/>
          <w:b/>
          <w:bCs/>
          <w:szCs w:val="24"/>
          <w:lang w:val="es-MX"/>
        </w:rPr>
      </w:pPr>
      <w:r>
        <w:rPr>
          <w:rFonts w:cs="Times New Roman"/>
          <w:szCs w:val="24"/>
          <w:lang w:val="es-MX"/>
        </w:rPr>
        <w:t>Repositorio del proyecto</w:t>
      </w:r>
    </w:p>
    <w:p w14:paraId="6D5D7828" w14:textId="2CD316E9" w:rsidR="00EB359C" w:rsidRPr="00EB359C" w:rsidRDefault="001D4FCB" w:rsidP="00EB359C">
      <w:pPr>
        <w:pStyle w:val="Prrafodelista"/>
        <w:numPr>
          <w:ilvl w:val="0"/>
          <w:numId w:val="8"/>
        </w:numPr>
        <w:rPr>
          <w:rFonts w:cs="Times New Roman"/>
          <w:b/>
          <w:bCs/>
          <w:szCs w:val="24"/>
          <w:lang w:val="es-MX"/>
        </w:rPr>
      </w:pPr>
      <w:r>
        <w:rPr>
          <w:rFonts w:cs="Times New Roman"/>
          <w:szCs w:val="24"/>
          <w:lang w:val="es-MX"/>
        </w:rPr>
        <w:t>Resultados de la verificación del proyecto</w:t>
      </w:r>
      <w:r w:rsidR="00755C98">
        <w:rPr>
          <w:rFonts w:cs="Times New Roman"/>
          <w:szCs w:val="24"/>
          <w:lang w:val="es-MX"/>
        </w:rPr>
        <w:t>.</w:t>
      </w:r>
    </w:p>
    <w:p w14:paraId="1A97437B" w14:textId="23806599" w:rsidR="00EB359C" w:rsidRDefault="00EB359C" w:rsidP="00EB359C">
      <w:pPr>
        <w:rPr>
          <w:rFonts w:cs="Times New Roman"/>
          <w:b/>
          <w:bCs/>
          <w:szCs w:val="24"/>
          <w:lang w:val="es-MX"/>
        </w:rPr>
      </w:pPr>
      <w:r>
        <w:rPr>
          <w:rFonts w:cs="Times New Roman"/>
          <w:b/>
          <w:bCs/>
          <w:szCs w:val="24"/>
          <w:lang w:val="es-MX"/>
        </w:rPr>
        <w:t>Fase 2: Ejecución del plan del proyecto</w:t>
      </w:r>
    </w:p>
    <w:p w14:paraId="0FC66BFC" w14:textId="231FC346" w:rsidR="009246EA" w:rsidRPr="009246EA" w:rsidRDefault="009246EA" w:rsidP="009246EA">
      <w:pPr>
        <w:rPr>
          <w:b/>
          <w:bCs/>
        </w:rPr>
      </w:pPr>
      <w:r>
        <w:rPr>
          <w:b/>
          <w:bCs/>
        </w:rPr>
        <w:t>Artefacto(s):</w:t>
      </w:r>
    </w:p>
    <w:p w14:paraId="3370E8BA" w14:textId="11768679"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Acta de reunión.</w:t>
      </w:r>
    </w:p>
    <w:p w14:paraId="0B1197BE" w14:textId="3B4C634D"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Registro de estado de progreso.</w:t>
      </w:r>
    </w:p>
    <w:p w14:paraId="7C8A5364" w14:textId="247A9C55" w:rsidR="00755C98" w:rsidRPr="00755C98" w:rsidRDefault="00755C98" w:rsidP="008458D4">
      <w:pPr>
        <w:pStyle w:val="Prrafodelista"/>
        <w:numPr>
          <w:ilvl w:val="0"/>
          <w:numId w:val="20"/>
        </w:numPr>
        <w:rPr>
          <w:rFonts w:cs="Times New Roman"/>
          <w:b/>
          <w:bCs/>
          <w:szCs w:val="24"/>
          <w:lang w:val="es-MX"/>
        </w:rPr>
      </w:pPr>
      <w:r>
        <w:rPr>
          <w:rFonts w:cs="Times New Roman"/>
          <w:szCs w:val="24"/>
          <w:lang w:val="es-MX"/>
        </w:rPr>
        <w:t>Solicitud de cambio.</w:t>
      </w:r>
    </w:p>
    <w:p w14:paraId="0ECC310A" w14:textId="60A9F40C" w:rsidR="00755C98" w:rsidRDefault="00755C98" w:rsidP="00755C98">
      <w:pPr>
        <w:rPr>
          <w:rFonts w:cs="Times New Roman"/>
          <w:b/>
          <w:bCs/>
          <w:szCs w:val="24"/>
          <w:lang w:val="es-MX"/>
        </w:rPr>
      </w:pPr>
      <w:r>
        <w:rPr>
          <w:rFonts w:cs="Times New Roman"/>
          <w:b/>
          <w:bCs/>
          <w:szCs w:val="24"/>
          <w:lang w:val="es-MX"/>
        </w:rPr>
        <w:t>Fase 3: Evaluación y control del proyecto</w:t>
      </w:r>
    </w:p>
    <w:p w14:paraId="73046B9D" w14:textId="221D3F56" w:rsidR="009246EA" w:rsidRPr="009246EA" w:rsidRDefault="009246EA" w:rsidP="009246EA">
      <w:pPr>
        <w:rPr>
          <w:b/>
          <w:bCs/>
        </w:rPr>
      </w:pPr>
      <w:r>
        <w:rPr>
          <w:b/>
          <w:bCs/>
        </w:rPr>
        <w:t>Artefacto(s):</w:t>
      </w:r>
    </w:p>
    <w:p w14:paraId="26F5DD57" w14:textId="25CB9B26" w:rsidR="00755C98" w:rsidRPr="00755C98" w:rsidRDefault="00755C98" w:rsidP="008458D4">
      <w:pPr>
        <w:pStyle w:val="Prrafodelista"/>
        <w:numPr>
          <w:ilvl w:val="0"/>
          <w:numId w:val="21"/>
        </w:numPr>
        <w:rPr>
          <w:rFonts w:cs="Times New Roman"/>
          <w:b/>
          <w:bCs/>
          <w:szCs w:val="24"/>
          <w:lang w:val="es-MX"/>
        </w:rPr>
      </w:pPr>
      <w:r>
        <w:rPr>
          <w:rFonts w:cs="Times New Roman"/>
          <w:szCs w:val="24"/>
          <w:lang w:val="es-MX"/>
        </w:rPr>
        <w:t>Registro de corrección.</w:t>
      </w:r>
    </w:p>
    <w:p w14:paraId="2E960A0E" w14:textId="3A374108" w:rsidR="00755C98" w:rsidRDefault="00755C98" w:rsidP="00755C98">
      <w:pPr>
        <w:rPr>
          <w:rFonts w:cs="Times New Roman"/>
          <w:b/>
          <w:bCs/>
          <w:szCs w:val="24"/>
          <w:lang w:val="es-MX"/>
        </w:rPr>
      </w:pPr>
      <w:r>
        <w:rPr>
          <w:rFonts w:cs="Times New Roman"/>
          <w:b/>
          <w:bCs/>
          <w:szCs w:val="24"/>
          <w:lang w:val="es-MX"/>
        </w:rPr>
        <w:t>Fase 4: Cierre del proyecto</w:t>
      </w:r>
    </w:p>
    <w:p w14:paraId="74C69DE7" w14:textId="4CEBE754" w:rsidR="009246EA" w:rsidRPr="009246EA" w:rsidRDefault="009246EA" w:rsidP="009246EA">
      <w:pPr>
        <w:rPr>
          <w:b/>
          <w:bCs/>
        </w:rPr>
      </w:pPr>
      <w:r>
        <w:rPr>
          <w:b/>
          <w:bCs/>
        </w:rPr>
        <w:t>Artefacto(s):</w:t>
      </w:r>
    </w:p>
    <w:p w14:paraId="1D5A77D5" w14:textId="5BC3F29D" w:rsidR="00755C98" w:rsidRPr="00755C98" w:rsidRDefault="00755C98" w:rsidP="008458D4">
      <w:pPr>
        <w:pStyle w:val="Prrafodelista"/>
        <w:numPr>
          <w:ilvl w:val="0"/>
          <w:numId w:val="21"/>
        </w:numPr>
        <w:rPr>
          <w:rFonts w:cs="Times New Roman"/>
          <w:szCs w:val="24"/>
          <w:lang w:val="es-MX"/>
        </w:rPr>
      </w:pPr>
      <w:r w:rsidRPr="00755C98">
        <w:rPr>
          <w:rFonts w:cs="Times New Roman"/>
          <w:szCs w:val="24"/>
          <w:lang w:val="es-MX"/>
        </w:rPr>
        <w:t>Registro de aceptación.</w:t>
      </w:r>
    </w:p>
    <w:p w14:paraId="54438A89" w14:textId="5436D69C" w:rsidR="00F71BDC" w:rsidRDefault="001A5896" w:rsidP="00CE6AB9">
      <w:pPr>
        <w:pBdr>
          <w:top w:val="nil"/>
          <w:left w:val="nil"/>
          <w:bottom w:val="nil"/>
          <w:right w:val="nil"/>
          <w:between w:val="nil"/>
        </w:pBdr>
      </w:pPr>
      <w:r>
        <w:rPr>
          <w:color w:val="000000"/>
        </w:rPr>
        <w:lastRenderedPageBreak/>
        <w:t>C</w:t>
      </w:r>
      <w:r w:rsidR="00D20B9D">
        <w:rPr>
          <w:color w:val="000000"/>
        </w:rPr>
        <w:t>ada</w:t>
      </w:r>
      <w:r w:rsidR="006E1EF3">
        <w:rPr>
          <w:color w:val="000000"/>
        </w:rPr>
        <w:t xml:space="preserve"> </w:t>
      </w:r>
      <w:r w:rsidR="000B65FD">
        <w:rPr>
          <w:color w:val="000000"/>
        </w:rPr>
        <w:t xml:space="preserve">uno de los </w:t>
      </w:r>
      <w:r w:rsidR="006E1EF3">
        <w:rPr>
          <w:color w:val="000000"/>
        </w:rPr>
        <w:t>artefacto</w:t>
      </w:r>
      <w:r w:rsidR="000B65FD">
        <w:rPr>
          <w:color w:val="000000"/>
        </w:rPr>
        <w:t>s</w:t>
      </w:r>
      <w:r w:rsidR="00C54AE4">
        <w:rPr>
          <w:color w:val="000000"/>
        </w:rPr>
        <w:t xml:space="preserve"> </w:t>
      </w:r>
      <w:r w:rsidR="004D4FB2">
        <w:rPr>
          <w:color w:val="000000"/>
        </w:rPr>
        <w:t>se</w:t>
      </w:r>
      <w:r w:rsidR="00C54AE4">
        <w:rPr>
          <w:color w:val="000000"/>
        </w:rPr>
        <w:t xml:space="preserve"> elaboró </w:t>
      </w:r>
      <w:r w:rsidR="00852C68">
        <w:rPr>
          <w:color w:val="000000"/>
        </w:rPr>
        <w:t>de acuerdo con el</w:t>
      </w:r>
      <w:r w:rsidR="00EA4291">
        <w:rPr>
          <w:color w:val="000000"/>
        </w:rPr>
        <w:t xml:space="preserve"> </w:t>
      </w:r>
      <w:r w:rsidR="00C54AE4">
        <w:rPr>
          <w:color w:val="000000"/>
        </w:rPr>
        <w:t xml:space="preserve">contexto del proyecto de </w:t>
      </w:r>
      <w:r w:rsidR="00EA4291">
        <w:rPr>
          <w:color w:val="000000"/>
        </w:rPr>
        <w:t xml:space="preserve">la empresa </w:t>
      </w:r>
      <w:r w:rsidR="00C54AE4">
        <w:rPr>
          <w:color w:val="000000"/>
        </w:rPr>
        <w:t>Sanambient</w:t>
      </w:r>
      <w:r w:rsidR="00A4334E">
        <w:rPr>
          <w:color w:val="000000"/>
        </w:rPr>
        <w:t>e</w:t>
      </w:r>
      <w:r w:rsidR="00386071">
        <w:rPr>
          <w:color w:val="000000"/>
        </w:rPr>
        <w:t>,</w:t>
      </w:r>
      <w:r w:rsidR="004A1BBE">
        <w:rPr>
          <w:color w:val="000000"/>
        </w:rPr>
        <w:t xml:space="preserve"> eliminando algunos</w:t>
      </w:r>
      <w:r w:rsidR="008A4C4F">
        <w:rPr>
          <w:color w:val="000000"/>
        </w:rPr>
        <w:t xml:space="preserve"> ítem</w:t>
      </w:r>
      <w:r w:rsidR="00DE129B">
        <w:rPr>
          <w:color w:val="000000"/>
        </w:rPr>
        <w:t>s</w:t>
      </w:r>
      <w:r w:rsidR="008A4C4F">
        <w:rPr>
          <w:color w:val="000000"/>
        </w:rPr>
        <w:t xml:space="preserve"> </w:t>
      </w:r>
      <w:r w:rsidR="00F123C3">
        <w:rPr>
          <w:color w:val="000000"/>
        </w:rPr>
        <w:t>que por defecto el estándar</w:t>
      </w:r>
      <w:r w:rsidR="007855AF">
        <w:rPr>
          <w:color w:val="000000"/>
        </w:rPr>
        <w:t xml:space="preserve"> tenía definido</w:t>
      </w:r>
      <w:r w:rsidR="000E738E">
        <w:rPr>
          <w:color w:val="000000"/>
        </w:rPr>
        <w:t>s</w:t>
      </w:r>
      <w:r w:rsidR="00844A0C">
        <w:rPr>
          <w:color w:val="000000"/>
        </w:rPr>
        <w:t xml:space="preserve"> para </w:t>
      </w:r>
      <w:r w:rsidR="003A60B5">
        <w:rPr>
          <w:color w:val="000000"/>
        </w:rPr>
        <w:t>estos</w:t>
      </w:r>
      <w:r w:rsidR="000D6BA4">
        <w:rPr>
          <w:color w:val="000000"/>
        </w:rPr>
        <w:t xml:space="preserve"> y</w:t>
      </w:r>
      <w:r w:rsidR="00844A0C">
        <w:rPr>
          <w:color w:val="000000"/>
        </w:rPr>
        <w:t xml:space="preserve"> adicionando otros</w:t>
      </w:r>
      <w:r w:rsidR="009A6902">
        <w:rPr>
          <w:color w:val="000000"/>
        </w:rPr>
        <w:t xml:space="preserve"> de los que carecía</w:t>
      </w:r>
      <w:r w:rsidR="003A60B5">
        <w:rPr>
          <w:color w:val="000000"/>
        </w:rPr>
        <w:t>n</w:t>
      </w:r>
      <w:r w:rsidR="00F123C3">
        <w:rPr>
          <w:color w:val="000000"/>
        </w:rPr>
        <w:t>. Además, se optó</w:t>
      </w:r>
      <w:r w:rsidR="005C3BD5">
        <w:rPr>
          <w:color w:val="000000"/>
        </w:rPr>
        <w:t xml:space="preserve"> por </w:t>
      </w:r>
      <w:r w:rsidR="00F123C3">
        <w:rPr>
          <w:color w:val="000000"/>
        </w:rPr>
        <w:t>no incluir el artefacto de Copia de seguridad</w:t>
      </w:r>
      <w:r w:rsidR="00944DC8">
        <w:rPr>
          <w:color w:val="000000"/>
        </w:rPr>
        <w:t xml:space="preserve"> </w:t>
      </w:r>
      <w:r w:rsidR="00C50A6C">
        <w:rPr>
          <w:color w:val="000000"/>
        </w:rPr>
        <w:t xml:space="preserve">del repositorio </w:t>
      </w:r>
      <w:r w:rsidR="00AF0739">
        <w:rPr>
          <w:color w:val="000000"/>
        </w:rPr>
        <w:t>que se elabora en la</w:t>
      </w:r>
      <w:r w:rsidR="00944DC8">
        <w:rPr>
          <w:color w:val="000000"/>
        </w:rPr>
        <w:t xml:space="preserve"> Fase 2</w:t>
      </w:r>
      <w:r w:rsidR="00F123C3">
        <w:rPr>
          <w:color w:val="000000"/>
        </w:rPr>
        <w:t>,</w:t>
      </w:r>
      <w:r w:rsidR="002729D4">
        <w:rPr>
          <w:color w:val="000000"/>
        </w:rPr>
        <w:t xml:space="preserve"> </w:t>
      </w:r>
      <w:r w:rsidR="00F123C3">
        <w:rPr>
          <w:color w:val="000000"/>
        </w:rPr>
        <w:t xml:space="preserve">ya que no se </w:t>
      </w:r>
      <w:r w:rsidR="00E56506">
        <w:rPr>
          <w:color w:val="000000"/>
        </w:rPr>
        <w:t>vio</w:t>
      </w:r>
      <w:r w:rsidR="00F123C3">
        <w:rPr>
          <w:color w:val="000000"/>
        </w:rPr>
        <w:t xml:space="preserve"> necesario tener un repositorio adicional como </w:t>
      </w:r>
      <w:r w:rsidR="00D5440E">
        <w:rPr>
          <w:color w:val="000000"/>
        </w:rPr>
        <w:t>respaldo</w:t>
      </w:r>
      <w:r w:rsidR="00F123C3">
        <w:rPr>
          <w:color w:val="000000"/>
        </w:rPr>
        <w:t xml:space="preserve"> del repositorio principal</w:t>
      </w:r>
      <w:r w:rsidR="00C16A03">
        <w:t xml:space="preserve">; sin embargo, </w:t>
      </w:r>
      <w:r w:rsidR="00354131">
        <w:t>se utilizaron los equipos personales como respaldo</w:t>
      </w:r>
      <w:r w:rsidR="00783282">
        <w:t>s</w:t>
      </w:r>
      <w:r w:rsidR="005518A0">
        <w:t xml:space="preserve"> adicional</w:t>
      </w:r>
      <w:r w:rsidR="00783282">
        <w:t>es</w:t>
      </w:r>
      <w:r w:rsidR="004B759D">
        <w:t>,</w:t>
      </w:r>
      <w:r w:rsidR="00C16A03">
        <w:t xml:space="preserve"> </w:t>
      </w:r>
      <w:r w:rsidR="00354131">
        <w:t xml:space="preserve">a modo </w:t>
      </w:r>
      <w:r w:rsidR="005938E2">
        <w:t>de contingencia ante cualquier pérdida de información.</w:t>
      </w:r>
    </w:p>
    <w:p w14:paraId="7362FD69" w14:textId="009EC53E" w:rsidR="00E07BC0" w:rsidRDefault="00E07BC0" w:rsidP="00956D7D">
      <w:pPr>
        <w:pBdr>
          <w:top w:val="nil"/>
          <w:left w:val="nil"/>
          <w:bottom w:val="nil"/>
          <w:right w:val="nil"/>
          <w:between w:val="nil"/>
        </w:pBdr>
      </w:pPr>
      <w:r>
        <w:t xml:space="preserve">La ruta de procesos y herramientas establecidas para este proyecto </w:t>
      </w:r>
      <w:r w:rsidR="00CB0A63">
        <w:t>fueron</w:t>
      </w:r>
      <w:r>
        <w:t xml:space="preserve"> (ver figura 6):</w:t>
      </w:r>
    </w:p>
    <w:p w14:paraId="627231EF" w14:textId="7B431665" w:rsidR="00D338AE" w:rsidRPr="00D338AE" w:rsidRDefault="00D338AE" w:rsidP="00582458">
      <w:pPr>
        <w:pStyle w:val="Descripcin"/>
        <w:keepNext/>
        <w:ind w:firstLine="0"/>
        <w:jc w:val="left"/>
        <w:rPr>
          <w:i w:val="0"/>
          <w:iCs w:val="0"/>
          <w:color w:val="auto"/>
          <w:sz w:val="24"/>
          <w:szCs w:val="24"/>
        </w:rPr>
      </w:pPr>
      <w:bookmarkStart w:id="49" w:name="_Toc47024536"/>
      <w:r w:rsidRPr="00D338AE">
        <w:rPr>
          <w:i w:val="0"/>
          <w:iCs w:val="0"/>
          <w:color w:val="auto"/>
          <w:sz w:val="24"/>
          <w:szCs w:val="24"/>
        </w:rPr>
        <w:t xml:space="preserve">Figura </w:t>
      </w:r>
      <w:r w:rsidRPr="00D338AE">
        <w:rPr>
          <w:i w:val="0"/>
          <w:iCs w:val="0"/>
          <w:color w:val="auto"/>
          <w:sz w:val="24"/>
          <w:szCs w:val="24"/>
        </w:rPr>
        <w:fldChar w:fldCharType="begin"/>
      </w:r>
      <w:r w:rsidRPr="00D338AE">
        <w:rPr>
          <w:i w:val="0"/>
          <w:iCs w:val="0"/>
          <w:color w:val="auto"/>
          <w:sz w:val="24"/>
          <w:szCs w:val="24"/>
        </w:rPr>
        <w:instrText xml:space="preserve"> SEQ Figura \* ARABIC </w:instrText>
      </w:r>
      <w:r w:rsidRPr="00D338AE">
        <w:rPr>
          <w:i w:val="0"/>
          <w:iCs w:val="0"/>
          <w:color w:val="auto"/>
          <w:sz w:val="24"/>
          <w:szCs w:val="24"/>
        </w:rPr>
        <w:fldChar w:fldCharType="separate"/>
      </w:r>
      <w:r w:rsidRPr="00D338AE">
        <w:rPr>
          <w:i w:val="0"/>
          <w:iCs w:val="0"/>
          <w:noProof/>
          <w:color w:val="auto"/>
          <w:sz w:val="24"/>
          <w:szCs w:val="24"/>
        </w:rPr>
        <w:t>6</w:t>
      </w:r>
      <w:r w:rsidRPr="00D338AE">
        <w:rPr>
          <w:i w:val="0"/>
          <w:iCs w:val="0"/>
          <w:color w:val="auto"/>
          <w:sz w:val="24"/>
          <w:szCs w:val="24"/>
        </w:rPr>
        <w:fldChar w:fldCharType="end"/>
      </w:r>
      <w:r w:rsidRPr="00D338AE">
        <w:rPr>
          <w:i w:val="0"/>
          <w:iCs w:val="0"/>
          <w:color w:val="auto"/>
          <w:sz w:val="24"/>
          <w:szCs w:val="24"/>
        </w:rPr>
        <w:t>. Ruta de procesos y herramientas del proyecto.</w:t>
      </w:r>
      <w:bookmarkEnd w:id="49"/>
    </w:p>
    <w:p w14:paraId="09AB7FD8" w14:textId="6DE9A19F" w:rsidR="00E07BC0" w:rsidRDefault="00940235" w:rsidP="00D338AE">
      <w:pPr>
        <w:pBdr>
          <w:top w:val="nil"/>
          <w:left w:val="nil"/>
          <w:bottom w:val="nil"/>
          <w:right w:val="nil"/>
          <w:between w:val="nil"/>
        </w:pBdr>
        <w:jc w:val="center"/>
      </w:pPr>
      <w:r>
        <w:rPr>
          <w:noProof/>
          <w:lang w:val="en-US"/>
        </w:rPr>
        <w:drawing>
          <wp:inline distT="0" distB="0" distL="0" distR="0" wp14:anchorId="36EA5323" wp14:editId="0EE29F9E">
            <wp:extent cx="4396740" cy="3216960"/>
            <wp:effectExtent l="0" t="0" r="381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uta de procesos y herramientas del proyecto.png"/>
                    <pic:cNvPicPr/>
                  </pic:nvPicPr>
                  <pic:blipFill>
                    <a:blip r:embed="rId14">
                      <a:extLst>
                        <a:ext uri="{28A0092B-C50C-407E-A947-70E740481C1C}">
                          <a14:useLocalDpi xmlns:a14="http://schemas.microsoft.com/office/drawing/2010/main" val="0"/>
                        </a:ext>
                      </a:extLst>
                    </a:blip>
                    <a:stretch>
                      <a:fillRect/>
                    </a:stretch>
                  </pic:blipFill>
                  <pic:spPr>
                    <a:xfrm>
                      <a:off x="0" y="0"/>
                      <a:ext cx="4475262" cy="3274412"/>
                    </a:xfrm>
                    <a:prstGeom prst="rect">
                      <a:avLst/>
                    </a:prstGeom>
                  </pic:spPr>
                </pic:pic>
              </a:graphicData>
            </a:graphic>
          </wp:inline>
        </w:drawing>
      </w:r>
    </w:p>
    <w:p w14:paraId="19EC31B2" w14:textId="25DC5C84" w:rsidR="00E07BC0" w:rsidRDefault="00D338AE" w:rsidP="00582458">
      <w:pPr>
        <w:pStyle w:val="Bibliografa"/>
        <w:spacing w:line="240" w:lineRule="auto"/>
        <w:ind w:left="0" w:firstLine="0"/>
        <w:rPr>
          <w:rFonts w:cs="Times New Roman"/>
          <w:sz w:val="20"/>
          <w:szCs w:val="18"/>
        </w:rPr>
      </w:pPr>
      <w:r w:rsidRPr="00582458">
        <w:rPr>
          <w:i/>
          <w:iCs/>
          <w:sz w:val="20"/>
          <w:szCs w:val="18"/>
        </w:rPr>
        <w:t xml:space="preserve">Nota: </w:t>
      </w:r>
      <w:r w:rsidR="00582458" w:rsidRPr="00582458">
        <w:rPr>
          <w:rFonts w:cs="Times New Roman"/>
          <w:sz w:val="20"/>
          <w:szCs w:val="18"/>
        </w:rPr>
        <w:t xml:space="preserve">Marín Ospina, B. E. (2020). </w:t>
      </w:r>
      <w:r w:rsidR="00582458" w:rsidRPr="00582458">
        <w:rPr>
          <w:rFonts w:cs="Times New Roman"/>
          <w:i/>
          <w:iCs/>
          <w:sz w:val="20"/>
          <w:szCs w:val="18"/>
        </w:rPr>
        <w:t>Adecuación de la norma ISO/IEC 29110 e IEEE 829 para la gestión de proyectos de desarrollo con metodología Iconix</w:t>
      </w:r>
      <w:r w:rsidR="00582458" w:rsidRPr="00582458">
        <w:rPr>
          <w:rFonts w:cs="Times New Roman"/>
          <w:sz w:val="20"/>
          <w:szCs w:val="18"/>
        </w:rPr>
        <w:t>. 15.</w:t>
      </w:r>
    </w:p>
    <w:p w14:paraId="11D60A20" w14:textId="77777777" w:rsidR="00582458" w:rsidRPr="00582458" w:rsidRDefault="00582458" w:rsidP="00582458">
      <w:pPr>
        <w:spacing w:line="240" w:lineRule="auto"/>
      </w:pPr>
    </w:p>
    <w:p w14:paraId="26C8C985" w14:textId="304CD3CE" w:rsidR="00D230F0" w:rsidRDefault="00D230F0" w:rsidP="00D230F0">
      <w:r>
        <w:t>La metodología Iconix toma como insumo el plan de proyecto donde se describ</w:t>
      </w:r>
      <w:r w:rsidR="009B6D66">
        <w:t>ieron alcance, tareas, duración estimada y se definió el cronograma a seguir</w:t>
      </w:r>
      <w:r>
        <w:t>.</w:t>
      </w:r>
      <w:r w:rsidR="009B6D66">
        <w:t xml:space="preserve"> </w:t>
      </w:r>
      <w:r>
        <w:t xml:space="preserve">A partir de los requerimientos </w:t>
      </w:r>
      <w:r w:rsidR="00245AA0">
        <w:t>del cliente</w:t>
      </w:r>
      <w:r>
        <w:t xml:space="preserve"> se construyó un prototipo base por parte del equipo de desarrollo y a partir de este producto se ejecutaron las siguientes fases:</w:t>
      </w:r>
    </w:p>
    <w:p w14:paraId="7FE7C4FC" w14:textId="6658BED8" w:rsidR="00D230F0" w:rsidRPr="00E9265F" w:rsidRDefault="00D230F0" w:rsidP="008458D4">
      <w:pPr>
        <w:pStyle w:val="Prrafodelista"/>
        <w:numPr>
          <w:ilvl w:val="0"/>
          <w:numId w:val="21"/>
        </w:numPr>
      </w:pPr>
      <w:r w:rsidRPr="00E9265F">
        <w:lastRenderedPageBreak/>
        <w:t>En la fase de análisis de requisitos</w:t>
      </w:r>
      <w:r w:rsidR="00245AA0">
        <w:t>,</w:t>
      </w:r>
      <w:r w:rsidRPr="00E9265F">
        <w:t xml:space="preserve"> se desarrollaron las clases conceptuales del problema y el modelo de casos de uso</w:t>
      </w:r>
      <w:r w:rsidR="00245AA0">
        <w:t>, y paralelamente se iban diligenciando</w:t>
      </w:r>
      <w:r w:rsidRPr="00E9265F">
        <w:t xml:space="preserve"> solicitudes de cambio y corrección</w:t>
      </w:r>
      <w:r w:rsidR="00245AA0">
        <w:t xml:space="preserve"> si lo ameritaba. Adicional se actualizaba</w:t>
      </w:r>
      <w:r w:rsidRPr="00E9265F">
        <w:t xml:space="preserve"> el repositorio y el registro de estado </w:t>
      </w:r>
      <w:r w:rsidR="00245AA0">
        <w:t xml:space="preserve">de progreso </w:t>
      </w:r>
      <w:r w:rsidRPr="00E9265F">
        <w:t>del proyecto.</w:t>
      </w:r>
    </w:p>
    <w:p w14:paraId="797CF74C" w14:textId="5061A9D7" w:rsidR="00D230F0" w:rsidRPr="00E9265F" w:rsidRDefault="00D230F0" w:rsidP="008458D4">
      <w:pPr>
        <w:pStyle w:val="Prrafodelista"/>
        <w:numPr>
          <w:ilvl w:val="0"/>
          <w:numId w:val="21"/>
        </w:numPr>
      </w:pPr>
      <w:r w:rsidRPr="00E9265F">
        <w:t>En el análisis y diseño preliminar se refinó el modelado del dominio, actualizando el repositorio, solicitudes de cambio y corrección y el registro de estado</w:t>
      </w:r>
      <w:r w:rsidR="0076484C">
        <w:t xml:space="preserve"> de progreso</w:t>
      </w:r>
      <w:r w:rsidRPr="00E9265F">
        <w:t xml:space="preserve"> del proyecto.</w:t>
      </w:r>
    </w:p>
    <w:p w14:paraId="4A281346" w14:textId="0E186DB0" w:rsidR="00D230F0" w:rsidRDefault="00D230F0" w:rsidP="008458D4">
      <w:pPr>
        <w:pStyle w:val="Prrafodelista"/>
        <w:numPr>
          <w:ilvl w:val="0"/>
          <w:numId w:val="21"/>
        </w:numPr>
      </w:pPr>
      <w:r w:rsidRPr="00E9265F">
        <w:t>En la etapa de diseño detallado se realizaron los diagramas de clases a partir de los</w:t>
      </w:r>
      <w:r w:rsidR="0076484C">
        <w:t xml:space="preserve"> </w:t>
      </w:r>
      <w:r w:rsidRPr="00E9265F">
        <w:t>diagramas de secuencias. También se diseñaron los documentos de plan de pruebas, especificación del diseño de pruebas, especificación de los casos de pruebas, los procedimientos de pruebas y los reportes de transmisión propuestos por la IEEE 829.</w:t>
      </w:r>
      <w:r w:rsidR="0076484C">
        <w:t xml:space="preserve"> Además, se sigue actualizando el repositorio</w:t>
      </w:r>
      <w:r w:rsidR="00ED3076">
        <w:t xml:space="preserve"> y el registro de estado de progreso del proyecto.</w:t>
      </w:r>
    </w:p>
    <w:p w14:paraId="7E783739" w14:textId="7F6F9F2D" w:rsidR="00D230F0" w:rsidRPr="00E9265F" w:rsidRDefault="00D230F0" w:rsidP="008458D4">
      <w:pPr>
        <w:pStyle w:val="Prrafodelista"/>
        <w:numPr>
          <w:ilvl w:val="0"/>
          <w:numId w:val="21"/>
        </w:numPr>
      </w:pPr>
      <w:r w:rsidRPr="00E9265F">
        <w:t>Los atributos que se querían probar</w:t>
      </w:r>
      <w:r w:rsidR="00ED3076">
        <w:t>,</w:t>
      </w:r>
      <w:r w:rsidRPr="00E9265F">
        <w:t xml:space="preserve"> se identificaron a partir de la norma ISO/IEC 25010 en acuerdo con el usuario y se listan a continuación: adecuación funcional, eficiencia, usabilidad y seguridad.</w:t>
      </w:r>
      <w:r w:rsidR="00FC5CBF">
        <w:t xml:space="preserve"> Adicional, s</w:t>
      </w:r>
      <w:r w:rsidRPr="00E9265F">
        <w:t xml:space="preserve">e </w:t>
      </w:r>
      <w:r w:rsidR="00FC5CBF">
        <w:t xml:space="preserve">sigue </w:t>
      </w:r>
      <w:r w:rsidRPr="00E9265F">
        <w:t>actualiza</w:t>
      </w:r>
      <w:r w:rsidR="00FC5CBF">
        <w:t>ndo</w:t>
      </w:r>
      <w:r w:rsidRPr="00E9265F">
        <w:t xml:space="preserve"> el registro de estado</w:t>
      </w:r>
      <w:r w:rsidR="00FC5CBF">
        <w:t xml:space="preserve"> de progreso</w:t>
      </w:r>
      <w:r w:rsidRPr="00E9265F">
        <w:t>, el repositorio</w:t>
      </w:r>
      <w:r w:rsidR="00FC5CBF">
        <w:t xml:space="preserve"> del proyecto</w:t>
      </w:r>
      <w:r w:rsidRPr="00E9265F">
        <w:t xml:space="preserve"> y se diligencian las solicitudes de cambio y corrección </w:t>
      </w:r>
      <w:r w:rsidR="00FC5CBF">
        <w:t>que se ameritan.</w:t>
      </w:r>
    </w:p>
    <w:p w14:paraId="0AB39787" w14:textId="0A08B656" w:rsidR="00D230F0" w:rsidRPr="00D230F0" w:rsidRDefault="00D230F0" w:rsidP="008458D4">
      <w:pPr>
        <w:pStyle w:val="Prrafodelista"/>
        <w:numPr>
          <w:ilvl w:val="0"/>
          <w:numId w:val="21"/>
        </w:numPr>
      </w:pPr>
      <w:r w:rsidRPr="00E9265F">
        <w:t>En la etapa de implementación se desarrollaron los productos de software acordados en el plan del proyecto, generando logs de pruebas, reportes de incidentes y reporte general de pruebas</w:t>
      </w:r>
      <w:r w:rsidR="00334259">
        <w:t xml:space="preserve"> respectivos</w:t>
      </w:r>
      <w:r w:rsidRPr="00E9265F">
        <w:t>,</w:t>
      </w:r>
      <w:r w:rsidR="00334259">
        <w:t xml:space="preserve"> y finalmente,</w:t>
      </w:r>
      <w:r w:rsidRPr="00E9265F">
        <w:t xml:space="preserve"> actualizando el registro de estado</w:t>
      </w:r>
      <w:r w:rsidR="00334259">
        <w:t xml:space="preserve"> progreso</w:t>
      </w:r>
      <w:r w:rsidRPr="00E9265F">
        <w:t xml:space="preserve"> y el repositorio</w:t>
      </w:r>
      <w:r w:rsidR="00334259">
        <w:t xml:space="preserve"> d</w:t>
      </w:r>
      <w:r w:rsidR="00334259" w:rsidRPr="00E9265F">
        <w:t>el proyecto</w:t>
      </w:r>
      <w:r w:rsidR="00595969">
        <w:t xml:space="preserve"> </w:t>
      </w:r>
      <w:r w:rsidR="00595969">
        <w:fldChar w:fldCharType="begin"/>
      </w:r>
      <w:r w:rsidR="00E70E1B">
        <w:instrText xml:space="preserve"> ADDIN ZOTERO_ITEM CSL_CITATION {"citationID":"Ygw3ztLP","properties":{"formattedCitation":"(Mar\\uc0\\u237{}n Ospina, 2020, pp. 11; 12)","plainCitation":"(Marín Ospina, 2020, pp. 11;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Eugenia"}],"issued":{"date-parts":[["2020"]]}},"locator":"11; 12","label":"page"}],"schema":"https://github.com/citation-style-language/schema/raw/master/csl-citation.json"} </w:instrText>
      </w:r>
      <w:r w:rsidR="00595969">
        <w:fldChar w:fldCharType="separate"/>
      </w:r>
      <w:r w:rsidR="00595969" w:rsidRPr="00595969">
        <w:rPr>
          <w:rFonts w:cs="Times New Roman"/>
          <w:szCs w:val="24"/>
        </w:rPr>
        <w:t>(Marín Ospina, 2020, pp. 11; 12)</w:t>
      </w:r>
      <w:r w:rsidR="00595969">
        <w:fldChar w:fldCharType="end"/>
      </w:r>
      <w:r w:rsidR="00595969">
        <w:t>.</w:t>
      </w:r>
    </w:p>
    <w:p w14:paraId="73EA3A64" w14:textId="10C2D9F7" w:rsidR="00ED5A34" w:rsidRPr="00956D7D" w:rsidRDefault="00334259" w:rsidP="00956D7D">
      <w:pPr>
        <w:pBdr>
          <w:top w:val="nil"/>
          <w:left w:val="nil"/>
          <w:bottom w:val="nil"/>
          <w:right w:val="nil"/>
          <w:between w:val="nil"/>
        </w:pBdr>
        <w:rPr>
          <w:color w:val="000000"/>
        </w:rPr>
      </w:pPr>
      <w:r>
        <w:lastRenderedPageBreak/>
        <w:t>A continuación</w:t>
      </w:r>
      <w:r w:rsidR="00B20BC0">
        <w:t>, se pro</w:t>
      </w:r>
      <w:r w:rsidR="00972CA1">
        <w:t>ced</w:t>
      </w:r>
      <w:r w:rsidR="00447D03">
        <w:t>e</w:t>
      </w:r>
      <w:r w:rsidR="00972CA1">
        <w:t xml:space="preserve"> a </w:t>
      </w:r>
      <w:r w:rsidR="00665FC0">
        <w:t>detallar</w:t>
      </w:r>
      <w:r w:rsidR="00C06980">
        <w:t xml:space="preserve"> </w:t>
      </w:r>
      <w:r w:rsidR="00BF38CA">
        <w:t>la aplicación de</w:t>
      </w:r>
      <w:r w:rsidR="00972CA1">
        <w:t xml:space="preserve"> </w:t>
      </w:r>
      <w:r w:rsidR="00C06980">
        <w:t>cada una de las</w:t>
      </w:r>
      <w:r w:rsidR="00956D7D">
        <w:t xml:space="preserve"> fases</w:t>
      </w:r>
      <w:r w:rsidR="00C06980">
        <w:t xml:space="preserve"> y </w:t>
      </w:r>
      <w:r w:rsidR="003F3363">
        <w:t>artefacto</w:t>
      </w:r>
      <w:r w:rsidR="004A3A09">
        <w:t>s</w:t>
      </w:r>
      <w:r w:rsidR="00C06980">
        <w:t xml:space="preserve"> del </w:t>
      </w:r>
      <w:r>
        <w:t>marco de trabajo</w:t>
      </w:r>
      <w:r w:rsidR="004E3EBE">
        <w:t xml:space="preserve"> </w:t>
      </w:r>
      <w:r w:rsidR="002A011E">
        <w:t xml:space="preserve">en </w:t>
      </w:r>
      <w:r w:rsidR="00447D03">
        <w:t>la ejecución del</w:t>
      </w:r>
      <w:r w:rsidR="003D7C4E">
        <w:t xml:space="preserve"> proyecto de la empresa Sanambiente</w:t>
      </w:r>
      <w:r w:rsidR="00972CA1">
        <w:t>.</w:t>
      </w:r>
    </w:p>
    <w:p w14:paraId="7201C032" w14:textId="228E78D5" w:rsidR="00ED5A34" w:rsidRDefault="00ED5A34" w:rsidP="00A53A08">
      <w:pPr>
        <w:pStyle w:val="Ttulo2"/>
      </w:pPr>
      <w:bookmarkStart w:id="50" w:name="_Toc47024582"/>
      <w:r>
        <w:t>Fase 1: Planificación del proyecto</w:t>
      </w:r>
      <w:bookmarkEnd w:id="50"/>
    </w:p>
    <w:p w14:paraId="7ECADC19" w14:textId="1BEE44DA" w:rsidR="00DF5989" w:rsidRDefault="00ED5A34" w:rsidP="00DF5989">
      <w:r>
        <w:t>En esta fase se realiz</w:t>
      </w:r>
      <w:r w:rsidR="00F14D31">
        <w:t>ó</w:t>
      </w:r>
      <w:r>
        <w:t xml:space="preserve"> la apropiada documentación</w:t>
      </w:r>
      <w:r w:rsidR="002E0059">
        <w:t xml:space="preserve"> en detalle de los elementos necesarios de planificación para llevar a cabo la gestión del proyecto</w:t>
      </w:r>
      <w:r w:rsidR="00750A7E">
        <w:t>, incluyendo la adecuación del proceso de implementación</w:t>
      </w:r>
      <w:r w:rsidR="00870484">
        <w:t xml:space="preserve"> de software</w:t>
      </w:r>
      <w:r w:rsidR="007D0CA7">
        <w:t xml:space="preserve"> </w:t>
      </w:r>
      <w:r w:rsidR="00750A7E">
        <w:t>con la</w:t>
      </w:r>
      <w:r w:rsidR="007D0CA7">
        <w:t>s fases de la</w:t>
      </w:r>
      <w:r w:rsidR="00750A7E">
        <w:t xml:space="preserve"> metodología Iconix </w:t>
      </w:r>
      <w:r w:rsidR="007D0CA7">
        <w:t xml:space="preserve">e </w:t>
      </w:r>
      <w:r w:rsidR="00750A7E">
        <w:t>IEEE 829</w:t>
      </w:r>
      <w:r w:rsidR="00870484">
        <w:t xml:space="preserve"> </w:t>
      </w:r>
      <w:r w:rsidR="00BE04F5">
        <w:t>para el desarrollo del programa y la ejecución de</w:t>
      </w:r>
      <w:r w:rsidR="00770E4F">
        <w:t xml:space="preserve"> </w:t>
      </w:r>
      <w:r w:rsidR="00BE04F5">
        <w:t xml:space="preserve">pruebas de calidad </w:t>
      </w:r>
      <w:r w:rsidR="005471A4">
        <w:t>sobre</w:t>
      </w:r>
      <w:r w:rsidR="00BE04F5">
        <w:t xml:space="preserve"> este</w:t>
      </w:r>
      <w:r w:rsidR="00750A7E">
        <w:t xml:space="preserve">. </w:t>
      </w:r>
      <w:r w:rsidR="00193F22">
        <w:t>S</w:t>
      </w:r>
      <w:r w:rsidR="00F14D31">
        <w:t xml:space="preserve">e produjeron </w:t>
      </w:r>
      <w:r w:rsidR="005B1752">
        <w:t>los siguientes artefacto</w:t>
      </w:r>
      <w:r w:rsidR="000956EB">
        <w:t>s:</w:t>
      </w:r>
    </w:p>
    <w:p w14:paraId="794C25C1" w14:textId="03064D97" w:rsidR="00513742" w:rsidRPr="00513742" w:rsidRDefault="00D60BD6" w:rsidP="00513742">
      <w:pPr>
        <w:pStyle w:val="Ttulo3"/>
      </w:pPr>
      <w:bookmarkStart w:id="51" w:name="_Toc47024583"/>
      <w:r>
        <w:rPr>
          <w:rStyle w:val="Ttulo3Car"/>
          <w:b/>
        </w:rPr>
        <w:t>Crear el p</w:t>
      </w:r>
      <w:r w:rsidR="000956EB" w:rsidRPr="00513742">
        <w:rPr>
          <w:rStyle w:val="Ttulo3Car"/>
          <w:b/>
        </w:rPr>
        <w:t>lan de</w:t>
      </w:r>
      <w:r w:rsidR="00456D66" w:rsidRPr="00513742">
        <w:rPr>
          <w:rStyle w:val="Ttulo3Car"/>
          <w:b/>
        </w:rPr>
        <w:t>l</w:t>
      </w:r>
      <w:r w:rsidR="000956EB" w:rsidRPr="00513742">
        <w:rPr>
          <w:rStyle w:val="Ttulo3Car"/>
          <w:b/>
        </w:rPr>
        <w:t xml:space="preserve"> proyecto</w:t>
      </w:r>
      <w:r w:rsidR="00DF5989" w:rsidRPr="00513742">
        <w:rPr>
          <w:rStyle w:val="Ttulo3Car"/>
          <w:b/>
        </w:rPr>
        <w:t>.</w:t>
      </w:r>
      <w:bookmarkEnd w:id="51"/>
      <w:r w:rsidR="00DF5989" w:rsidRPr="00513742">
        <w:t xml:space="preserve"> </w:t>
      </w:r>
    </w:p>
    <w:p w14:paraId="070B4176" w14:textId="36CACF7E" w:rsidR="002E49F7" w:rsidRDefault="00DF5989" w:rsidP="00D33F32">
      <w:r w:rsidRPr="005D3149">
        <w:t>P</w:t>
      </w:r>
      <w:r w:rsidR="005045EC" w:rsidRPr="005D3149">
        <w:t>lan</w:t>
      </w:r>
      <w:r w:rsidR="00C3279D" w:rsidRPr="005D3149">
        <w:t xml:space="preserve"> que fue socializado</w:t>
      </w:r>
      <w:r w:rsidR="00456D66" w:rsidRPr="005D3149">
        <w:t xml:space="preserve"> y aprobado</w:t>
      </w:r>
      <w:r w:rsidR="00C3279D" w:rsidRPr="005D3149">
        <w:t xml:space="preserve"> </w:t>
      </w:r>
      <w:r w:rsidR="00456D66" w:rsidRPr="005D3149">
        <w:t>por</w:t>
      </w:r>
      <w:r w:rsidR="00C3279D" w:rsidRPr="005D3149">
        <w:t xml:space="preserve"> el cliente (empresa Sanambiente) </w:t>
      </w:r>
      <w:r w:rsidR="00456D66" w:rsidRPr="005D3149">
        <w:t xml:space="preserve">para </w:t>
      </w:r>
      <w:r w:rsidR="005045EC" w:rsidRPr="005D3149">
        <w:t xml:space="preserve">ser ejecutado </w:t>
      </w:r>
      <w:r w:rsidR="00A421AD" w:rsidRPr="005D3149">
        <w:t>sobre el</w:t>
      </w:r>
      <w:r w:rsidR="00193F22" w:rsidRPr="005D3149">
        <w:t xml:space="preserve"> proyecto.</w:t>
      </w:r>
      <w:r w:rsidR="009F5C91" w:rsidRPr="005D3149">
        <w:t xml:space="preserve"> A continuación, se presenta</w:t>
      </w:r>
      <w:r w:rsidR="002E6771" w:rsidRPr="005D3149">
        <w:t xml:space="preserve"> </w:t>
      </w:r>
      <w:r w:rsidR="00834E9B" w:rsidRPr="005D3149">
        <w:t>este</w:t>
      </w:r>
      <w:r w:rsidR="00160537">
        <w:t>:</w:t>
      </w:r>
    </w:p>
    <w:p w14:paraId="504C9525" w14:textId="1E704827" w:rsidR="00EC7CA5" w:rsidRDefault="00EC7CA5" w:rsidP="00EC7CA5">
      <w:pPr>
        <w:jc w:val="center"/>
        <w:rPr>
          <w:rFonts w:eastAsia="Times New Roman" w:cs="Times New Roman"/>
          <w:b/>
          <w:szCs w:val="24"/>
        </w:rPr>
      </w:pPr>
      <w:r>
        <w:rPr>
          <w:rFonts w:eastAsia="Times New Roman" w:cs="Times New Roman"/>
          <w:b/>
          <w:szCs w:val="24"/>
        </w:rPr>
        <w:t>Plan del proyecto de</w:t>
      </w:r>
      <w:r w:rsidR="00843A74">
        <w:rPr>
          <w:rFonts w:eastAsia="Times New Roman" w:cs="Times New Roman"/>
          <w:b/>
          <w:szCs w:val="24"/>
        </w:rPr>
        <w:t xml:space="preserve"> la empresa</w:t>
      </w:r>
      <w:r>
        <w:rPr>
          <w:rFonts w:eastAsia="Times New Roman" w:cs="Times New Roman"/>
          <w:b/>
          <w:szCs w:val="24"/>
        </w:rPr>
        <w:t xml:space="preserve"> Sanambiente</w:t>
      </w:r>
    </w:p>
    <w:p w14:paraId="6FD1A833" w14:textId="4E79A28F" w:rsidR="00EC7CA5" w:rsidRDefault="00EC7CA5" w:rsidP="00EC7CA5">
      <w:pPr>
        <w:rPr>
          <w:rFonts w:eastAsia="Times New Roman" w:cs="Times New Roman"/>
          <w:b/>
          <w:szCs w:val="24"/>
        </w:rPr>
      </w:pPr>
      <w:r>
        <w:rPr>
          <w:rFonts w:eastAsia="Times New Roman" w:cs="Times New Roman"/>
          <w:b/>
          <w:szCs w:val="24"/>
        </w:rPr>
        <w:t>Descripción del producto:</w:t>
      </w:r>
    </w:p>
    <w:p w14:paraId="6EFB8FCC" w14:textId="2B5E3562" w:rsidR="00EC7CA5" w:rsidRDefault="00EC7CA5" w:rsidP="00EC7CA5">
      <w:pPr>
        <w:rPr>
          <w:rFonts w:eastAsia="Times New Roman" w:cs="Times New Roman"/>
          <w:b/>
          <w:szCs w:val="24"/>
        </w:rPr>
      </w:pPr>
      <w:r>
        <w:rPr>
          <w:rFonts w:eastAsia="Times New Roman" w:cs="Times New Roman"/>
          <w:b/>
          <w:szCs w:val="24"/>
        </w:rPr>
        <w:t>Propósito:</w:t>
      </w:r>
    </w:p>
    <w:p w14:paraId="7E618339" w14:textId="2AE15886" w:rsidR="00EC7CA5" w:rsidRDefault="00EC7CA5" w:rsidP="00EC7CA5">
      <w:pPr>
        <w:rPr>
          <w:rFonts w:eastAsia="Times New Roman" w:cs="Times New Roman"/>
          <w:szCs w:val="24"/>
        </w:rPr>
      </w:pPr>
      <w:r>
        <w:rPr>
          <w:rFonts w:eastAsia="Times New Roman" w:cs="Times New Roman"/>
          <w:szCs w:val="24"/>
        </w:rPr>
        <w:t>Se elaborará un sistema que va a permitir transferir y comunicar los datos ambientales de la empresa Sanambiente. Este sistema involucra el desarrollo de una arquitectura robusta, bajo diseño centrado en el usuario y riguroso seguimiento a estándares de calidad internacionales.</w:t>
      </w:r>
    </w:p>
    <w:p w14:paraId="1921E0D7" w14:textId="220DDA15" w:rsidR="00EC7CA5" w:rsidRDefault="00EC7CA5" w:rsidP="00EC7CA5">
      <w:pPr>
        <w:rPr>
          <w:rFonts w:eastAsia="Times New Roman" w:cs="Times New Roman"/>
          <w:b/>
          <w:szCs w:val="24"/>
        </w:rPr>
      </w:pPr>
      <w:r>
        <w:rPr>
          <w:rFonts w:eastAsia="Times New Roman" w:cs="Times New Roman"/>
          <w:b/>
          <w:szCs w:val="24"/>
        </w:rPr>
        <w:t>Requisitos generales del cliente</w:t>
      </w:r>
    </w:p>
    <w:p w14:paraId="060CC540" w14:textId="08742376" w:rsidR="00EC7CA5" w:rsidRDefault="00EC7CA5" w:rsidP="00EC7CA5">
      <w:pPr>
        <w:rPr>
          <w:rFonts w:eastAsia="Times New Roman" w:cs="Times New Roman"/>
          <w:b/>
          <w:szCs w:val="24"/>
        </w:rPr>
      </w:pPr>
      <w:r>
        <w:rPr>
          <w:rFonts w:eastAsia="Times New Roman" w:cs="Times New Roman"/>
          <w:b/>
          <w:szCs w:val="24"/>
        </w:rPr>
        <w:t>Comunicación y traspaso de información.</w:t>
      </w:r>
    </w:p>
    <w:p w14:paraId="32F7D32F" w14:textId="77777777"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El sistema debe permitir el enlace y transferencia de datos de los datalogger mediante Internet.</w:t>
      </w:r>
    </w:p>
    <w:p w14:paraId="4E133C60" w14:textId="099543D6" w:rsidR="00EC7CA5" w:rsidRDefault="00EC7CA5" w:rsidP="00525E5E">
      <w:pPr>
        <w:pStyle w:val="Prrafodelista"/>
        <w:numPr>
          <w:ilvl w:val="0"/>
          <w:numId w:val="131"/>
        </w:numPr>
        <w:spacing w:line="276" w:lineRule="auto"/>
        <w:jc w:val="left"/>
        <w:rPr>
          <w:rFonts w:eastAsia="Times New Roman" w:cs="Times New Roman"/>
          <w:szCs w:val="24"/>
        </w:rPr>
      </w:pPr>
      <w:r w:rsidRPr="00C81756">
        <w:rPr>
          <w:rFonts w:eastAsia="Times New Roman" w:cs="Times New Roman"/>
          <w:szCs w:val="24"/>
        </w:rPr>
        <w:t xml:space="preserve">El sistema debe permitir crear, modificar, borrar, visualizar comandos para ser utilizados por </w:t>
      </w:r>
      <w:r>
        <w:rPr>
          <w:rFonts w:eastAsia="Times New Roman" w:cs="Times New Roman"/>
          <w:szCs w:val="24"/>
        </w:rPr>
        <w:t>el</w:t>
      </w:r>
      <w:r w:rsidRPr="00C81756">
        <w:rPr>
          <w:rFonts w:eastAsia="Times New Roman" w:cs="Times New Roman"/>
          <w:szCs w:val="24"/>
        </w:rPr>
        <w:t xml:space="preserve"> protocolo de comunicación </w:t>
      </w:r>
      <w:r>
        <w:rPr>
          <w:rFonts w:eastAsia="Times New Roman" w:cs="Times New Roman"/>
          <w:szCs w:val="24"/>
        </w:rPr>
        <w:t>FTP</w:t>
      </w:r>
      <w:r w:rsidRPr="00C81756">
        <w:rPr>
          <w:rFonts w:eastAsia="Times New Roman" w:cs="Times New Roman"/>
          <w:szCs w:val="24"/>
        </w:rPr>
        <w:t>.</w:t>
      </w:r>
    </w:p>
    <w:p w14:paraId="3E581C12" w14:textId="77777777" w:rsidR="00EC7CA5" w:rsidRPr="00EC7CA5" w:rsidRDefault="00EC7CA5" w:rsidP="00EC7CA5">
      <w:pPr>
        <w:pStyle w:val="Prrafodelista"/>
        <w:spacing w:line="276" w:lineRule="auto"/>
        <w:ind w:firstLine="0"/>
        <w:jc w:val="left"/>
        <w:rPr>
          <w:rFonts w:eastAsia="Times New Roman" w:cs="Times New Roman"/>
          <w:szCs w:val="24"/>
        </w:rPr>
      </w:pPr>
    </w:p>
    <w:p w14:paraId="4F5C31AE" w14:textId="77777777" w:rsidR="00EC7CA5" w:rsidRDefault="00EC7CA5" w:rsidP="00EC7CA5">
      <w:pPr>
        <w:rPr>
          <w:rFonts w:eastAsia="Times New Roman" w:cs="Times New Roman"/>
          <w:b/>
          <w:szCs w:val="24"/>
        </w:rPr>
      </w:pPr>
      <w:r>
        <w:rPr>
          <w:rFonts w:eastAsia="Times New Roman" w:cs="Times New Roman"/>
          <w:b/>
          <w:szCs w:val="24"/>
        </w:rPr>
        <w:t>Alcance</w:t>
      </w:r>
      <w:bookmarkStart w:id="52" w:name="_Hlk16973520"/>
    </w:p>
    <w:p w14:paraId="18F30BCE" w14:textId="25C06C28" w:rsidR="00EC7CA5" w:rsidRPr="00EC7CA5" w:rsidRDefault="00EC7CA5" w:rsidP="00EC7CA5">
      <w:pPr>
        <w:rPr>
          <w:rFonts w:eastAsia="Times New Roman" w:cs="Times New Roman"/>
          <w:b/>
          <w:szCs w:val="24"/>
        </w:rPr>
      </w:pPr>
      <w:r w:rsidRPr="00F77E90">
        <w:rPr>
          <w:rFonts w:eastAsia="Times New Roman" w:cs="Times New Roman"/>
          <w:szCs w:val="28"/>
        </w:rPr>
        <w:lastRenderedPageBreak/>
        <w:t>El alcance del proyecto será el desarrollo de los requerimientos 1 y 2 del módulo de comunicación y transferencia de información. Dependiendo del tiempo que quede después de haberse solucionado estos requerimientos, se podría avanzar con la solución de otros.</w:t>
      </w:r>
      <w:bookmarkEnd w:id="52"/>
    </w:p>
    <w:p w14:paraId="2D9C8F73" w14:textId="3FC06CD0" w:rsidR="00EC7CA5" w:rsidRDefault="00EC7CA5" w:rsidP="00EC7CA5">
      <w:pPr>
        <w:rPr>
          <w:rFonts w:eastAsia="Times New Roman" w:cs="Times New Roman"/>
          <w:b/>
          <w:szCs w:val="24"/>
        </w:rPr>
      </w:pPr>
      <w:r>
        <w:rPr>
          <w:rFonts w:eastAsia="Times New Roman" w:cs="Times New Roman"/>
          <w:b/>
          <w:szCs w:val="24"/>
        </w:rPr>
        <w:t>Objetivos para el plan del proyecto siguiendo la ISO/IEC 29110</w:t>
      </w:r>
    </w:p>
    <w:p w14:paraId="0366B2BF" w14:textId="362D93E0" w:rsidR="00EC7CA5" w:rsidRDefault="00EC7CA5" w:rsidP="00EC7CA5">
      <w:pPr>
        <w:rPr>
          <w:rFonts w:eastAsia="Times New Roman" w:cs="Times New Roman"/>
          <w:b/>
          <w:szCs w:val="24"/>
        </w:rPr>
      </w:pPr>
      <w:r>
        <w:rPr>
          <w:rFonts w:eastAsia="Times New Roman" w:cs="Times New Roman"/>
          <w:b/>
          <w:szCs w:val="24"/>
        </w:rPr>
        <w:t>General</w:t>
      </w:r>
    </w:p>
    <w:p w14:paraId="4424102E" w14:textId="25ACBFAA" w:rsidR="00EC7CA5" w:rsidRPr="00EC7CA5" w:rsidRDefault="00EC7CA5" w:rsidP="00525E5E">
      <w:pPr>
        <w:numPr>
          <w:ilvl w:val="0"/>
          <w:numId w:val="39"/>
        </w:numPr>
        <w:jc w:val="left"/>
        <w:rPr>
          <w:rFonts w:eastAsia="Times New Roman" w:cs="Times New Roman"/>
          <w:szCs w:val="24"/>
        </w:rPr>
      </w:pPr>
      <w:r>
        <w:rPr>
          <w:rFonts w:eastAsia="Times New Roman" w:cs="Times New Roman"/>
          <w:szCs w:val="24"/>
        </w:rPr>
        <w:t>Desarrollar una herramienta que permita gestionar los datos ambientales de la empresa San Ambiente de Cali.</w:t>
      </w:r>
    </w:p>
    <w:p w14:paraId="7054C0E0" w14:textId="541B3347" w:rsidR="00EC7CA5" w:rsidRDefault="00EC7CA5" w:rsidP="00EC7CA5">
      <w:pPr>
        <w:rPr>
          <w:rFonts w:eastAsia="Times New Roman" w:cs="Times New Roman"/>
          <w:b/>
          <w:szCs w:val="24"/>
        </w:rPr>
      </w:pPr>
      <w:r>
        <w:rPr>
          <w:rFonts w:eastAsia="Times New Roman" w:cs="Times New Roman"/>
          <w:b/>
          <w:szCs w:val="24"/>
        </w:rPr>
        <w:t>Específicos</w:t>
      </w:r>
    </w:p>
    <w:p w14:paraId="7E7837CC" w14:textId="77777777" w:rsidR="00EC7CA5" w:rsidRDefault="00EC7CA5" w:rsidP="00525E5E">
      <w:pPr>
        <w:numPr>
          <w:ilvl w:val="0"/>
          <w:numId w:val="36"/>
        </w:numPr>
        <w:jc w:val="left"/>
        <w:rPr>
          <w:rFonts w:eastAsia="Times New Roman" w:cs="Times New Roman"/>
          <w:b/>
          <w:szCs w:val="24"/>
        </w:rPr>
      </w:pPr>
      <w:r>
        <w:rPr>
          <w:rFonts w:eastAsia="Times New Roman" w:cs="Times New Roman"/>
          <w:szCs w:val="24"/>
        </w:rPr>
        <w:t>Establecer un marco de trabajo siguiendo los lineamientos dados por la ISO 29110 utilizando como caso de estudio la integración de procesos del proyecto de la empresa Sanambiente.</w:t>
      </w:r>
    </w:p>
    <w:p w14:paraId="65019900" w14:textId="77777777" w:rsidR="00EC7CA5" w:rsidRPr="00D86711" w:rsidRDefault="00EC7CA5" w:rsidP="00525E5E">
      <w:pPr>
        <w:pStyle w:val="Prrafodelista"/>
        <w:numPr>
          <w:ilvl w:val="0"/>
          <w:numId w:val="36"/>
        </w:numPr>
        <w:jc w:val="left"/>
        <w:rPr>
          <w:rFonts w:cs="Times New Roman"/>
          <w:szCs w:val="24"/>
        </w:rPr>
      </w:pPr>
      <w:r w:rsidRPr="00D86711">
        <w:rPr>
          <w:rFonts w:cs="Times New Roman"/>
          <w:szCs w:val="24"/>
        </w:rPr>
        <w:t xml:space="preserve">Desarrollar un módulo que permita conectar y transferir información de los diferentes datalogger de la empresa </w:t>
      </w:r>
      <w:r>
        <w:rPr>
          <w:rFonts w:cs="Times New Roman"/>
          <w:szCs w:val="24"/>
        </w:rPr>
        <w:t>Sanambiente</w:t>
      </w:r>
      <w:r w:rsidRPr="00D86711">
        <w:rPr>
          <w:rFonts w:cs="Times New Roman"/>
          <w:szCs w:val="24"/>
        </w:rPr>
        <w:t xml:space="preserve"> con sede en Cali.</w:t>
      </w:r>
    </w:p>
    <w:p w14:paraId="7AFBF77F" w14:textId="61DD1C59" w:rsidR="00EC7CA5" w:rsidRPr="00EC7CA5" w:rsidRDefault="00EC7CA5" w:rsidP="00525E5E">
      <w:pPr>
        <w:numPr>
          <w:ilvl w:val="0"/>
          <w:numId w:val="36"/>
        </w:numPr>
        <w:jc w:val="left"/>
        <w:rPr>
          <w:rFonts w:eastAsia="Times New Roman" w:cs="Times New Roman"/>
          <w:b/>
          <w:szCs w:val="24"/>
        </w:rPr>
      </w:pPr>
      <w:r>
        <w:rPr>
          <w:rFonts w:eastAsia="Times New Roman" w:cs="Times New Roman"/>
          <w:szCs w:val="24"/>
        </w:rPr>
        <w:t>Aplicar un modelo de calidad al módulo de comunicación de información del sistema de gestión de datos ambientales de la empresa Sanambiente de Cali.</w:t>
      </w:r>
    </w:p>
    <w:p w14:paraId="2F52C7B0" w14:textId="77777777" w:rsidR="00EC7CA5" w:rsidRDefault="00EC7CA5" w:rsidP="00EC7CA5">
      <w:pPr>
        <w:rPr>
          <w:rFonts w:eastAsia="Times New Roman" w:cs="Times New Roman"/>
          <w:b/>
          <w:szCs w:val="24"/>
        </w:rPr>
      </w:pPr>
      <w:r>
        <w:rPr>
          <w:rFonts w:eastAsia="Times New Roman" w:cs="Times New Roman"/>
          <w:b/>
          <w:szCs w:val="24"/>
        </w:rPr>
        <w:t>Entregables</w:t>
      </w:r>
    </w:p>
    <w:p w14:paraId="15C36ADB" w14:textId="77777777" w:rsidR="00EC7CA5" w:rsidRDefault="00EC7CA5" w:rsidP="00EC7CA5">
      <w:pPr>
        <w:rPr>
          <w:rFonts w:eastAsia="Times New Roman" w:cs="Times New Roman"/>
          <w:szCs w:val="24"/>
        </w:rPr>
      </w:pPr>
      <w:r>
        <w:rPr>
          <w:rFonts w:eastAsia="Times New Roman" w:cs="Times New Roman"/>
          <w:szCs w:val="24"/>
        </w:rPr>
        <w:t>Los entregables que se darán al cliente por parte del equipo de desarrollo están basados en los establecidos por la metodología ICONIX.</w:t>
      </w:r>
    </w:p>
    <w:p w14:paraId="27B3B03E" w14:textId="4853936C" w:rsidR="0060455D" w:rsidRPr="0060455D" w:rsidRDefault="0060455D" w:rsidP="0060455D">
      <w:pPr>
        <w:pStyle w:val="Descripcin"/>
        <w:keepNext/>
        <w:rPr>
          <w:color w:val="auto"/>
          <w:sz w:val="24"/>
          <w:szCs w:val="24"/>
        </w:rPr>
      </w:pPr>
      <w:bookmarkStart w:id="53" w:name="_Toc47024479"/>
      <w:r w:rsidRPr="0060455D">
        <w:rPr>
          <w:color w:val="auto"/>
          <w:sz w:val="24"/>
          <w:szCs w:val="24"/>
        </w:rPr>
        <w:t xml:space="preserve">Tabla </w:t>
      </w:r>
      <w:r w:rsidRPr="0060455D">
        <w:rPr>
          <w:color w:val="auto"/>
          <w:sz w:val="24"/>
          <w:szCs w:val="24"/>
        </w:rPr>
        <w:fldChar w:fldCharType="begin"/>
      </w:r>
      <w:r w:rsidRPr="0060455D">
        <w:rPr>
          <w:color w:val="auto"/>
          <w:sz w:val="24"/>
          <w:szCs w:val="24"/>
        </w:rPr>
        <w:instrText xml:space="preserve"> SEQ Tabla \* ARABIC </w:instrText>
      </w:r>
      <w:r w:rsidRPr="0060455D">
        <w:rPr>
          <w:color w:val="auto"/>
          <w:sz w:val="24"/>
          <w:szCs w:val="24"/>
        </w:rPr>
        <w:fldChar w:fldCharType="separate"/>
      </w:r>
      <w:r w:rsidR="00381C8E">
        <w:rPr>
          <w:noProof/>
          <w:color w:val="auto"/>
          <w:sz w:val="24"/>
          <w:szCs w:val="24"/>
        </w:rPr>
        <w:t>8</w:t>
      </w:r>
      <w:r w:rsidRPr="0060455D">
        <w:rPr>
          <w:color w:val="auto"/>
          <w:sz w:val="24"/>
          <w:szCs w:val="24"/>
        </w:rPr>
        <w:fldChar w:fldCharType="end"/>
      </w:r>
      <w:r w:rsidRPr="0060455D">
        <w:rPr>
          <w:color w:val="auto"/>
          <w:sz w:val="24"/>
          <w:szCs w:val="24"/>
        </w:rPr>
        <w:t>. Entregables del equipo de desarrollo.</w:t>
      </w:r>
      <w:bookmarkEnd w:id="53"/>
    </w:p>
    <w:tbl>
      <w:tblPr>
        <w:tblStyle w:val="Tablaconcuadrcula"/>
        <w:tblW w:w="0" w:type="auto"/>
        <w:tblLook w:val="04A0" w:firstRow="1" w:lastRow="0" w:firstColumn="1" w:lastColumn="0" w:noHBand="0" w:noVBand="1"/>
      </w:tblPr>
      <w:tblGrid>
        <w:gridCol w:w="2254"/>
        <w:gridCol w:w="2255"/>
        <w:gridCol w:w="2255"/>
        <w:gridCol w:w="2255"/>
      </w:tblGrid>
      <w:tr w:rsidR="00EC7CA5" w14:paraId="7C9F5954" w14:textId="77777777" w:rsidTr="00D47333">
        <w:tc>
          <w:tcPr>
            <w:tcW w:w="2254" w:type="dxa"/>
          </w:tcPr>
          <w:p w14:paraId="04E704B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1:</w:t>
            </w:r>
          </w:p>
          <w:p w14:paraId="2DAC99F4"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de requerimientos</w:t>
            </w:r>
          </w:p>
        </w:tc>
        <w:tc>
          <w:tcPr>
            <w:tcW w:w="2255" w:type="dxa"/>
          </w:tcPr>
          <w:p w14:paraId="519AE554"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2:</w:t>
            </w:r>
          </w:p>
          <w:p w14:paraId="3E5CB07E" w14:textId="77777777" w:rsidR="00EC7CA5" w:rsidRDefault="00EC7CA5" w:rsidP="00843A74">
            <w:pPr>
              <w:ind w:firstLine="0"/>
              <w:jc w:val="center"/>
              <w:rPr>
                <w:rFonts w:eastAsia="Times New Roman" w:cs="Times New Roman"/>
                <w:szCs w:val="24"/>
              </w:rPr>
            </w:pPr>
            <w:r>
              <w:rPr>
                <w:rFonts w:eastAsia="Times New Roman" w:cs="Times New Roman"/>
                <w:b/>
                <w:szCs w:val="24"/>
              </w:rPr>
              <w:t>Análisis y diseño preliminar</w:t>
            </w:r>
          </w:p>
        </w:tc>
        <w:tc>
          <w:tcPr>
            <w:tcW w:w="2255" w:type="dxa"/>
          </w:tcPr>
          <w:p w14:paraId="04EB979C"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3:</w:t>
            </w:r>
          </w:p>
          <w:p w14:paraId="5D23FA3C" w14:textId="77777777" w:rsidR="00EC7CA5" w:rsidRPr="007923AD" w:rsidRDefault="00EC7CA5" w:rsidP="00843A74">
            <w:pPr>
              <w:ind w:left="-20" w:firstLine="0"/>
              <w:jc w:val="center"/>
              <w:rPr>
                <w:rFonts w:eastAsia="Times New Roman" w:cs="Times New Roman"/>
                <w:b/>
                <w:szCs w:val="24"/>
              </w:rPr>
            </w:pPr>
            <w:r>
              <w:rPr>
                <w:rFonts w:eastAsia="Times New Roman" w:cs="Times New Roman"/>
                <w:b/>
                <w:szCs w:val="24"/>
              </w:rPr>
              <w:t>Diseño detallado</w:t>
            </w:r>
          </w:p>
        </w:tc>
        <w:tc>
          <w:tcPr>
            <w:tcW w:w="2255" w:type="dxa"/>
          </w:tcPr>
          <w:p w14:paraId="4843C356"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Fase 4:</w:t>
            </w:r>
          </w:p>
          <w:p w14:paraId="6AA99787" w14:textId="77777777" w:rsidR="00EC7CA5" w:rsidRDefault="00EC7CA5" w:rsidP="00843A74">
            <w:pPr>
              <w:ind w:left="-20" w:firstLine="0"/>
              <w:jc w:val="center"/>
              <w:rPr>
                <w:rFonts w:eastAsia="Times New Roman" w:cs="Times New Roman"/>
                <w:b/>
                <w:szCs w:val="24"/>
              </w:rPr>
            </w:pPr>
            <w:r>
              <w:rPr>
                <w:rFonts w:eastAsia="Times New Roman" w:cs="Times New Roman"/>
                <w:b/>
                <w:szCs w:val="24"/>
              </w:rPr>
              <w:t>Implementación</w:t>
            </w:r>
          </w:p>
          <w:p w14:paraId="0726F55B" w14:textId="77777777" w:rsidR="00EC7CA5" w:rsidRDefault="00EC7CA5" w:rsidP="00843A74">
            <w:pPr>
              <w:ind w:firstLine="0"/>
              <w:jc w:val="center"/>
              <w:rPr>
                <w:rFonts w:eastAsia="Times New Roman" w:cs="Times New Roman"/>
                <w:szCs w:val="24"/>
              </w:rPr>
            </w:pPr>
          </w:p>
        </w:tc>
      </w:tr>
      <w:tr w:rsidR="00EC7CA5" w14:paraId="00DA5D4C" w14:textId="77777777" w:rsidTr="00D47333">
        <w:tc>
          <w:tcPr>
            <w:tcW w:w="2254" w:type="dxa"/>
          </w:tcPr>
          <w:p w14:paraId="0832F157" w14:textId="77777777" w:rsidR="00EC7CA5" w:rsidRPr="00986AA8" w:rsidRDefault="00EC7CA5" w:rsidP="00843A74">
            <w:pPr>
              <w:ind w:left="-20" w:firstLine="0"/>
              <w:jc w:val="center"/>
              <w:rPr>
                <w:rFonts w:eastAsia="Times New Roman" w:cs="Times New Roman"/>
                <w:szCs w:val="24"/>
              </w:rPr>
            </w:pPr>
          </w:p>
          <w:p w14:paraId="256159F8" w14:textId="77777777" w:rsidR="00EC7CA5" w:rsidRPr="00986AA8" w:rsidRDefault="00EC7CA5" w:rsidP="00843A74">
            <w:pPr>
              <w:ind w:left="-20" w:firstLine="0"/>
              <w:jc w:val="center"/>
              <w:rPr>
                <w:rFonts w:eastAsia="Times New Roman" w:cs="Times New Roman"/>
                <w:szCs w:val="24"/>
              </w:rPr>
            </w:pPr>
          </w:p>
          <w:p w14:paraId="22C53DE3" w14:textId="3615E212" w:rsidR="00EC7CA5" w:rsidRDefault="00EC7CA5" w:rsidP="00843A74">
            <w:pPr>
              <w:ind w:firstLine="0"/>
              <w:jc w:val="center"/>
              <w:rPr>
                <w:rFonts w:eastAsia="Times New Roman" w:cs="Times New Roman"/>
                <w:szCs w:val="24"/>
              </w:rPr>
            </w:pPr>
            <w:r w:rsidRPr="00986AA8">
              <w:rPr>
                <w:rFonts w:eastAsia="Times New Roman" w:cs="Times New Roman"/>
                <w:szCs w:val="24"/>
              </w:rPr>
              <w:t>Realizar el prototipado</w:t>
            </w:r>
            <w:r w:rsidR="00CC2842">
              <w:rPr>
                <w:rFonts w:eastAsia="Times New Roman" w:cs="Times New Roman"/>
                <w:szCs w:val="24"/>
              </w:rPr>
              <w:t xml:space="preserve"> (diseño de la interfaz)</w:t>
            </w:r>
            <w:r w:rsidRPr="00986AA8">
              <w:rPr>
                <w:rFonts w:eastAsia="Times New Roman" w:cs="Times New Roman"/>
                <w:szCs w:val="24"/>
              </w:rPr>
              <w:t>.</w:t>
            </w:r>
          </w:p>
        </w:tc>
        <w:tc>
          <w:tcPr>
            <w:tcW w:w="2255" w:type="dxa"/>
          </w:tcPr>
          <w:p w14:paraId="03E3E930" w14:textId="77777777" w:rsidR="00EC7CA5" w:rsidRPr="00986AA8" w:rsidRDefault="00EC7CA5" w:rsidP="00843A74">
            <w:pPr>
              <w:ind w:left="-20" w:firstLine="0"/>
              <w:jc w:val="center"/>
              <w:rPr>
                <w:rFonts w:eastAsia="Times New Roman" w:cs="Times New Roman"/>
                <w:szCs w:val="24"/>
              </w:rPr>
            </w:pPr>
          </w:p>
          <w:p w14:paraId="597580FF" w14:textId="77777777" w:rsidR="00EC7CA5" w:rsidRPr="00986AA8" w:rsidRDefault="00EC7CA5" w:rsidP="00843A74">
            <w:pPr>
              <w:ind w:left="-20" w:firstLine="0"/>
              <w:jc w:val="center"/>
              <w:rPr>
                <w:rFonts w:eastAsia="Times New Roman" w:cs="Times New Roman"/>
                <w:szCs w:val="24"/>
              </w:rPr>
            </w:pPr>
          </w:p>
          <w:p w14:paraId="0BE29713" w14:textId="77777777" w:rsidR="00EC7CA5" w:rsidRPr="00986AA8" w:rsidRDefault="00EC7CA5" w:rsidP="00843A74">
            <w:pPr>
              <w:ind w:left="-20" w:firstLine="0"/>
              <w:jc w:val="center"/>
              <w:rPr>
                <w:rFonts w:eastAsia="Times New Roman" w:cs="Times New Roman"/>
                <w:szCs w:val="24"/>
              </w:rPr>
            </w:pPr>
            <w:r w:rsidRPr="00986AA8">
              <w:rPr>
                <w:rFonts w:eastAsia="Times New Roman" w:cs="Times New Roman"/>
                <w:szCs w:val="24"/>
              </w:rPr>
              <w:t>Diagrama de robustez.</w:t>
            </w:r>
          </w:p>
          <w:p w14:paraId="0ECA5E9D" w14:textId="77777777" w:rsidR="00EC7CA5" w:rsidRDefault="00EC7CA5" w:rsidP="00843A74">
            <w:pPr>
              <w:ind w:firstLine="0"/>
              <w:jc w:val="center"/>
              <w:rPr>
                <w:rFonts w:eastAsia="Times New Roman" w:cs="Times New Roman"/>
                <w:szCs w:val="24"/>
              </w:rPr>
            </w:pPr>
          </w:p>
        </w:tc>
        <w:tc>
          <w:tcPr>
            <w:tcW w:w="2255" w:type="dxa"/>
          </w:tcPr>
          <w:p w14:paraId="049C750C" w14:textId="77777777" w:rsidR="00EC7CA5" w:rsidRPr="00986AA8" w:rsidRDefault="00EC7CA5" w:rsidP="00843A74">
            <w:pPr>
              <w:ind w:left="-20" w:firstLine="0"/>
              <w:jc w:val="center"/>
              <w:rPr>
                <w:rFonts w:eastAsia="Times New Roman" w:cs="Times New Roman"/>
                <w:szCs w:val="24"/>
              </w:rPr>
            </w:pPr>
          </w:p>
          <w:p w14:paraId="0142EFD5" w14:textId="77777777" w:rsidR="00EC7CA5" w:rsidRPr="00986AA8" w:rsidRDefault="00EC7CA5" w:rsidP="00843A74">
            <w:pPr>
              <w:ind w:left="-20" w:firstLine="0"/>
              <w:jc w:val="center"/>
              <w:rPr>
                <w:rFonts w:eastAsia="Times New Roman" w:cs="Times New Roman"/>
                <w:szCs w:val="24"/>
              </w:rPr>
            </w:pPr>
          </w:p>
          <w:p w14:paraId="7FF760C4"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Diagrama de secuencia.</w:t>
            </w:r>
          </w:p>
        </w:tc>
        <w:tc>
          <w:tcPr>
            <w:tcW w:w="2255" w:type="dxa"/>
          </w:tcPr>
          <w:p w14:paraId="50484DB8" w14:textId="77777777" w:rsidR="00EC7CA5" w:rsidRDefault="00EC7CA5" w:rsidP="00843A74">
            <w:pPr>
              <w:ind w:firstLine="0"/>
              <w:jc w:val="center"/>
              <w:rPr>
                <w:rFonts w:eastAsia="Times New Roman" w:cs="Times New Roman"/>
                <w:szCs w:val="24"/>
              </w:rPr>
            </w:pPr>
            <w:r w:rsidRPr="00986AA8">
              <w:rPr>
                <w:rFonts w:eastAsia="Times New Roman" w:cs="Times New Roman"/>
                <w:szCs w:val="24"/>
              </w:rPr>
              <w:t>Escribir/generar el código (Desarrollo de los módulos de comunicación y transferencia de datos).</w:t>
            </w:r>
          </w:p>
        </w:tc>
      </w:tr>
      <w:tr w:rsidR="008B3E74" w14:paraId="3D244583" w14:textId="77777777" w:rsidTr="00D47333">
        <w:tc>
          <w:tcPr>
            <w:tcW w:w="2254" w:type="dxa"/>
          </w:tcPr>
          <w:p w14:paraId="5439CABB" w14:textId="77777777" w:rsidR="008B3E74" w:rsidRDefault="008B3E74" w:rsidP="008B3E74">
            <w:pPr>
              <w:ind w:firstLine="0"/>
              <w:jc w:val="center"/>
              <w:rPr>
                <w:rFonts w:eastAsia="Times New Roman" w:cs="Times New Roman"/>
                <w:szCs w:val="24"/>
              </w:rPr>
            </w:pPr>
          </w:p>
          <w:p w14:paraId="48234286" w14:textId="77777777" w:rsidR="008B3E74" w:rsidRDefault="008B3E74" w:rsidP="008B3E74">
            <w:pPr>
              <w:ind w:firstLine="0"/>
              <w:jc w:val="center"/>
              <w:rPr>
                <w:rFonts w:eastAsia="Times New Roman" w:cs="Times New Roman"/>
                <w:szCs w:val="24"/>
              </w:rPr>
            </w:pPr>
            <w:r w:rsidRPr="00986AA8">
              <w:rPr>
                <w:rFonts w:eastAsia="Times New Roman" w:cs="Times New Roman"/>
                <w:szCs w:val="24"/>
              </w:rPr>
              <w:t>Diagramas de caso de uso.</w:t>
            </w:r>
          </w:p>
        </w:tc>
        <w:tc>
          <w:tcPr>
            <w:tcW w:w="2255" w:type="dxa"/>
          </w:tcPr>
          <w:p w14:paraId="0BBBE4C7" w14:textId="77777777" w:rsidR="008B3E74" w:rsidRPr="00986AA8" w:rsidRDefault="008B3E74" w:rsidP="008B3E74">
            <w:pPr>
              <w:ind w:firstLine="0"/>
              <w:rPr>
                <w:rFonts w:eastAsia="Times New Roman" w:cs="Times New Roman"/>
                <w:szCs w:val="24"/>
              </w:rPr>
            </w:pPr>
          </w:p>
          <w:p w14:paraId="42444E74" w14:textId="77777777" w:rsidR="008B3E74" w:rsidRDefault="008B3E74" w:rsidP="008B3E74">
            <w:pPr>
              <w:ind w:firstLine="0"/>
              <w:jc w:val="center"/>
              <w:rPr>
                <w:rFonts w:eastAsia="Times New Roman" w:cs="Times New Roman"/>
                <w:szCs w:val="24"/>
              </w:rPr>
            </w:pPr>
            <w:r w:rsidRPr="00986AA8">
              <w:rPr>
                <w:rFonts w:eastAsia="Times New Roman" w:cs="Times New Roman"/>
                <w:szCs w:val="24"/>
              </w:rPr>
              <w:t>Diagrama de clases.</w:t>
            </w:r>
          </w:p>
        </w:tc>
        <w:tc>
          <w:tcPr>
            <w:tcW w:w="2255" w:type="dxa"/>
          </w:tcPr>
          <w:p w14:paraId="51829FC4" w14:textId="77777777" w:rsidR="008B3E74" w:rsidRPr="00986AA8" w:rsidRDefault="008B3E74" w:rsidP="008B3E74">
            <w:pPr>
              <w:ind w:left="-20" w:firstLine="0"/>
              <w:jc w:val="center"/>
              <w:rPr>
                <w:rFonts w:eastAsia="Times New Roman" w:cs="Times New Roman"/>
                <w:szCs w:val="24"/>
              </w:rPr>
            </w:pPr>
          </w:p>
          <w:p w14:paraId="1B380410" w14:textId="77777777" w:rsidR="008B3E74" w:rsidRDefault="008B3E74" w:rsidP="008B3E74">
            <w:pPr>
              <w:ind w:firstLine="0"/>
              <w:jc w:val="center"/>
              <w:rPr>
                <w:rFonts w:eastAsia="Times New Roman" w:cs="Times New Roman"/>
                <w:szCs w:val="24"/>
              </w:rPr>
            </w:pPr>
            <w:r w:rsidRPr="00986AA8">
              <w:rPr>
                <w:rFonts w:eastAsia="Times New Roman" w:cs="Times New Roman"/>
                <w:szCs w:val="24"/>
              </w:rPr>
              <w:t>Diagrama de clases refinado.</w:t>
            </w:r>
          </w:p>
        </w:tc>
        <w:tc>
          <w:tcPr>
            <w:tcW w:w="2255" w:type="dxa"/>
          </w:tcPr>
          <w:p w14:paraId="6480D2CF" w14:textId="489CE6E1" w:rsidR="008B3E74" w:rsidRDefault="008B3E74" w:rsidP="008B3E74">
            <w:pPr>
              <w:ind w:firstLine="0"/>
              <w:jc w:val="center"/>
              <w:rPr>
                <w:rFonts w:eastAsia="Times New Roman" w:cs="Times New Roman"/>
                <w:szCs w:val="24"/>
              </w:rPr>
            </w:pPr>
            <w:r w:rsidRPr="00CC2842">
              <w:rPr>
                <w:rFonts w:eastAsia="Times New Roman" w:cs="Times New Roman"/>
                <w:szCs w:val="24"/>
              </w:rPr>
              <w:t>Refinamiento de acuerdo con las pruebas unitarias.</w:t>
            </w:r>
          </w:p>
        </w:tc>
      </w:tr>
      <w:tr w:rsidR="008B3E74" w14:paraId="370D959E" w14:textId="77777777" w:rsidTr="00D47333">
        <w:tc>
          <w:tcPr>
            <w:tcW w:w="2254" w:type="dxa"/>
          </w:tcPr>
          <w:p w14:paraId="75207928" w14:textId="77777777" w:rsidR="008B3E74" w:rsidRPr="00986AA8" w:rsidRDefault="008B3E74" w:rsidP="008B3E74">
            <w:pPr>
              <w:ind w:firstLine="0"/>
              <w:rPr>
                <w:rFonts w:eastAsia="Times New Roman" w:cs="Times New Roman"/>
                <w:szCs w:val="24"/>
              </w:rPr>
            </w:pPr>
          </w:p>
          <w:p w14:paraId="6BC42C0F" w14:textId="79D4E964" w:rsidR="008B3E74" w:rsidRDefault="008B3E74" w:rsidP="008B3E74">
            <w:pPr>
              <w:ind w:firstLine="0"/>
              <w:jc w:val="center"/>
              <w:rPr>
                <w:rFonts w:eastAsia="Times New Roman" w:cs="Times New Roman"/>
                <w:szCs w:val="24"/>
              </w:rPr>
            </w:pPr>
            <w:r w:rsidRPr="00986AA8">
              <w:rPr>
                <w:rFonts w:eastAsia="Times New Roman" w:cs="Times New Roman"/>
                <w:szCs w:val="24"/>
              </w:rPr>
              <w:t>---------------------</w:t>
            </w:r>
          </w:p>
        </w:tc>
        <w:tc>
          <w:tcPr>
            <w:tcW w:w="2255" w:type="dxa"/>
          </w:tcPr>
          <w:p w14:paraId="780A96E3" w14:textId="77777777" w:rsidR="008B3E74" w:rsidRPr="00986AA8" w:rsidRDefault="008B3E74" w:rsidP="008B3E74">
            <w:pPr>
              <w:ind w:firstLine="0"/>
              <w:rPr>
                <w:rFonts w:eastAsia="Times New Roman" w:cs="Times New Roman"/>
                <w:szCs w:val="24"/>
              </w:rPr>
            </w:pPr>
          </w:p>
          <w:p w14:paraId="5FDB2911" w14:textId="494B8284" w:rsidR="008B3E74" w:rsidRPr="00986AA8" w:rsidRDefault="008B3E74" w:rsidP="008B3E74">
            <w:pPr>
              <w:ind w:firstLine="0"/>
              <w:rPr>
                <w:rFonts w:eastAsia="Times New Roman" w:cs="Times New Roman"/>
                <w:szCs w:val="24"/>
              </w:rPr>
            </w:pPr>
            <w:r w:rsidRPr="00986AA8">
              <w:rPr>
                <w:rFonts w:eastAsia="Times New Roman" w:cs="Times New Roman"/>
                <w:szCs w:val="24"/>
              </w:rPr>
              <w:t>---------------------</w:t>
            </w:r>
          </w:p>
        </w:tc>
        <w:tc>
          <w:tcPr>
            <w:tcW w:w="2255" w:type="dxa"/>
          </w:tcPr>
          <w:p w14:paraId="19A1703A" w14:textId="77777777" w:rsidR="008B3E74" w:rsidRDefault="008B3E74" w:rsidP="008B3E74">
            <w:pPr>
              <w:ind w:left="-20" w:firstLine="0"/>
              <w:jc w:val="center"/>
              <w:rPr>
                <w:rFonts w:eastAsia="Times New Roman" w:cs="Times New Roman"/>
                <w:szCs w:val="24"/>
              </w:rPr>
            </w:pPr>
          </w:p>
          <w:p w14:paraId="75C3677C" w14:textId="70DAEC20" w:rsidR="008B3E74" w:rsidRPr="00986AA8" w:rsidRDefault="008B3E74" w:rsidP="008B3E74">
            <w:pPr>
              <w:ind w:left="-20" w:firstLine="0"/>
              <w:jc w:val="center"/>
              <w:rPr>
                <w:rFonts w:eastAsia="Times New Roman" w:cs="Times New Roman"/>
                <w:szCs w:val="24"/>
              </w:rPr>
            </w:pPr>
            <w:r w:rsidRPr="00986AA8">
              <w:rPr>
                <w:rFonts w:eastAsia="Times New Roman" w:cs="Times New Roman"/>
                <w:szCs w:val="24"/>
              </w:rPr>
              <w:t>Planes de prueba</w:t>
            </w:r>
          </w:p>
        </w:tc>
        <w:tc>
          <w:tcPr>
            <w:tcW w:w="2255" w:type="dxa"/>
          </w:tcPr>
          <w:p w14:paraId="6465F8FB" w14:textId="4652123D" w:rsidR="008B3E74" w:rsidRPr="00CC2842" w:rsidRDefault="008B3E74" w:rsidP="008B3E74">
            <w:pPr>
              <w:ind w:firstLine="0"/>
              <w:jc w:val="center"/>
              <w:rPr>
                <w:rFonts w:eastAsia="Times New Roman" w:cs="Times New Roman"/>
                <w:szCs w:val="24"/>
              </w:rPr>
            </w:pPr>
            <w:r w:rsidRPr="00986AA8">
              <w:rPr>
                <w:rFonts w:eastAsia="Times New Roman" w:cs="Times New Roman"/>
                <w:szCs w:val="24"/>
              </w:rPr>
              <w:t>Realizar pruebas de aceptación del usuario.</w:t>
            </w:r>
          </w:p>
        </w:tc>
      </w:tr>
    </w:tbl>
    <w:p w14:paraId="385435FD" w14:textId="77777777" w:rsidR="0060455D" w:rsidRDefault="0060455D" w:rsidP="00EC7CA5">
      <w:pPr>
        <w:spacing w:line="240" w:lineRule="auto"/>
        <w:rPr>
          <w:i/>
          <w:iCs/>
          <w:sz w:val="20"/>
          <w:szCs w:val="20"/>
        </w:rPr>
      </w:pPr>
    </w:p>
    <w:p w14:paraId="114DC60D" w14:textId="1F0FB309" w:rsidR="0060455D" w:rsidRPr="0060455D" w:rsidRDefault="0060455D" w:rsidP="00F8065F">
      <w:pPr>
        <w:spacing w:line="240" w:lineRule="auto"/>
        <w:ind w:firstLine="0"/>
        <w:rPr>
          <w:sz w:val="20"/>
          <w:szCs w:val="20"/>
        </w:rPr>
      </w:pPr>
      <w:r w:rsidRPr="0060455D">
        <w:rPr>
          <w:i/>
          <w:iCs/>
          <w:sz w:val="20"/>
          <w:szCs w:val="20"/>
        </w:rPr>
        <w:t xml:space="preserve">Nota: </w:t>
      </w:r>
      <w:r w:rsidRPr="0060455D">
        <w:rPr>
          <w:sz w:val="20"/>
          <w:szCs w:val="20"/>
        </w:rPr>
        <w:t>Elaboración propia.</w:t>
      </w:r>
    </w:p>
    <w:p w14:paraId="58434EF2" w14:textId="77777777" w:rsidR="0060455D" w:rsidRDefault="0060455D" w:rsidP="00EC7CA5">
      <w:pPr>
        <w:spacing w:line="240" w:lineRule="auto"/>
      </w:pPr>
    </w:p>
    <w:p w14:paraId="55156993" w14:textId="70C8596E" w:rsidR="00EC7CA5" w:rsidRPr="00986AA8" w:rsidRDefault="00EC7CA5" w:rsidP="00EC7CA5">
      <w:r>
        <w:t xml:space="preserve">Los entregables que se darán al cliente por parte del equipo de calidad están basados en los establecidos por la </w:t>
      </w:r>
      <w:r w:rsidRPr="003A24C6">
        <w:t>IEEE-829</w:t>
      </w:r>
      <w:r>
        <w:t>.</w:t>
      </w:r>
    </w:p>
    <w:p w14:paraId="6C39A973" w14:textId="5A0439A2" w:rsidR="00F8065F" w:rsidRPr="00F8065F" w:rsidRDefault="00F8065F" w:rsidP="00F8065F">
      <w:pPr>
        <w:pStyle w:val="Descripcin"/>
        <w:keepNext/>
        <w:rPr>
          <w:color w:val="auto"/>
          <w:sz w:val="24"/>
          <w:szCs w:val="24"/>
        </w:rPr>
      </w:pPr>
      <w:bookmarkStart w:id="54" w:name="_Toc47024480"/>
      <w:r w:rsidRPr="00F8065F">
        <w:rPr>
          <w:color w:val="auto"/>
          <w:sz w:val="24"/>
          <w:szCs w:val="24"/>
        </w:rPr>
        <w:t xml:space="preserve">Tabla </w:t>
      </w:r>
      <w:r w:rsidRPr="00F8065F">
        <w:rPr>
          <w:color w:val="auto"/>
          <w:sz w:val="24"/>
          <w:szCs w:val="24"/>
        </w:rPr>
        <w:fldChar w:fldCharType="begin"/>
      </w:r>
      <w:r w:rsidRPr="00F8065F">
        <w:rPr>
          <w:color w:val="auto"/>
          <w:sz w:val="24"/>
          <w:szCs w:val="24"/>
        </w:rPr>
        <w:instrText xml:space="preserve"> SEQ Tabla \* ARABIC </w:instrText>
      </w:r>
      <w:r w:rsidRPr="00F8065F">
        <w:rPr>
          <w:color w:val="auto"/>
          <w:sz w:val="24"/>
          <w:szCs w:val="24"/>
        </w:rPr>
        <w:fldChar w:fldCharType="separate"/>
      </w:r>
      <w:r w:rsidR="00381C8E">
        <w:rPr>
          <w:noProof/>
          <w:color w:val="auto"/>
          <w:sz w:val="24"/>
          <w:szCs w:val="24"/>
        </w:rPr>
        <w:t>9</w:t>
      </w:r>
      <w:r w:rsidRPr="00F8065F">
        <w:rPr>
          <w:color w:val="auto"/>
          <w:sz w:val="24"/>
          <w:szCs w:val="24"/>
        </w:rPr>
        <w:fldChar w:fldCharType="end"/>
      </w:r>
      <w:r w:rsidRPr="00F8065F">
        <w:rPr>
          <w:color w:val="auto"/>
          <w:sz w:val="24"/>
          <w:szCs w:val="24"/>
        </w:rPr>
        <w:t>. Entregables del equipo de calidad.</w:t>
      </w:r>
      <w:bookmarkEnd w:id="54"/>
    </w:p>
    <w:tbl>
      <w:tblPr>
        <w:tblStyle w:val="Tablaconcuadrcula"/>
        <w:tblW w:w="0" w:type="auto"/>
        <w:tblLook w:val="04A0" w:firstRow="1" w:lastRow="0" w:firstColumn="1" w:lastColumn="0" w:noHBand="0" w:noVBand="1"/>
      </w:tblPr>
      <w:tblGrid>
        <w:gridCol w:w="1336"/>
        <w:gridCol w:w="4063"/>
        <w:gridCol w:w="1595"/>
        <w:gridCol w:w="2025"/>
      </w:tblGrid>
      <w:tr w:rsidR="00EC7CA5" w14:paraId="04D47EA8" w14:textId="77777777" w:rsidTr="00D47333">
        <w:tc>
          <w:tcPr>
            <w:tcW w:w="1336" w:type="dxa"/>
          </w:tcPr>
          <w:p w14:paraId="31800AAA" w14:textId="77777777" w:rsidR="00EC7CA5" w:rsidRDefault="00EC7CA5" w:rsidP="00843A74">
            <w:pPr>
              <w:ind w:firstLine="0"/>
              <w:jc w:val="center"/>
              <w:rPr>
                <w:rFonts w:eastAsia="Times New Roman" w:cs="Times New Roman"/>
                <w:b/>
                <w:szCs w:val="24"/>
              </w:rPr>
            </w:pPr>
          </w:p>
          <w:p w14:paraId="1825E291" w14:textId="77777777" w:rsidR="00EC7CA5" w:rsidRDefault="00EC7CA5" w:rsidP="00843A74">
            <w:pPr>
              <w:ind w:firstLine="0"/>
              <w:jc w:val="center"/>
              <w:rPr>
                <w:rFonts w:eastAsia="Times New Roman" w:cs="Times New Roman"/>
                <w:b/>
                <w:szCs w:val="24"/>
              </w:rPr>
            </w:pPr>
          </w:p>
          <w:p w14:paraId="0071A11B"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1: Planeación</w:t>
            </w:r>
          </w:p>
        </w:tc>
        <w:tc>
          <w:tcPr>
            <w:tcW w:w="4063" w:type="dxa"/>
          </w:tcPr>
          <w:p w14:paraId="223E46C7"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2:</w:t>
            </w:r>
          </w:p>
          <w:p w14:paraId="4A2DFC16"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Preparación de pruebas según las características de la ISO/IEC 25010 (adecuación funcional, eficiencia de desempeño, usabilidad, seguridad y mantenibilidad)</w:t>
            </w:r>
          </w:p>
        </w:tc>
        <w:tc>
          <w:tcPr>
            <w:tcW w:w="1595" w:type="dxa"/>
          </w:tcPr>
          <w:p w14:paraId="612CBB62" w14:textId="77777777" w:rsidR="00EC7CA5" w:rsidRDefault="00EC7CA5" w:rsidP="00843A74">
            <w:pPr>
              <w:ind w:firstLine="0"/>
              <w:jc w:val="center"/>
              <w:rPr>
                <w:rFonts w:eastAsia="Times New Roman" w:cs="Times New Roman"/>
                <w:b/>
                <w:szCs w:val="24"/>
              </w:rPr>
            </w:pPr>
          </w:p>
          <w:p w14:paraId="0C1D899A" w14:textId="77777777" w:rsidR="00EC7CA5" w:rsidRDefault="00EC7CA5" w:rsidP="00843A74">
            <w:pPr>
              <w:ind w:firstLine="0"/>
              <w:jc w:val="center"/>
              <w:rPr>
                <w:rFonts w:eastAsia="Times New Roman" w:cs="Times New Roman"/>
                <w:b/>
                <w:szCs w:val="24"/>
              </w:rPr>
            </w:pPr>
          </w:p>
          <w:p w14:paraId="64349B1B" w14:textId="77777777" w:rsidR="00EC7CA5" w:rsidRDefault="00EC7CA5" w:rsidP="00843A74">
            <w:pPr>
              <w:ind w:firstLine="0"/>
              <w:jc w:val="center"/>
              <w:rPr>
                <w:rFonts w:eastAsia="Times New Roman" w:cs="Times New Roman"/>
                <w:b/>
                <w:szCs w:val="24"/>
              </w:rPr>
            </w:pPr>
            <w:r w:rsidRPr="00E41476">
              <w:rPr>
                <w:rFonts w:eastAsia="Times New Roman" w:cs="Times New Roman"/>
                <w:b/>
                <w:szCs w:val="24"/>
              </w:rPr>
              <w:t>Fase 3:</w:t>
            </w:r>
          </w:p>
          <w:p w14:paraId="512F438F"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Ejecución de pruebas</w:t>
            </w:r>
          </w:p>
        </w:tc>
        <w:tc>
          <w:tcPr>
            <w:tcW w:w="2025" w:type="dxa"/>
          </w:tcPr>
          <w:p w14:paraId="1D3F9C3E" w14:textId="77777777" w:rsidR="00EC7CA5" w:rsidRDefault="00EC7CA5" w:rsidP="00843A74">
            <w:pPr>
              <w:ind w:firstLine="0"/>
              <w:jc w:val="center"/>
              <w:rPr>
                <w:rFonts w:eastAsia="Times New Roman" w:cs="Times New Roman"/>
                <w:b/>
                <w:szCs w:val="24"/>
              </w:rPr>
            </w:pPr>
          </w:p>
          <w:p w14:paraId="2C59C174" w14:textId="77777777" w:rsidR="00EC7CA5" w:rsidRDefault="00EC7CA5" w:rsidP="00843A74">
            <w:pPr>
              <w:ind w:firstLine="0"/>
              <w:jc w:val="center"/>
              <w:rPr>
                <w:rFonts w:eastAsia="Times New Roman" w:cs="Times New Roman"/>
                <w:b/>
                <w:szCs w:val="24"/>
              </w:rPr>
            </w:pPr>
          </w:p>
          <w:p w14:paraId="0A5F4B32" w14:textId="77777777" w:rsidR="00EC7CA5" w:rsidRPr="00E41476" w:rsidRDefault="00EC7CA5" w:rsidP="00843A74">
            <w:pPr>
              <w:ind w:firstLine="0"/>
              <w:jc w:val="center"/>
              <w:rPr>
                <w:rFonts w:eastAsia="Times New Roman" w:cs="Times New Roman"/>
                <w:b/>
                <w:szCs w:val="24"/>
              </w:rPr>
            </w:pPr>
            <w:r w:rsidRPr="00E41476">
              <w:rPr>
                <w:rFonts w:eastAsia="Times New Roman" w:cs="Times New Roman"/>
                <w:b/>
                <w:szCs w:val="24"/>
              </w:rPr>
              <w:t>Fase 4: Finalización de pruebas</w:t>
            </w:r>
          </w:p>
        </w:tc>
      </w:tr>
      <w:tr w:rsidR="00EC7CA5" w14:paraId="6EEB8C56" w14:textId="77777777" w:rsidTr="00D47333">
        <w:tblPrEx>
          <w:tblLook w:val="0000" w:firstRow="0" w:lastRow="0" w:firstColumn="0" w:lastColumn="0" w:noHBand="0" w:noVBand="0"/>
        </w:tblPrEx>
        <w:trPr>
          <w:trHeight w:val="372"/>
        </w:trPr>
        <w:tc>
          <w:tcPr>
            <w:tcW w:w="1336" w:type="dxa"/>
          </w:tcPr>
          <w:p w14:paraId="670B9D10" w14:textId="77777777" w:rsidR="00EC7CA5" w:rsidRPr="00E41476" w:rsidRDefault="00EC7CA5" w:rsidP="00843A74">
            <w:pPr>
              <w:ind w:left="-5" w:firstLine="0"/>
              <w:jc w:val="center"/>
              <w:rPr>
                <w:rFonts w:eastAsia="Times New Roman" w:cs="Times New Roman"/>
                <w:szCs w:val="24"/>
              </w:rPr>
            </w:pPr>
            <w:r>
              <w:rPr>
                <w:rFonts w:eastAsia="Times New Roman" w:cs="Times New Roman"/>
                <w:szCs w:val="24"/>
              </w:rPr>
              <w:t>Diagrama de casos de uso</w:t>
            </w:r>
          </w:p>
        </w:tc>
        <w:tc>
          <w:tcPr>
            <w:tcW w:w="4063" w:type="dxa"/>
          </w:tcPr>
          <w:p w14:paraId="43956B32"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Modelado de dominio.</w:t>
            </w:r>
          </w:p>
        </w:tc>
        <w:tc>
          <w:tcPr>
            <w:tcW w:w="1595" w:type="dxa"/>
          </w:tcPr>
          <w:p w14:paraId="563E24B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Logs de pruebas.</w:t>
            </w:r>
          </w:p>
        </w:tc>
        <w:tc>
          <w:tcPr>
            <w:tcW w:w="2025" w:type="dxa"/>
          </w:tcPr>
          <w:p w14:paraId="2913929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final de pruebas.</w:t>
            </w:r>
          </w:p>
        </w:tc>
      </w:tr>
      <w:tr w:rsidR="00EC7CA5" w14:paraId="52A14815" w14:textId="77777777" w:rsidTr="00D47333">
        <w:tblPrEx>
          <w:tblLook w:val="0000" w:firstRow="0" w:lastRow="0" w:firstColumn="0" w:lastColumn="0" w:noHBand="0" w:noVBand="0"/>
        </w:tblPrEx>
        <w:trPr>
          <w:trHeight w:val="1331"/>
        </w:trPr>
        <w:tc>
          <w:tcPr>
            <w:tcW w:w="1336" w:type="dxa"/>
          </w:tcPr>
          <w:p w14:paraId="5D73A525"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Validación de diagrama de casos de uso</w:t>
            </w:r>
          </w:p>
        </w:tc>
        <w:tc>
          <w:tcPr>
            <w:tcW w:w="4063" w:type="dxa"/>
          </w:tcPr>
          <w:p w14:paraId="3893577B" w14:textId="77777777" w:rsidR="00EC7CA5" w:rsidRDefault="00EC7CA5" w:rsidP="00843A74">
            <w:pPr>
              <w:ind w:firstLine="0"/>
              <w:jc w:val="center"/>
              <w:rPr>
                <w:rFonts w:eastAsia="Times New Roman" w:cs="Times New Roman"/>
                <w:szCs w:val="24"/>
              </w:rPr>
            </w:pPr>
          </w:p>
          <w:p w14:paraId="078FD7C3" w14:textId="77777777" w:rsidR="00EC7CA5" w:rsidRDefault="00EC7CA5" w:rsidP="00843A74">
            <w:pPr>
              <w:ind w:firstLine="0"/>
              <w:jc w:val="center"/>
              <w:rPr>
                <w:rFonts w:eastAsia="Times New Roman" w:cs="Times New Roman"/>
                <w:szCs w:val="24"/>
              </w:rPr>
            </w:pPr>
          </w:p>
          <w:p w14:paraId="345511A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Plan de pruebas.</w:t>
            </w:r>
          </w:p>
        </w:tc>
        <w:tc>
          <w:tcPr>
            <w:tcW w:w="1595" w:type="dxa"/>
          </w:tcPr>
          <w:p w14:paraId="3E932E40"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Realizar pruebas unitarias y de funcional.</w:t>
            </w:r>
          </w:p>
        </w:tc>
        <w:tc>
          <w:tcPr>
            <w:tcW w:w="2025" w:type="dxa"/>
          </w:tcPr>
          <w:p w14:paraId="2F622D62" w14:textId="77777777" w:rsidR="00EC7CA5" w:rsidRDefault="00EC7CA5" w:rsidP="00843A74">
            <w:pPr>
              <w:ind w:firstLine="0"/>
              <w:jc w:val="center"/>
              <w:rPr>
                <w:rFonts w:eastAsia="Times New Roman" w:cs="Times New Roman"/>
                <w:szCs w:val="24"/>
              </w:rPr>
            </w:pPr>
          </w:p>
          <w:p w14:paraId="6473E429" w14:textId="77777777" w:rsidR="00EC7CA5" w:rsidRDefault="00EC7CA5" w:rsidP="00843A74">
            <w:pPr>
              <w:ind w:firstLine="0"/>
              <w:jc w:val="center"/>
              <w:rPr>
                <w:rFonts w:eastAsia="Times New Roman" w:cs="Times New Roman"/>
                <w:szCs w:val="24"/>
              </w:rPr>
            </w:pPr>
          </w:p>
          <w:p w14:paraId="4D04F7BF"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r>
      <w:tr w:rsidR="00EC7CA5" w14:paraId="6A3E08C6" w14:textId="77777777" w:rsidTr="00D47333">
        <w:tblPrEx>
          <w:tblLook w:val="0000" w:firstRow="0" w:lastRow="0" w:firstColumn="0" w:lastColumn="0" w:noHBand="0" w:noVBand="0"/>
        </w:tblPrEx>
        <w:trPr>
          <w:trHeight w:val="372"/>
        </w:trPr>
        <w:tc>
          <w:tcPr>
            <w:tcW w:w="1336" w:type="dxa"/>
          </w:tcPr>
          <w:p w14:paraId="10572479" w14:textId="77777777" w:rsidR="00EC7CA5" w:rsidRDefault="00EC7CA5" w:rsidP="00843A74">
            <w:pPr>
              <w:ind w:left="-5" w:firstLine="0"/>
              <w:jc w:val="center"/>
              <w:rPr>
                <w:rFonts w:eastAsia="Times New Roman" w:cs="Times New Roman"/>
                <w:szCs w:val="24"/>
              </w:rPr>
            </w:pPr>
            <w:r w:rsidRPr="00E41476">
              <w:rPr>
                <w:rFonts w:eastAsia="Times New Roman" w:cs="Times New Roman"/>
                <w:szCs w:val="24"/>
              </w:rPr>
              <w:t>Tipos de pruebas.</w:t>
            </w:r>
          </w:p>
        </w:tc>
        <w:tc>
          <w:tcPr>
            <w:tcW w:w="4063" w:type="dxa"/>
          </w:tcPr>
          <w:p w14:paraId="7A1EFD6F"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del diseño de pruebas.</w:t>
            </w:r>
          </w:p>
        </w:tc>
        <w:tc>
          <w:tcPr>
            <w:tcW w:w="1595" w:type="dxa"/>
          </w:tcPr>
          <w:p w14:paraId="11ED9678"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incidencias.</w:t>
            </w:r>
          </w:p>
        </w:tc>
        <w:tc>
          <w:tcPr>
            <w:tcW w:w="2025" w:type="dxa"/>
          </w:tcPr>
          <w:p w14:paraId="62B238E8"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r>
      <w:tr w:rsidR="00EC7CA5" w14:paraId="4D038747" w14:textId="77777777" w:rsidTr="00D47333">
        <w:tblPrEx>
          <w:tblLook w:val="0000" w:firstRow="0" w:lastRow="0" w:firstColumn="0" w:lastColumn="0" w:noHBand="0" w:noVBand="0"/>
        </w:tblPrEx>
        <w:trPr>
          <w:trHeight w:val="372"/>
        </w:trPr>
        <w:tc>
          <w:tcPr>
            <w:tcW w:w="1336" w:type="dxa"/>
          </w:tcPr>
          <w:p w14:paraId="68E394BB" w14:textId="51628C60" w:rsidR="00EC7CA5" w:rsidRPr="00E41476" w:rsidRDefault="00EC7CA5" w:rsidP="00843A74">
            <w:pPr>
              <w:ind w:left="-5" w:firstLine="0"/>
              <w:jc w:val="center"/>
              <w:rPr>
                <w:rFonts w:eastAsia="Times New Roman" w:cs="Times New Roman"/>
                <w:szCs w:val="24"/>
              </w:rPr>
            </w:pPr>
            <w:r>
              <w:rPr>
                <w:rFonts w:eastAsia="Times New Roman" w:cs="Times New Roman"/>
                <w:szCs w:val="24"/>
              </w:rPr>
              <w:t>-------------</w:t>
            </w:r>
          </w:p>
        </w:tc>
        <w:tc>
          <w:tcPr>
            <w:tcW w:w="4063" w:type="dxa"/>
          </w:tcPr>
          <w:p w14:paraId="7DCDACF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Especificación de casos de prueba.</w:t>
            </w:r>
          </w:p>
        </w:tc>
        <w:tc>
          <w:tcPr>
            <w:tcW w:w="1595" w:type="dxa"/>
          </w:tcPr>
          <w:p w14:paraId="567244B2" w14:textId="77777777" w:rsidR="00EC7CA5" w:rsidRPr="00E41476" w:rsidRDefault="00EC7CA5" w:rsidP="00843A74">
            <w:pPr>
              <w:ind w:firstLine="0"/>
              <w:jc w:val="center"/>
              <w:rPr>
                <w:rFonts w:eastAsia="Times New Roman" w:cs="Times New Roman"/>
                <w:szCs w:val="24"/>
              </w:rPr>
            </w:pPr>
            <w:r>
              <w:rPr>
                <w:rFonts w:eastAsia="Times New Roman" w:cs="Times New Roman"/>
                <w:szCs w:val="24"/>
              </w:rPr>
              <w:t>-------</w:t>
            </w:r>
            <w:r w:rsidRPr="00E41476">
              <w:rPr>
                <w:rFonts w:eastAsia="Times New Roman" w:cs="Times New Roman"/>
                <w:szCs w:val="24"/>
              </w:rPr>
              <w:t>----------</w:t>
            </w:r>
          </w:p>
        </w:tc>
        <w:tc>
          <w:tcPr>
            <w:tcW w:w="2025" w:type="dxa"/>
          </w:tcPr>
          <w:p w14:paraId="78C231F5"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281AFD3D" w14:textId="77777777" w:rsidTr="00D47333">
        <w:tblPrEx>
          <w:tblLook w:val="0000" w:firstRow="0" w:lastRow="0" w:firstColumn="0" w:lastColumn="0" w:noHBand="0" w:noVBand="0"/>
        </w:tblPrEx>
        <w:trPr>
          <w:trHeight w:val="372"/>
        </w:trPr>
        <w:tc>
          <w:tcPr>
            <w:tcW w:w="1336" w:type="dxa"/>
          </w:tcPr>
          <w:p w14:paraId="1B6991A0" w14:textId="4CB01A5D"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3C047101"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Procedimiento de pruebas.</w:t>
            </w:r>
          </w:p>
        </w:tc>
        <w:tc>
          <w:tcPr>
            <w:tcW w:w="1595" w:type="dxa"/>
          </w:tcPr>
          <w:p w14:paraId="117010F4" w14:textId="423C9F38"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r>
              <w:rPr>
                <w:rFonts w:eastAsia="Times New Roman" w:cs="Times New Roman"/>
                <w:szCs w:val="24"/>
              </w:rPr>
              <w:t>-</w:t>
            </w:r>
            <w:r w:rsidRPr="00E41476">
              <w:rPr>
                <w:rFonts w:eastAsia="Times New Roman" w:cs="Times New Roman"/>
                <w:szCs w:val="24"/>
              </w:rPr>
              <w:t>-----------</w:t>
            </w:r>
          </w:p>
        </w:tc>
        <w:tc>
          <w:tcPr>
            <w:tcW w:w="2025" w:type="dxa"/>
          </w:tcPr>
          <w:p w14:paraId="13470F1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734414D3" w14:textId="77777777" w:rsidTr="00D47333">
        <w:tblPrEx>
          <w:tblLook w:val="0000" w:firstRow="0" w:lastRow="0" w:firstColumn="0" w:lastColumn="0" w:noHBand="0" w:noVBand="0"/>
        </w:tblPrEx>
        <w:trPr>
          <w:trHeight w:val="372"/>
        </w:trPr>
        <w:tc>
          <w:tcPr>
            <w:tcW w:w="1336" w:type="dxa"/>
          </w:tcPr>
          <w:p w14:paraId="2E71C7C1" w14:textId="2AB4FA5E" w:rsidR="00EC7CA5" w:rsidRPr="00E41476" w:rsidRDefault="00EC7CA5" w:rsidP="00843A74">
            <w:pPr>
              <w:ind w:firstLine="0"/>
              <w:jc w:val="center"/>
              <w:rPr>
                <w:rFonts w:eastAsia="Times New Roman" w:cs="Times New Roman"/>
                <w:szCs w:val="24"/>
              </w:rPr>
            </w:pPr>
            <w:r>
              <w:rPr>
                <w:rFonts w:eastAsia="Times New Roman" w:cs="Times New Roman"/>
                <w:szCs w:val="24"/>
              </w:rPr>
              <w:t>-------------</w:t>
            </w:r>
          </w:p>
        </w:tc>
        <w:tc>
          <w:tcPr>
            <w:tcW w:w="4063" w:type="dxa"/>
          </w:tcPr>
          <w:p w14:paraId="5E091299"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Reporte de trasmisión de pruebas.</w:t>
            </w:r>
          </w:p>
        </w:tc>
        <w:tc>
          <w:tcPr>
            <w:tcW w:w="1595" w:type="dxa"/>
          </w:tcPr>
          <w:p w14:paraId="1D1B6F78" w14:textId="1BCD603C"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c>
          <w:tcPr>
            <w:tcW w:w="2025" w:type="dxa"/>
          </w:tcPr>
          <w:p w14:paraId="40901A0C" w14:textId="77777777" w:rsidR="00EC7CA5" w:rsidRPr="00E41476" w:rsidRDefault="00EC7CA5" w:rsidP="00843A74">
            <w:pPr>
              <w:ind w:firstLine="0"/>
              <w:jc w:val="center"/>
              <w:rPr>
                <w:rFonts w:eastAsia="Times New Roman" w:cs="Times New Roman"/>
                <w:szCs w:val="24"/>
              </w:rPr>
            </w:pPr>
            <w:r w:rsidRPr="00E41476">
              <w:rPr>
                <w:rFonts w:eastAsia="Times New Roman" w:cs="Times New Roman"/>
                <w:szCs w:val="24"/>
              </w:rPr>
              <w:t>--------------</w:t>
            </w:r>
          </w:p>
        </w:tc>
      </w:tr>
      <w:tr w:rsidR="00EC7CA5" w14:paraId="46D596E9" w14:textId="77777777" w:rsidTr="00D47333">
        <w:tblPrEx>
          <w:tblBorders>
            <w:left w:val="none" w:sz="0" w:space="0" w:color="auto"/>
            <w:bottom w:val="none" w:sz="0" w:space="0" w:color="auto"/>
            <w:right w:val="none" w:sz="0" w:space="0" w:color="auto"/>
            <w:insideH w:val="none" w:sz="0" w:space="0" w:color="auto"/>
            <w:insideV w:val="none" w:sz="0" w:space="0" w:color="auto"/>
          </w:tblBorders>
          <w:tblLook w:val="0000" w:firstRow="0" w:lastRow="0" w:firstColumn="0" w:lastColumn="0" w:noHBand="0" w:noVBand="0"/>
        </w:tblPrEx>
        <w:trPr>
          <w:trHeight w:val="100"/>
        </w:trPr>
        <w:tc>
          <w:tcPr>
            <w:tcW w:w="9019" w:type="dxa"/>
            <w:gridSpan w:val="4"/>
            <w:tcBorders>
              <w:top w:val="single" w:sz="4" w:space="0" w:color="auto"/>
            </w:tcBorders>
          </w:tcPr>
          <w:p w14:paraId="15DFD406" w14:textId="77777777" w:rsidR="00EC7CA5" w:rsidRDefault="00EC7CA5" w:rsidP="00D47333">
            <w:pPr>
              <w:rPr>
                <w:rFonts w:eastAsia="Times New Roman" w:cs="Times New Roman"/>
                <w:b/>
                <w:szCs w:val="24"/>
                <w:u w:val="single"/>
              </w:rPr>
            </w:pPr>
          </w:p>
        </w:tc>
      </w:tr>
    </w:tbl>
    <w:p w14:paraId="068A1071" w14:textId="537F4E4C" w:rsidR="00F8065F" w:rsidRPr="00F8065F" w:rsidRDefault="00F8065F" w:rsidP="00F8065F">
      <w:pPr>
        <w:ind w:firstLine="0"/>
        <w:rPr>
          <w:rFonts w:eastAsia="Times New Roman" w:cs="Times New Roman"/>
          <w:bCs/>
          <w:sz w:val="20"/>
          <w:szCs w:val="20"/>
        </w:rPr>
      </w:pPr>
      <w:r w:rsidRPr="00F8065F">
        <w:rPr>
          <w:rFonts w:eastAsia="Times New Roman" w:cs="Times New Roman"/>
          <w:bCs/>
          <w:i/>
          <w:iCs/>
          <w:sz w:val="20"/>
          <w:szCs w:val="20"/>
        </w:rPr>
        <w:t xml:space="preserve">Nota: </w:t>
      </w:r>
      <w:r w:rsidRPr="00F8065F">
        <w:rPr>
          <w:rFonts w:eastAsia="Times New Roman" w:cs="Times New Roman"/>
          <w:bCs/>
          <w:sz w:val="20"/>
          <w:szCs w:val="20"/>
        </w:rPr>
        <w:t>Elaboración propia.</w:t>
      </w:r>
    </w:p>
    <w:p w14:paraId="4C89239F" w14:textId="2E86DAF1" w:rsidR="00EC7CA5" w:rsidRDefault="00EC7CA5" w:rsidP="00EC7CA5">
      <w:pPr>
        <w:rPr>
          <w:rFonts w:eastAsia="Times New Roman" w:cs="Times New Roman"/>
          <w:b/>
          <w:szCs w:val="24"/>
        </w:rPr>
      </w:pPr>
      <w:r>
        <w:rPr>
          <w:rFonts w:eastAsia="Times New Roman" w:cs="Times New Roman"/>
          <w:b/>
          <w:szCs w:val="24"/>
        </w:rPr>
        <w:t>Tareas y su duración estimada</w:t>
      </w:r>
    </w:p>
    <w:p w14:paraId="037FDF4B" w14:textId="77777777" w:rsidR="007B6598" w:rsidRDefault="00EC7CA5" w:rsidP="007B6598">
      <w:pPr>
        <w:rPr>
          <w:rFonts w:eastAsia="Times New Roman" w:cs="Times New Roman"/>
          <w:szCs w:val="28"/>
        </w:rPr>
      </w:pPr>
      <w:r>
        <w:rPr>
          <w:rFonts w:eastAsia="Times New Roman" w:cs="Times New Roman"/>
          <w:b/>
          <w:szCs w:val="24"/>
        </w:rPr>
        <w:t>Nota para los entregables del equipo de desarrollo:</w:t>
      </w:r>
      <w:r>
        <w:rPr>
          <w:rFonts w:eastAsia="Times New Roman" w:cs="Times New Roman"/>
          <w:szCs w:val="24"/>
        </w:rPr>
        <w:t xml:space="preserve"> </w:t>
      </w:r>
      <w:bookmarkStart w:id="55" w:name="_Hlk47013214"/>
      <w:r w:rsidR="007B6598" w:rsidRPr="00BD050D">
        <w:rPr>
          <w:rFonts w:eastAsia="Times New Roman" w:cs="Times New Roman"/>
          <w:szCs w:val="28"/>
        </w:rPr>
        <w:t xml:space="preserve">En la fase 1, los diagramas de </w:t>
      </w:r>
      <w:r w:rsidR="007B6598">
        <w:rPr>
          <w:rFonts w:eastAsia="Times New Roman" w:cs="Times New Roman"/>
          <w:szCs w:val="28"/>
        </w:rPr>
        <w:t xml:space="preserve">casos de </w:t>
      </w:r>
      <w:r w:rsidR="007B6598" w:rsidRPr="00BD050D">
        <w:rPr>
          <w:rFonts w:eastAsia="Times New Roman" w:cs="Times New Roman"/>
          <w:szCs w:val="28"/>
        </w:rPr>
        <w:t xml:space="preserve">uso pasan a ser responsabilidad del equipo de calidad; por lo tanto, en esta fase sólo queda la actividad de Realizar el prototipado. </w:t>
      </w:r>
    </w:p>
    <w:p w14:paraId="0966E7AA" w14:textId="2C4F77B1" w:rsidR="007B6598" w:rsidRDefault="007B6598" w:rsidP="007B6598">
      <w:pPr>
        <w:rPr>
          <w:rFonts w:eastAsia="Times New Roman" w:cs="Times New Roman"/>
          <w:szCs w:val="28"/>
        </w:rPr>
      </w:pPr>
      <w:r w:rsidRPr="00BD050D">
        <w:rPr>
          <w:rFonts w:eastAsia="Times New Roman" w:cs="Times New Roman"/>
          <w:szCs w:val="28"/>
        </w:rPr>
        <w:lastRenderedPageBreak/>
        <w:t>En la fase 3, el refinamiento del diagrama de clases y los planes de prueba se realizarán de forma implícita en la fase 4, por lo cual no se mencionará como tarea independiente. Adicionalmente el diagrama de secuencia de la fase 3 se pasará a realizar en la fase de 2 en conjunto con el diagrama de clases</w:t>
      </w:r>
      <w:r>
        <w:rPr>
          <w:rFonts w:eastAsia="Times New Roman" w:cs="Times New Roman"/>
          <w:szCs w:val="28"/>
        </w:rPr>
        <w:t xml:space="preserve">; </w:t>
      </w:r>
      <w:r>
        <w:rPr>
          <w:rFonts w:eastAsia="Times New Roman" w:cs="Times New Roman"/>
          <w:szCs w:val="24"/>
        </w:rPr>
        <w:t>p</w:t>
      </w:r>
      <w:r w:rsidRPr="00C2126E">
        <w:rPr>
          <w:rFonts w:eastAsia="Times New Roman" w:cs="Times New Roman"/>
          <w:szCs w:val="24"/>
        </w:rPr>
        <w:t>or lo tanto, la fase 3 se elimina por completo</w:t>
      </w:r>
      <w:r>
        <w:rPr>
          <w:rFonts w:eastAsia="Times New Roman" w:cs="Times New Roman"/>
          <w:szCs w:val="24"/>
        </w:rPr>
        <w:t>.</w:t>
      </w:r>
    </w:p>
    <w:p w14:paraId="58DB463B" w14:textId="019DEEFF" w:rsidR="007B6598" w:rsidRDefault="007B6598" w:rsidP="007B6598">
      <w:pPr>
        <w:rPr>
          <w:rFonts w:eastAsia="Times New Roman" w:cs="Times New Roman"/>
          <w:szCs w:val="24"/>
        </w:rPr>
      </w:pPr>
      <w:r>
        <w:rPr>
          <w:rFonts w:eastAsia="Times New Roman" w:cs="Times New Roman"/>
          <w:szCs w:val="28"/>
        </w:rPr>
        <w:t>En la fase 4</w:t>
      </w:r>
      <w:r w:rsidR="008B3E74">
        <w:rPr>
          <w:rFonts w:eastAsia="Times New Roman" w:cs="Times New Roman"/>
          <w:szCs w:val="28"/>
        </w:rPr>
        <w:t>,</w:t>
      </w:r>
      <w:r>
        <w:rPr>
          <w:rFonts w:eastAsia="Times New Roman" w:cs="Times New Roman"/>
          <w:szCs w:val="28"/>
        </w:rPr>
        <w:t xml:space="preserve"> </w:t>
      </w:r>
      <w:r w:rsidR="009F5761">
        <w:rPr>
          <w:rFonts w:eastAsia="Times New Roman" w:cs="Times New Roman"/>
          <w:szCs w:val="28"/>
        </w:rPr>
        <w:t>se adiciona como entregable</w:t>
      </w:r>
      <w:bookmarkStart w:id="56" w:name="_GoBack"/>
      <w:bookmarkEnd w:id="56"/>
      <w:r>
        <w:rPr>
          <w:rFonts w:eastAsia="Times New Roman" w:cs="Times New Roman"/>
          <w:szCs w:val="28"/>
        </w:rPr>
        <w:t xml:space="preserve"> el diccionario de funciones o módulos.</w:t>
      </w:r>
    </w:p>
    <w:p w14:paraId="6F222DE2" w14:textId="77777777" w:rsidR="007B6598" w:rsidRDefault="007B6598" w:rsidP="007B6598">
      <w:r>
        <w:t>Finalmente, tras los cambios realizados,</w:t>
      </w:r>
      <w:r w:rsidRPr="00C2126E">
        <w:t xml:space="preserve"> las fases quedan de la siguiente manera: </w:t>
      </w:r>
    </w:p>
    <w:p w14:paraId="6D9A291B" w14:textId="0D4718E3" w:rsidR="00EC7CA5" w:rsidRDefault="00EC7CA5" w:rsidP="007B6598">
      <w:pPr>
        <w:rPr>
          <w:rFonts w:eastAsia="Times New Roman" w:cs="Times New Roman"/>
          <w:szCs w:val="24"/>
        </w:rPr>
      </w:pPr>
      <w:r w:rsidRPr="00F37BDE">
        <w:rPr>
          <w:rFonts w:eastAsia="Times New Roman" w:cs="Times New Roman"/>
          <w:b/>
          <w:szCs w:val="24"/>
        </w:rPr>
        <w:t>Fase 1:</w:t>
      </w:r>
      <w:r w:rsidRPr="00F37BDE">
        <w:rPr>
          <w:rFonts w:eastAsia="Times New Roman" w:cs="Times New Roman"/>
          <w:szCs w:val="24"/>
        </w:rPr>
        <w:t xml:space="preserve"> Análisis de requerimientos.</w:t>
      </w:r>
    </w:p>
    <w:p w14:paraId="467D9BB5" w14:textId="588CF515" w:rsidR="00CC2842" w:rsidRPr="00F37BDE" w:rsidRDefault="00CC2842" w:rsidP="00CC2842">
      <w:pPr>
        <w:pStyle w:val="Prrafodelista"/>
        <w:numPr>
          <w:ilvl w:val="0"/>
          <w:numId w:val="140"/>
        </w:numPr>
        <w:rPr>
          <w:rFonts w:eastAsia="Times New Roman" w:cs="Times New Roman"/>
          <w:szCs w:val="24"/>
        </w:rPr>
      </w:pPr>
      <w:r>
        <w:rPr>
          <w:rFonts w:eastAsia="Times New Roman" w:cs="Times New Roman"/>
          <w:szCs w:val="24"/>
        </w:rPr>
        <w:t>Realizar el prototipado (diseño de la interfaz).</w:t>
      </w:r>
    </w:p>
    <w:p w14:paraId="4E27E147" w14:textId="008EAA94" w:rsidR="00EC7CA5"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2:</w:t>
      </w:r>
      <w:r w:rsidRPr="00F37BDE">
        <w:rPr>
          <w:rFonts w:eastAsia="Times New Roman" w:cs="Times New Roman"/>
          <w:szCs w:val="24"/>
        </w:rPr>
        <w:t xml:space="preserve"> Análisis y diseño preliminar.</w:t>
      </w:r>
    </w:p>
    <w:p w14:paraId="7C32A1AA" w14:textId="451BD70F" w:rsidR="00CC2842" w:rsidRDefault="00CC2842" w:rsidP="00CC2842">
      <w:pPr>
        <w:pStyle w:val="Prrafodelista"/>
        <w:numPr>
          <w:ilvl w:val="0"/>
          <w:numId w:val="140"/>
        </w:numPr>
        <w:rPr>
          <w:rFonts w:eastAsia="Times New Roman" w:cs="Times New Roman"/>
          <w:szCs w:val="24"/>
        </w:rPr>
      </w:pPr>
      <w:r>
        <w:rPr>
          <w:rFonts w:eastAsia="Times New Roman" w:cs="Times New Roman"/>
          <w:szCs w:val="24"/>
        </w:rPr>
        <w:t>Diagrama de clases.</w:t>
      </w:r>
    </w:p>
    <w:p w14:paraId="5816211B" w14:textId="3EB5934C" w:rsidR="00CC2842" w:rsidRPr="00F37BDE" w:rsidRDefault="00CC2842" w:rsidP="00CC2842">
      <w:pPr>
        <w:pStyle w:val="Prrafodelista"/>
        <w:numPr>
          <w:ilvl w:val="0"/>
          <w:numId w:val="140"/>
        </w:numPr>
        <w:rPr>
          <w:rFonts w:eastAsia="Times New Roman" w:cs="Times New Roman"/>
          <w:szCs w:val="24"/>
        </w:rPr>
      </w:pPr>
      <w:r>
        <w:rPr>
          <w:rFonts w:eastAsia="Times New Roman" w:cs="Times New Roman"/>
          <w:szCs w:val="24"/>
        </w:rPr>
        <w:t>Diagrama de secuencia.</w:t>
      </w:r>
    </w:p>
    <w:p w14:paraId="1A9D0210" w14:textId="3FFF40EE" w:rsidR="00EC7CA5" w:rsidRDefault="00EC7CA5" w:rsidP="00525E5E">
      <w:pPr>
        <w:pStyle w:val="Prrafodelista"/>
        <w:numPr>
          <w:ilvl w:val="0"/>
          <w:numId w:val="139"/>
        </w:numPr>
        <w:rPr>
          <w:rFonts w:eastAsia="Times New Roman" w:cs="Times New Roman"/>
          <w:szCs w:val="24"/>
        </w:rPr>
      </w:pPr>
      <w:r w:rsidRPr="00F37BDE">
        <w:rPr>
          <w:rFonts w:eastAsia="Times New Roman" w:cs="Times New Roman"/>
          <w:b/>
          <w:szCs w:val="24"/>
        </w:rPr>
        <w:t>Fase 3:</w:t>
      </w:r>
      <w:r w:rsidRPr="00F37BDE">
        <w:rPr>
          <w:rFonts w:eastAsia="Times New Roman" w:cs="Times New Roman"/>
          <w:szCs w:val="24"/>
        </w:rPr>
        <w:t xml:space="preserve"> Implementación.</w:t>
      </w:r>
    </w:p>
    <w:p w14:paraId="51430091" w14:textId="77777777" w:rsidR="00CC2842" w:rsidRDefault="00CC2842" w:rsidP="00CC2842">
      <w:pPr>
        <w:pStyle w:val="Prrafodelista"/>
        <w:numPr>
          <w:ilvl w:val="0"/>
          <w:numId w:val="144"/>
        </w:numPr>
        <w:jc w:val="left"/>
        <w:rPr>
          <w:rFonts w:eastAsia="Times New Roman" w:cs="Times New Roman"/>
          <w:szCs w:val="24"/>
        </w:rPr>
      </w:pPr>
      <w:r w:rsidRPr="00CC2842">
        <w:rPr>
          <w:rFonts w:eastAsia="Times New Roman" w:cs="Times New Roman"/>
          <w:szCs w:val="24"/>
        </w:rPr>
        <w:t>Escribir/generar código.</w:t>
      </w:r>
    </w:p>
    <w:p w14:paraId="3E6AD263" w14:textId="6FA4F0E0" w:rsidR="00CC2842" w:rsidRPr="00CC2842" w:rsidRDefault="00CC2842" w:rsidP="00CC2842">
      <w:pPr>
        <w:pStyle w:val="Prrafodelista"/>
        <w:numPr>
          <w:ilvl w:val="0"/>
          <w:numId w:val="144"/>
        </w:numPr>
        <w:jc w:val="left"/>
        <w:rPr>
          <w:rFonts w:eastAsia="Times New Roman" w:cs="Times New Roman"/>
          <w:szCs w:val="24"/>
        </w:rPr>
      </w:pPr>
      <w:r w:rsidRPr="00CC2842">
        <w:rPr>
          <w:rFonts w:eastAsia="Times New Roman" w:cs="Times New Roman"/>
          <w:szCs w:val="24"/>
        </w:rPr>
        <w:t>Diccionario de funciones o módulos.</w:t>
      </w:r>
    </w:p>
    <w:p w14:paraId="24F224EE" w14:textId="41924368" w:rsidR="00CC2842" w:rsidRDefault="00CC2842" w:rsidP="00CC2842">
      <w:pPr>
        <w:pStyle w:val="Prrafodelista"/>
        <w:numPr>
          <w:ilvl w:val="0"/>
          <w:numId w:val="142"/>
        </w:numPr>
        <w:jc w:val="left"/>
        <w:rPr>
          <w:rFonts w:eastAsia="Times New Roman" w:cs="Times New Roman"/>
          <w:szCs w:val="24"/>
        </w:rPr>
      </w:pPr>
      <w:r w:rsidRPr="00CC2842">
        <w:rPr>
          <w:rFonts w:eastAsia="Times New Roman" w:cs="Times New Roman"/>
          <w:szCs w:val="24"/>
        </w:rPr>
        <w:t xml:space="preserve">Refinamiento de acuerdo </w:t>
      </w:r>
      <w:r>
        <w:rPr>
          <w:rFonts w:eastAsia="Times New Roman" w:cs="Times New Roman"/>
          <w:szCs w:val="24"/>
        </w:rPr>
        <w:t>con</w:t>
      </w:r>
      <w:r w:rsidRPr="00CC2842">
        <w:rPr>
          <w:rFonts w:eastAsia="Times New Roman" w:cs="Times New Roman"/>
          <w:szCs w:val="24"/>
        </w:rPr>
        <w:t xml:space="preserve"> las pruebas unitarias.</w:t>
      </w:r>
    </w:p>
    <w:p w14:paraId="0547E7FA" w14:textId="61BD93A6" w:rsidR="00CC2842" w:rsidRPr="00CC2842" w:rsidRDefault="00CC2842" w:rsidP="00CC2842">
      <w:pPr>
        <w:pStyle w:val="Prrafodelista"/>
        <w:numPr>
          <w:ilvl w:val="0"/>
          <w:numId w:val="142"/>
        </w:numPr>
        <w:jc w:val="left"/>
        <w:rPr>
          <w:rFonts w:eastAsia="Times New Roman" w:cs="Times New Roman"/>
          <w:szCs w:val="24"/>
        </w:rPr>
      </w:pPr>
      <w:r w:rsidRPr="00CC2842">
        <w:rPr>
          <w:rFonts w:eastAsia="Times New Roman" w:cs="Times New Roman"/>
          <w:szCs w:val="24"/>
        </w:rPr>
        <w:t>Realizar pruebas de aceptación del usuario.</w:t>
      </w:r>
    </w:p>
    <w:bookmarkEnd w:id="55"/>
    <w:p w14:paraId="1464E7F9" w14:textId="77777777" w:rsidR="00EC7CA5" w:rsidRDefault="00EC7CA5" w:rsidP="00EC7CA5">
      <w:pPr>
        <w:rPr>
          <w:rFonts w:eastAsia="Times New Roman" w:cs="Times New Roman"/>
          <w:szCs w:val="24"/>
        </w:rPr>
      </w:pPr>
      <w:r>
        <w:rPr>
          <w:rFonts w:eastAsia="Times New Roman" w:cs="Times New Roman"/>
          <w:szCs w:val="24"/>
        </w:rPr>
        <w:t>Las tareas y su duración estimada serán definidas y estipuladas por casos de uso, que se obtuvieron del análisis a los requisitos del proyecto por parte del equipo de calidad.</w:t>
      </w:r>
    </w:p>
    <w:p w14:paraId="431C3DCC" w14:textId="45CBB450" w:rsidR="00EC7CA5" w:rsidRDefault="00EC7CA5" w:rsidP="00EC7CA5">
      <w:pPr>
        <w:rPr>
          <w:rFonts w:eastAsia="Times New Roman" w:cs="Times New Roman"/>
          <w:szCs w:val="24"/>
        </w:rPr>
      </w:pPr>
      <w:r>
        <w:rPr>
          <w:rFonts w:eastAsia="Times New Roman" w:cs="Times New Roman"/>
          <w:szCs w:val="24"/>
        </w:rPr>
        <w:t>Se realizaron agrupaciones de dos o tres casos de uso para ser entregados en la misma fecha debido a su poca complejidad, obteniendo así un ahorro de tiempo en días que se puede aplicar para otros casos de uso que sí requieren mayor tiempo para ser desarrollados y posteriormente ser entregados.</w:t>
      </w:r>
    </w:p>
    <w:p w14:paraId="7B52A5D2" w14:textId="32D13EE0" w:rsidR="00EC7CA5" w:rsidRPr="00EC7CA5" w:rsidRDefault="00EC7CA5" w:rsidP="00D47333">
      <w:pPr>
        <w:ind w:firstLine="0"/>
        <w:rPr>
          <w:rFonts w:eastAsia="Times New Roman" w:cs="Times New Roman"/>
          <w:b/>
          <w:szCs w:val="24"/>
          <w:u w:val="single"/>
        </w:rPr>
      </w:pPr>
      <w:r w:rsidRPr="00D71D1F">
        <w:rPr>
          <w:rFonts w:eastAsia="Times New Roman" w:cs="Times New Roman"/>
          <w:b/>
          <w:szCs w:val="24"/>
          <w:u w:val="single"/>
        </w:rPr>
        <w:lastRenderedPageBreak/>
        <w:t>Equipo de desarrollo (Requerimientos de comunicación y transferencia de información 1 y 2)</w:t>
      </w:r>
    </w:p>
    <w:p w14:paraId="2CB07495" w14:textId="77777777" w:rsidR="00EC7CA5" w:rsidRDefault="00EC7CA5" w:rsidP="00EC7CA5">
      <w:pPr>
        <w:ind w:firstLine="0"/>
        <w:rPr>
          <w:rFonts w:eastAsia="Times New Roman" w:cs="Times New Roman"/>
          <w:b/>
          <w:szCs w:val="24"/>
        </w:rPr>
      </w:pPr>
      <w:r>
        <w:rPr>
          <w:rFonts w:eastAsia="Times New Roman" w:cs="Times New Roman"/>
          <w:b/>
          <w:szCs w:val="24"/>
        </w:rPr>
        <w:t>Casos de uso #04 y #08</w:t>
      </w:r>
    </w:p>
    <w:p w14:paraId="08754562" w14:textId="77777777" w:rsidR="00EC7CA5" w:rsidRDefault="00EC7CA5" w:rsidP="00EC7CA5">
      <w:pPr>
        <w:ind w:firstLine="0"/>
        <w:rPr>
          <w:rFonts w:eastAsia="Times New Roman" w:cs="Times New Roman"/>
          <w:b/>
          <w:szCs w:val="24"/>
        </w:rPr>
      </w:pPr>
      <w:r>
        <w:rPr>
          <w:rFonts w:eastAsia="Times New Roman" w:cs="Times New Roman"/>
          <w:b/>
          <w:szCs w:val="24"/>
        </w:rPr>
        <w:t>Nombre CU04: Crear región (tabla parámetro)</w:t>
      </w:r>
    </w:p>
    <w:p w14:paraId="394882F6" w14:textId="2065DABD" w:rsidR="00EC7CA5" w:rsidRDefault="00EC7CA5" w:rsidP="00EC7CA5">
      <w:pPr>
        <w:ind w:firstLine="0"/>
        <w:rPr>
          <w:rFonts w:eastAsia="Times New Roman" w:cs="Times New Roman"/>
          <w:b/>
          <w:szCs w:val="24"/>
        </w:rPr>
      </w:pPr>
      <w:r>
        <w:rPr>
          <w:rFonts w:eastAsia="Times New Roman" w:cs="Times New Roman"/>
          <w:b/>
          <w:szCs w:val="24"/>
        </w:rPr>
        <w:t>Nombre CU08: Crear ciudad (tabla parámetro)</w:t>
      </w:r>
    </w:p>
    <w:p w14:paraId="77376C42" w14:textId="04CEC15A" w:rsidR="00501DF4" w:rsidRPr="00501DF4" w:rsidRDefault="00501DF4" w:rsidP="00B76C61">
      <w:pPr>
        <w:pStyle w:val="Descripcin"/>
        <w:keepNext/>
        <w:ind w:firstLine="0"/>
        <w:rPr>
          <w:color w:val="auto"/>
          <w:sz w:val="24"/>
          <w:szCs w:val="24"/>
        </w:rPr>
      </w:pPr>
      <w:bookmarkStart w:id="57" w:name="_Toc47024481"/>
      <w:r w:rsidRPr="00501DF4">
        <w:rPr>
          <w:color w:val="auto"/>
          <w:sz w:val="24"/>
          <w:szCs w:val="24"/>
        </w:rPr>
        <w:t xml:space="preserve">Tabla </w:t>
      </w:r>
      <w:r w:rsidRPr="00501DF4">
        <w:rPr>
          <w:color w:val="auto"/>
          <w:sz w:val="24"/>
          <w:szCs w:val="24"/>
        </w:rPr>
        <w:fldChar w:fldCharType="begin"/>
      </w:r>
      <w:r w:rsidRPr="00501DF4">
        <w:rPr>
          <w:color w:val="auto"/>
          <w:sz w:val="24"/>
          <w:szCs w:val="24"/>
        </w:rPr>
        <w:instrText xml:space="preserve"> SEQ Tabla \* ARABIC </w:instrText>
      </w:r>
      <w:r w:rsidRPr="00501DF4">
        <w:rPr>
          <w:color w:val="auto"/>
          <w:sz w:val="24"/>
          <w:szCs w:val="24"/>
        </w:rPr>
        <w:fldChar w:fldCharType="separate"/>
      </w:r>
      <w:r w:rsidR="00381C8E">
        <w:rPr>
          <w:noProof/>
          <w:color w:val="auto"/>
          <w:sz w:val="24"/>
          <w:szCs w:val="24"/>
        </w:rPr>
        <w:t>10</w:t>
      </w:r>
      <w:r w:rsidRPr="00501DF4">
        <w:rPr>
          <w:color w:val="auto"/>
          <w:sz w:val="24"/>
          <w:szCs w:val="24"/>
        </w:rPr>
        <w:fldChar w:fldCharType="end"/>
      </w:r>
      <w:r w:rsidRPr="00501DF4">
        <w:rPr>
          <w:color w:val="auto"/>
          <w:sz w:val="24"/>
          <w:szCs w:val="24"/>
        </w:rPr>
        <w:t xml:space="preserve">. Duración estimada </w:t>
      </w:r>
      <w:r>
        <w:rPr>
          <w:color w:val="auto"/>
          <w:sz w:val="24"/>
          <w:szCs w:val="24"/>
        </w:rPr>
        <w:t>de las tareas 1.1 - 3.2</w:t>
      </w:r>
      <w:r w:rsidRPr="00501DF4">
        <w:rPr>
          <w:color w:val="auto"/>
          <w:sz w:val="24"/>
          <w:szCs w:val="24"/>
        </w:rPr>
        <w:t xml:space="preserve"> (CU04 y CU08) del equipo de desarrollo</w:t>
      </w:r>
      <w:r>
        <w:rPr>
          <w:color w:val="auto"/>
          <w:sz w:val="24"/>
          <w:szCs w:val="24"/>
        </w:rPr>
        <w:t>.</w:t>
      </w:r>
      <w:bookmarkEnd w:id="57"/>
    </w:p>
    <w:tbl>
      <w:tblPr>
        <w:tblStyle w:val="Tablaconcuadrcula"/>
        <w:tblW w:w="0" w:type="auto"/>
        <w:tblLook w:val="04A0" w:firstRow="1" w:lastRow="0" w:firstColumn="1" w:lastColumn="0" w:noHBand="0" w:noVBand="1"/>
      </w:tblPr>
      <w:tblGrid>
        <w:gridCol w:w="620"/>
        <w:gridCol w:w="5450"/>
        <w:gridCol w:w="1921"/>
      </w:tblGrid>
      <w:tr w:rsidR="00EC7CA5" w14:paraId="421B6F84" w14:textId="77777777" w:rsidTr="00501DF4">
        <w:tc>
          <w:tcPr>
            <w:tcW w:w="620" w:type="dxa"/>
          </w:tcPr>
          <w:p w14:paraId="2DD4F36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50" w:type="dxa"/>
          </w:tcPr>
          <w:p w14:paraId="5D89AC2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21" w:type="dxa"/>
          </w:tcPr>
          <w:p w14:paraId="059F0F5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3C103D4E" w14:textId="77777777" w:rsidTr="00501DF4">
        <w:tc>
          <w:tcPr>
            <w:tcW w:w="620" w:type="dxa"/>
          </w:tcPr>
          <w:p w14:paraId="3191F3AB" w14:textId="77777777" w:rsidR="00EC7CA5" w:rsidRDefault="00EC7CA5" w:rsidP="00D47333">
            <w:pPr>
              <w:rPr>
                <w:rFonts w:eastAsia="Times New Roman" w:cs="Times New Roman"/>
                <w:szCs w:val="24"/>
              </w:rPr>
            </w:pPr>
          </w:p>
          <w:p w14:paraId="473DC35C" w14:textId="77777777" w:rsidR="00EC7CA5" w:rsidRDefault="00EC7CA5" w:rsidP="00D47333">
            <w:pPr>
              <w:jc w:val="center"/>
              <w:rPr>
                <w:rFonts w:eastAsia="Times New Roman" w:cs="Times New Roman"/>
                <w:szCs w:val="24"/>
              </w:rPr>
            </w:pPr>
          </w:p>
          <w:p w14:paraId="277C6A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50" w:type="dxa"/>
          </w:tcPr>
          <w:p w14:paraId="6B1DE885"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756E36E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203CBD58" w14:textId="77777777" w:rsidR="00EC7CA5" w:rsidRDefault="00EC7CA5" w:rsidP="00D47333">
            <w:pPr>
              <w:rPr>
                <w:rFonts w:eastAsia="Times New Roman" w:cs="Times New Roman"/>
                <w:b/>
                <w:szCs w:val="24"/>
              </w:rPr>
            </w:pPr>
            <w:r>
              <w:rPr>
                <w:rFonts w:eastAsia="Times New Roman" w:cs="Times New Roman"/>
                <w:b/>
                <w:szCs w:val="24"/>
              </w:rPr>
              <w:t>Actividades:</w:t>
            </w:r>
          </w:p>
          <w:p w14:paraId="55389DD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Plantilla Bootstrap.</w:t>
            </w:r>
          </w:p>
          <w:p w14:paraId="780BA514" w14:textId="77777777" w:rsidR="00EC7CA5" w:rsidRDefault="00EC7CA5" w:rsidP="00525E5E">
            <w:pPr>
              <w:numPr>
                <w:ilvl w:val="0"/>
                <w:numId w:val="46"/>
              </w:numPr>
              <w:jc w:val="left"/>
              <w:rPr>
                <w:rFonts w:eastAsia="Times New Roman" w:cs="Times New Roman"/>
                <w:szCs w:val="24"/>
              </w:rPr>
            </w:pPr>
            <w:r>
              <w:rPr>
                <w:rFonts w:eastAsia="Times New Roman" w:cs="Times New Roman"/>
                <w:szCs w:val="24"/>
              </w:rPr>
              <w:t>Realizar el prototipado (diseño de la interfaz).</w:t>
            </w:r>
          </w:p>
          <w:p w14:paraId="71C8F303"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21" w:type="dxa"/>
          </w:tcPr>
          <w:p w14:paraId="451FB8F2" w14:textId="77777777" w:rsidR="00EC7CA5" w:rsidRDefault="00EC7CA5" w:rsidP="00D47333">
            <w:pPr>
              <w:rPr>
                <w:rFonts w:eastAsia="Times New Roman" w:cs="Times New Roman"/>
                <w:szCs w:val="24"/>
              </w:rPr>
            </w:pPr>
          </w:p>
          <w:p w14:paraId="6D06E351" w14:textId="77777777" w:rsidR="00EC7CA5" w:rsidRDefault="00EC7CA5" w:rsidP="00D47333">
            <w:pPr>
              <w:jc w:val="center"/>
              <w:rPr>
                <w:rFonts w:eastAsia="Times New Roman" w:cs="Times New Roman"/>
                <w:szCs w:val="24"/>
              </w:rPr>
            </w:pPr>
          </w:p>
          <w:p w14:paraId="3C4B9E9A"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45FF2BBD" w14:textId="77777777" w:rsidTr="00501DF4">
        <w:tc>
          <w:tcPr>
            <w:tcW w:w="620" w:type="dxa"/>
          </w:tcPr>
          <w:p w14:paraId="560CBE7D" w14:textId="77777777" w:rsidR="00EC7CA5" w:rsidRDefault="00EC7CA5" w:rsidP="00D47333">
            <w:pPr>
              <w:rPr>
                <w:rFonts w:eastAsia="Times New Roman" w:cs="Times New Roman"/>
                <w:szCs w:val="24"/>
              </w:rPr>
            </w:pPr>
          </w:p>
          <w:p w14:paraId="41F4A37E" w14:textId="77777777" w:rsidR="00EC7CA5" w:rsidRDefault="00EC7CA5" w:rsidP="00D47333">
            <w:pPr>
              <w:jc w:val="center"/>
              <w:rPr>
                <w:rFonts w:eastAsia="Times New Roman" w:cs="Times New Roman"/>
                <w:szCs w:val="24"/>
              </w:rPr>
            </w:pPr>
          </w:p>
          <w:p w14:paraId="6130E9B2"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50" w:type="dxa"/>
          </w:tcPr>
          <w:p w14:paraId="2C823219"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9C8BA28"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49A588A" w14:textId="77777777" w:rsidR="00EC7CA5" w:rsidRDefault="00EC7CA5" w:rsidP="00D47333">
            <w:pPr>
              <w:rPr>
                <w:rFonts w:eastAsia="Times New Roman" w:cs="Times New Roman"/>
                <w:szCs w:val="24"/>
              </w:rPr>
            </w:pPr>
            <w:r>
              <w:rPr>
                <w:rFonts w:eastAsia="Times New Roman" w:cs="Times New Roman"/>
                <w:b/>
                <w:szCs w:val="24"/>
              </w:rPr>
              <w:t>Actividades:</w:t>
            </w:r>
          </w:p>
          <w:p w14:paraId="70436EF6"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clases.</w:t>
            </w:r>
          </w:p>
          <w:p w14:paraId="6604C27C" w14:textId="77777777" w:rsidR="00EC7CA5" w:rsidRDefault="00EC7CA5" w:rsidP="00525E5E">
            <w:pPr>
              <w:numPr>
                <w:ilvl w:val="0"/>
                <w:numId w:val="34"/>
              </w:numPr>
              <w:jc w:val="left"/>
              <w:rPr>
                <w:rFonts w:eastAsia="Times New Roman" w:cs="Times New Roman"/>
                <w:szCs w:val="24"/>
              </w:rPr>
            </w:pPr>
            <w:r>
              <w:rPr>
                <w:rFonts w:eastAsia="Times New Roman" w:cs="Times New Roman"/>
                <w:szCs w:val="24"/>
              </w:rPr>
              <w:t>Diagrama de secuencia.</w:t>
            </w:r>
          </w:p>
          <w:p w14:paraId="5FA5F74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7D0C054D" w14:textId="77777777" w:rsidR="00EC7CA5" w:rsidRDefault="00EC7CA5" w:rsidP="00D47333">
            <w:pPr>
              <w:rPr>
                <w:rFonts w:eastAsia="Times New Roman" w:cs="Times New Roman"/>
                <w:szCs w:val="24"/>
              </w:rPr>
            </w:pPr>
          </w:p>
          <w:p w14:paraId="5134691C" w14:textId="77777777" w:rsidR="00EC7CA5" w:rsidRDefault="00EC7CA5" w:rsidP="00D47333">
            <w:pPr>
              <w:rPr>
                <w:rFonts w:eastAsia="Times New Roman" w:cs="Times New Roman"/>
                <w:szCs w:val="24"/>
              </w:rPr>
            </w:pPr>
          </w:p>
          <w:p w14:paraId="62B1470A"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9EEAD81" w14:textId="77777777" w:rsidTr="00501DF4">
        <w:tc>
          <w:tcPr>
            <w:tcW w:w="620" w:type="dxa"/>
          </w:tcPr>
          <w:p w14:paraId="693DDB15" w14:textId="77777777" w:rsidR="00EC7CA5" w:rsidRDefault="00EC7CA5" w:rsidP="00D47333">
            <w:pPr>
              <w:jc w:val="center"/>
              <w:rPr>
                <w:rFonts w:eastAsia="Times New Roman" w:cs="Times New Roman"/>
                <w:szCs w:val="24"/>
              </w:rPr>
            </w:pPr>
          </w:p>
          <w:p w14:paraId="050AA447" w14:textId="77777777" w:rsidR="00EC7CA5" w:rsidRDefault="00EC7CA5" w:rsidP="00D47333">
            <w:pPr>
              <w:rPr>
                <w:rFonts w:eastAsia="Times New Roman" w:cs="Times New Roman"/>
                <w:szCs w:val="24"/>
              </w:rPr>
            </w:pPr>
          </w:p>
          <w:p w14:paraId="044CDDA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50" w:type="dxa"/>
          </w:tcPr>
          <w:p w14:paraId="13DF5F47"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B56EEF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5119B70B" w14:textId="77777777" w:rsidR="00EC7CA5" w:rsidRDefault="00EC7CA5" w:rsidP="00D47333">
            <w:pPr>
              <w:rPr>
                <w:rFonts w:eastAsia="Times New Roman" w:cs="Times New Roman"/>
                <w:b/>
                <w:szCs w:val="24"/>
              </w:rPr>
            </w:pPr>
            <w:r>
              <w:rPr>
                <w:rFonts w:eastAsia="Times New Roman" w:cs="Times New Roman"/>
                <w:b/>
                <w:szCs w:val="24"/>
              </w:rPr>
              <w:t>Actividades:</w:t>
            </w:r>
          </w:p>
          <w:p w14:paraId="62900805"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Escribir/generar código.</w:t>
            </w:r>
          </w:p>
          <w:p w14:paraId="4A909EA7" w14:textId="77777777" w:rsidR="00EC7CA5" w:rsidRDefault="00EC7CA5" w:rsidP="00525E5E">
            <w:pPr>
              <w:numPr>
                <w:ilvl w:val="0"/>
                <w:numId w:val="48"/>
              </w:numPr>
              <w:jc w:val="left"/>
              <w:rPr>
                <w:rFonts w:eastAsia="Times New Roman" w:cs="Times New Roman"/>
                <w:szCs w:val="24"/>
              </w:rPr>
            </w:pPr>
            <w:r>
              <w:rPr>
                <w:rFonts w:eastAsia="Times New Roman" w:cs="Times New Roman"/>
                <w:szCs w:val="24"/>
              </w:rPr>
              <w:t>Diccionario de funciones o módulos.</w:t>
            </w:r>
          </w:p>
          <w:p w14:paraId="292349A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21" w:type="dxa"/>
          </w:tcPr>
          <w:p w14:paraId="49CD7577" w14:textId="77777777" w:rsidR="00EC7CA5" w:rsidRDefault="00EC7CA5" w:rsidP="00D47333">
            <w:pPr>
              <w:jc w:val="center"/>
              <w:rPr>
                <w:rFonts w:eastAsia="Times New Roman" w:cs="Times New Roman"/>
                <w:szCs w:val="24"/>
              </w:rPr>
            </w:pPr>
          </w:p>
          <w:p w14:paraId="6A20425A" w14:textId="77777777" w:rsidR="00EC7CA5" w:rsidRDefault="00EC7CA5" w:rsidP="00D47333">
            <w:pPr>
              <w:jc w:val="center"/>
              <w:rPr>
                <w:rFonts w:eastAsia="Times New Roman" w:cs="Times New Roman"/>
                <w:szCs w:val="24"/>
              </w:rPr>
            </w:pPr>
          </w:p>
          <w:p w14:paraId="729E54A7" w14:textId="77777777" w:rsidR="00EC7CA5" w:rsidRDefault="00EC7CA5" w:rsidP="00D47333">
            <w:pPr>
              <w:jc w:val="center"/>
              <w:rPr>
                <w:rFonts w:eastAsia="Times New Roman" w:cs="Times New Roman"/>
                <w:szCs w:val="24"/>
              </w:rPr>
            </w:pPr>
            <w:r>
              <w:rPr>
                <w:rFonts w:eastAsia="Times New Roman" w:cs="Times New Roman"/>
                <w:szCs w:val="24"/>
              </w:rPr>
              <w:t>7</w:t>
            </w:r>
          </w:p>
          <w:p w14:paraId="3F228254" w14:textId="77777777" w:rsidR="00EC7CA5" w:rsidRDefault="00EC7CA5" w:rsidP="00D47333">
            <w:pPr>
              <w:jc w:val="center"/>
              <w:rPr>
                <w:rFonts w:eastAsia="Times New Roman" w:cs="Times New Roman"/>
                <w:b/>
                <w:szCs w:val="24"/>
              </w:rPr>
            </w:pPr>
          </w:p>
        </w:tc>
      </w:tr>
    </w:tbl>
    <w:p w14:paraId="4482F14C" w14:textId="5D7D3934" w:rsidR="00EC7CA5" w:rsidRDefault="00EC7CA5" w:rsidP="00EC7CA5">
      <w:pPr>
        <w:spacing w:line="240" w:lineRule="auto"/>
        <w:ind w:firstLine="0"/>
        <w:rPr>
          <w:rFonts w:eastAsia="Times New Roman" w:cs="Times New Roman"/>
          <w:b/>
          <w:szCs w:val="24"/>
        </w:rPr>
      </w:pPr>
    </w:p>
    <w:p w14:paraId="28085B74" w14:textId="6B83B321" w:rsidR="00501DF4" w:rsidRPr="00501DF4" w:rsidRDefault="00501DF4" w:rsidP="00EC7CA5">
      <w:pPr>
        <w:spacing w:line="240" w:lineRule="auto"/>
        <w:ind w:firstLine="0"/>
        <w:rPr>
          <w:rFonts w:eastAsia="Times New Roman" w:cs="Times New Roman"/>
          <w:bCs/>
          <w:sz w:val="20"/>
          <w:szCs w:val="20"/>
        </w:rPr>
      </w:pPr>
      <w:r w:rsidRPr="00501DF4">
        <w:rPr>
          <w:rFonts w:eastAsia="Times New Roman" w:cs="Times New Roman"/>
          <w:bCs/>
          <w:i/>
          <w:iCs/>
          <w:sz w:val="20"/>
          <w:szCs w:val="20"/>
        </w:rPr>
        <w:t xml:space="preserve">Nota: </w:t>
      </w:r>
      <w:r w:rsidRPr="00501DF4">
        <w:rPr>
          <w:rFonts w:eastAsia="Times New Roman" w:cs="Times New Roman"/>
          <w:bCs/>
          <w:sz w:val="20"/>
          <w:szCs w:val="20"/>
        </w:rPr>
        <w:t>Elaboración propia.</w:t>
      </w:r>
    </w:p>
    <w:p w14:paraId="4ACEF8AC" w14:textId="77777777" w:rsidR="00501DF4" w:rsidRDefault="00501DF4" w:rsidP="00501DF4">
      <w:pPr>
        <w:spacing w:line="240" w:lineRule="auto"/>
        <w:ind w:firstLine="0"/>
        <w:rPr>
          <w:rFonts w:eastAsia="Times New Roman" w:cs="Times New Roman"/>
          <w:b/>
          <w:szCs w:val="24"/>
        </w:rPr>
      </w:pPr>
    </w:p>
    <w:p w14:paraId="6E6FDCBA" w14:textId="367BEA0E" w:rsidR="00EC7CA5" w:rsidRDefault="00EC7CA5" w:rsidP="00EC7CA5">
      <w:pPr>
        <w:ind w:firstLine="0"/>
        <w:rPr>
          <w:rFonts w:eastAsia="Times New Roman" w:cs="Times New Roman"/>
          <w:b/>
          <w:szCs w:val="24"/>
        </w:rPr>
      </w:pPr>
      <w:r>
        <w:rPr>
          <w:rFonts w:eastAsia="Times New Roman" w:cs="Times New Roman"/>
          <w:b/>
          <w:szCs w:val="24"/>
        </w:rPr>
        <w:t>Casos de uso #16 y #10</w:t>
      </w:r>
    </w:p>
    <w:p w14:paraId="5473CFE5" w14:textId="77777777" w:rsidR="00EC7CA5" w:rsidRDefault="00EC7CA5" w:rsidP="00EC7CA5">
      <w:pPr>
        <w:ind w:firstLine="0"/>
        <w:rPr>
          <w:rFonts w:eastAsia="Times New Roman" w:cs="Times New Roman"/>
          <w:b/>
          <w:szCs w:val="24"/>
        </w:rPr>
      </w:pPr>
      <w:r>
        <w:rPr>
          <w:rFonts w:eastAsia="Times New Roman" w:cs="Times New Roman"/>
          <w:b/>
          <w:szCs w:val="24"/>
        </w:rPr>
        <w:t xml:space="preserve">Nombre CU16: Crear mantenimiento (tabla parámetro) </w:t>
      </w:r>
    </w:p>
    <w:p w14:paraId="3A113910" w14:textId="6603A263" w:rsidR="00EC7CA5" w:rsidRDefault="00EC7CA5" w:rsidP="00EC7CA5">
      <w:pPr>
        <w:ind w:firstLine="0"/>
        <w:rPr>
          <w:rFonts w:eastAsia="Times New Roman" w:cs="Times New Roman"/>
          <w:b/>
          <w:szCs w:val="24"/>
        </w:rPr>
      </w:pPr>
      <w:r>
        <w:rPr>
          <w:rFonts w:eastAsia="Times New Roman" w:cs="Times New Roman"/>
          <w:b/>
          <w:szCs w:val="24"/>
        </w:rPr>
        <w:t>Nombre CU10: Crear alerta (tabla parámetro)</w:t>
      </w:r>
    </w:p>
    <w:p w14:paraId="2C410AC5" w14:textId="0E26514C" w:rsidR="00B76C61" w:rsidRPr="00B76C61" w:rsidRDefault="00B76C61" w:rsidP="00B76C61">
      <w:pPr>
        <w:pStyle w:val="Descripcin"/>
        <w:keepNext/>
        <w:ind w:firstLine="0"/>
        <w:rPr>
          <w:color w:val="auto"/>
          <w:sz w:val="24"/>
          <w:szCs w:val="24"/>
        </w:rPr>
      </w:pPr>
      <w:bookmarkStart w:id="58" w:name="_Toc47024482"/>
      <w:r w:rsidRPr="00B76C61">
        <w:rPr>
          <w:color w:val="auto"/>
          <w:sz w:val="24"/>
          <w:szCs w:val="24"/>
        </w:rPr>
        <w:t xml:space="preserve">Tabla </w:t>
      </w:r>
      <w:r w:rsidRPr="00B76C61">
        <w:rPr>
          <w:color w:val="auto"/>
          <w:sz w:val="24"/>
          <w:szCs w:val="24"/>
        </w:rPr>
        <w:fldChar w:fldCharType="begin"/>
      </w:r>
      <w:r w:rsidRPr="00B76C61">
        <w:rPr>
          <w:color w:val="auto"/>
          <w:sz w:val="24"/>
          <w:szCs w:val="24"/>
        </w:rPr>
        <w:instrText xml:space="preserve"> SEQ Tabla \* ARABIC </w:instrText>
      </w:r>
      <w:r w:rsidRPr="00B76C61">
        <w:rPr>
          <w:color w:val="auto"/>
          <w:sz w:val="24"/>
          <w:szCs w:val="24"/>
        </w:rPr>
        <w:fldChar w:fldCharType="separate"/>
      </w:r>
      <w:r w:rsidR="00381C8E">
        <w:rPr>
          <w:noProof/>
          <w:color w:val="auto"/>
          <w:sz w:val="24"/>
          <w:szCs w:val="24"/>
        </w:rPr>
        <w:t>11</w:t>
      </w:r>
      <w:r w:rsidRPr="00B76C61">
        <w:rPr>
          <w:color w:val="auto"/>
          <w:sz w:val="24"/>
          <w:szCs w:val="24"/>
        </w:rPr>
        <w:fldChar w:fldCharType="end"/>
      </w:r>
      <w:r w:rsidRPr="00B76C61">
        <w:rPr>
          <w:color w:val="auto"/>
          <w:sz w:val="24"/>
          <w:szCs w:val="24"/>
        </w:rPr>
        <w:t>. Duración estimada de las tareas 1.1 - 3.2 (CU16 y CU10) del equipo de desarrollo.</w:t>
      </w:r>
      <w:bookmarkEnd w:id="58"/>
    </w:p>
    <w:tbl>
      <w:tblPr>
        <w:tblStyle w:val="Tablaconcuadrcula"/>
        <w:tblW w:w="7933" w:type="dxa"/>
        <w:tblLook w:val="04A0" w:firstRow="1" w:lastRow="0" w:firstColumn="1" w:lastColumn="0" w:noHBand="0" w:noVBand="1"/>
      </w:tblPr>
      <w:tblGrid>
        <w:gridCol w:w="620"/>
        <w:gridCol w:w="5400"/>
        <w:gridCol w:w="1913"/>
      </w:tblGrid>
      <w:tr w:rsidR="00EC7CA5" w14:paraId="2F6B3D4C" w14:textId="77777777" w:rsidTr="00B76C61">
        <w:tc>
          <w:tcPr>
            <w:tcW w:w="620" w:type="dxa"/>
          </w:tcPr>
          <w:p w14:paraId="41C6F58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00" w:type="dxa"/>
          </w:tcPr>
          <w:p w14:paraId="08C6FAC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13" w:type="dxa"/>
          </w:tcPr>
          <w:p w14:paraId="548FE5A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7A442993" w14:textId="77777777" w:rsidTr="00B76C61">
        <w:tc>
          <w:tcPr>
            <w:tcW w:w="620" w:type="dxa"/>
          </w:tcPr>
          <w:p w14:paraId="401B5477" w14:textId="77777777" w:rsidR="00EC7CA5" w:rsidRDefault="00EC7CA5" w:rsidP="00D47333">
            <w:pPr>
              <w:rPr>
                <w:rFonts w:eastAsia="Times New Roman" w:cs="Times New Roman"/>
                <w:szCs w:val="24"/>
              </w:rPr>
            </w:pPr>
          </w:p>
          <w:p w14:paraId="73843A7C" w14:textId="77777777" w:rsidR="00EC7CA5" w:rsidRDefault="00EC7CA5" w:rsidP="00D47333">
            <w:pPr>
              <w:jc w:val="center"/>
              <w:rPr>
                <w:rFonts w:eastAsia="Times New Roman" w:cs="Times New Roman"/>
                <w:szCs w:val="24"/>
              </w:rPr>
            </w:pPr>
          </w:p>
          <w:p w14:paraId="32C49E69" w14:textId="77777777" w:rsidR="00EC7CA5" w:rsidRDefault="00EC7CA5" w:rsidP="00D47333">
            <w:pPr>
              <w:jc w:val="center"/>
              <w:rPr>
                <w:rFonts w:eastAsia="Times New Roman" w:cs="Times New Roman"/>
                <w:b/>
                <w:szCs w:val="24"/>
              </w:rPr>
            </w:pPr>
            <w:r>
              <w:rPr>
                <w:rFonts w:eastAsia="Times New Roman" w:cs="Times New Roman"/>
                <w:szCs w:val="24"/>
              </w:rPr>
              <w:lastRenderedPageBreak/>
              <w:t>1</w:t>
            </w:r>
          </w:p>
        </w:tc>
        <w:tc>
          <w:tcPr>
            <w:tcW w:w="5400" w:type="dxa"/>
          </w:tcPr>
          <w:p w14:paraId="3BFDE342" w14:textId="77777777" w:rsidR="00EC7CA5" w:rsidRDefault="00EC7CA5" w:rsidP="00D47333">
            <w:pPr>
              <w:rPr>
                <w:rFonts w:eastAsia="Times New Roman" w:cs="Times New Roman"/>
                <w:b/>
                <w:szCs w:val="24"/>
              </w:rPr>
            </w:pPr>
            <w:r>
              <w:rPr>
                <w:rFonts w:eastAsia="Times New Roman" w:cs="Times New Roman"/>
                <w:b/>
                <w:szCs w:val="24"/>
              </w:rPr>
              <w:lastRenderedPageBreak/>
              <w:t>Fase 1: Análisis y requerimientos</w:t>
            </w:r>
          </w:p>
          <w:p w14:paraId="16042EE6"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987F1D1" w14:textId="77777777" w:rsidR="00EC7CA5" w:rsidRDefault="00EC7CA5" w:rsidP="00D47333">
            <w:pPr>
              <w:rPr>
                <w:rFonts w:eastAsia="Times New Roman" w:cs="Times New Roman"/>
                <w:b/>
                <w:szCs w:val="24"/>
              </w:rPr>
            </w:pPr>
            <w:r>
              <w:rPr>
                <w:rFonts w:eastAsia="Times New Roman" w:cs="Times New Roman"/>
                <w:b/>
                <w:szCs w:val="24"/>
              </w:rPr>
              <w:lastRenderedPageBreak/>
              <w:t>Actividades:</w:t>
            </w:r>
          </w:p>
          <w:p w14:paraId="2F54A49C" w14:textId="77777777" w:rsidR="00EC7CA5" w:rsidRDefault="00EC7CA5" w:rsidP="00525E5E">
            <w:pPr>
              <w:numPr>
                <w:ilvl w:val="0"/>
                <w:numId w:val="60"/>
              </w:numPr>
              <w:jc w:val="left"/>
              <w:rPr>
                <w:rFonts w:eastAsia="Times New Roman" w:cs="Times New Roman"/>
                <w:szCs w:val="24"/>
              </w:rPr>
            </w:pPr>
            <w:r>
              <w:rPr>
                <w:rFonts w:eastAsia="Times New Roman" w:cs="Times New Roman"/>
                <w:szCs w:val="24"/>
              </w:rPr>
              <w:t>Realizar el prototipado (diseño de la interfaz).</w:t>
            </w:r>
          </w:p>
          <w:p w14:paraId="5D3BCBAA"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13" w:type="dxa"/>
          </w:tcPr>
          <w:p w14:paraId="5A010E2D" w14:textId="77777777" w:rsidR="00EC7CA5" w:rsidRDefault="00EC7CA5" w:rsidP="00D47333">
            <w:pPr>
              <w:jc w:val="center"/>
              <w:rPr>
                <w:rFonts w:eastAsia="Times New Roman" w:cs="Times New Roman"/>
                <w:szCs w:val="24"/>
              </w:rPr>
            </w:pPr>
          </w:p>
          <w:p w14:paraId="7589B0E2" w14:textId="77777777" w:rsidR="00EC7CA5" w:rsidRDefault="00EC7CA5" w:rsidP="00D47333">
            <w:pPr>
              <w:rPr>
                <w:rFonts w:eastAsia="Times New Roman" w:cs="Times New Roman"/>
                <w:szCs w:val="24"/>
              </w:rPr>
            </w:pPr>
          </w:p>
          <w:p w14:paraId="3E53B474" w14:textId="77777777" w:rsidR="00EC7CA5" w:rsidRDefault="00EC7CA5" w:rsidP="00D47333">
            <w:pPr>
              <w:jc w:val="center"/>
              <w:rPr>
                <w:rFonts w:eastAsia="Times New Roman" w:cs="Times New Roman"/>
                <w:szCs w:val="24"/>
              </w:rPr>
            </w:pPr>
          </w:p>
          <w:p w14:paraId="2C3EA4C7"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76677952" w14:textId="77777777" w:rsidTr="00B76C61">
        <w:tc>
          <w:tcPr>
            <w:tcW w:w="620" w:type="dxa"/>
          </w:tcPr>
          <w:p w14:paraId="23FBF0F4" w14:textId="77777777" w:rsidR="00EC7CA5" w:rsidRDefault="00EC7CA5" w:rsidP="00D47333">
            <w:pPr>
              <w:rPr>
                <w:rFonts w:eastAsia="Times New Roman" w:cs="Times New Roman"/>
                <w:szCs w:val="24"/>
              </w:rPr>
            </w:pPr>
          </w:p>
          <w:p w14:paraId="1357808F" w14:textId="77777777" w:rsidR="00EC7CA5" w:rsidRDefault="00EC7CA5" w:rsidP="00D47333">
            <w:pPr>
              <w:jc w:val="center"/>
              <w:rPr>
                <w:rFonts w:eastAsia="Times New Roman" w:cs="Times New Roman"/>
                <w:szCs w:val="24"/>
              </w:rPr>
            </w:pPr>
          </w:p>
          <w:p w14:paraId="1EEB9F1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00" w:type="dxa"/>
          </w:tcPr>
          <w:p w14:paraId="50438847"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49CFF1D8"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97DD471" w14:textId="77777777" w:rsidR="00EC7CA5" w:rsidRDefault="00EC7CA5" w:rsidP="00D47333">
            <w:pPr>
              <w:rPr>
                <w:rFonts w:eastAsia="Times New Roman" w:cs="Times New Roman"/>
                <w:szCs w:val="24"/>
              </w:rPr>
            </w:pPr>
            <w:r>
              <w:rPr>
                <w:rFonts w:eastAsia="Times New Roman" w:cs="Times New Roman"/>
                <w:b/>
                <w:szCs w:val="24"/>
              </w:rPr>
              <w:t>Actividades:</w:t>
            </w:r>
          </w:p>
          <w:p w14:paraId="7B4BDF3E"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clases.</w:t>
            </w:r>
          </w:p>
          <w:p w14:paraId="28C058D1" w14:textId="77777777" w:rsidR="00EC7CA5" w:rsidRDefault="00EC7CA5" w:rsidP="00525E5E">
            <w:pPr>
              <w:numPr>
                <w:ilvl w:val="0"/>
                <w:numId w:val="61"/>
              </w:numPr>
              <w:jc w:val="left"/>
              <w:rPr>
                <w:rFonts w:eastAsia="Times New Roman" w:cs="Times New Roman"/>
                <w:szCs w:val="24"/>
              </w:rPr>
            </w:pPr>
            <w:r>
              <w:rPr>
                <w:rFonts w:eastAsia="Times New Roman" w:cs="Times New Roman"/>
                <w:szCs w:val="24"/>
              </w:rPr>
              <w:t>Diagrama de secuencia.</w:t>
            </w:r>
          </w:p>
          <w:p w14:paraId="761C172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2EB1FD9A" w14:textId="77777777" w:rsidR="00EC7CA5" w:rsidRDefault="00EC7CA5" w:rsidP="00D47333">
            <w:pPr>
              <w:rPr>
                <w:rFonts w:eastAsia="Times New Roman" w:cs="Times New Roman"/>
                <w:szCs w:val="24"/>
              </w:rPr>
            </w:pPr>
          </w:p>
          <w:p w14:paraId="7D5AD848" w14:textId="77777777" w:rsidR="00EC7CA5" w:rsidRDefault="00EC7CA5" w:rsidP="00D47333">
            <w:pPr>
              <w:jc w:val="center"/>
              <w:rPr>
                <w:rFonts w:eastAsia="Times New Roman" w:cs="Times New Roman"/>
                <w:szCs w:val="24"/>
              </w:rPr>
            </w:pPr>
          </w:p>
          <w:p w14:paraId="21282C1B" w14:textId="77777777" w:rsidR="00EC7CA5" w:rsidRDefault="00EC7CA5" w:rsidP="00D47333">
            <w:pPr>
              <w:jc w:val="center"/>
              <w:rPr>
                <w:rFonts w:eastAsia="Times New Roman" w:cs="Times New Roman"/>
                <w:szCs w:val="24"/>
              </w:rPr>
            </w:pPr>
          </w:p>
          <w:p w14:paraId="1D30DBA8"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2616E603" w14:textId="77777777" w:rsidTr="00B76C61">
        <w:tc>
          <w:tcPr>
            <w:tcW w:w="620" w:type="dxa"/>
          </w:tcPr>
          <w:p w14:paraId="7AA62EF4" w14:textId="77777777" w:rsidR="00EC7CA5" w:rsidRDefault="00EC7CA5" w:rsidP="00D47333">
            <w:pPr>
              <w:jc w:val="center"/>
              <w:rPr>
                <w:rFonts w:eastAsia="Times New Roman" w:cs="Times New Roman"/>
                <w:szCs w:val="24"/>
              </w:rPr>
            </w:pPr>
          </w:p>
          <w:p w14:paraId="546443B2" w14:textId="77777777" w:rsidR="00EC7CA5" w:rsidRDefault="00EC7CA5" w:rsidP="00D47333">
            <w:pPr>
              <w:rPr>
                <w:rFonts w:eastAsia="Times New Roman" w:cs="Times New Roman"/>
                <w:szCs w:val="24"/>
              </w:rPr>
            </w:pPr>
          </w:p>
          <w:p w14:paraId="2585E3A6"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00" w:type="dxa"/>
          </w:tcPr>
          <w:p w14:paraId="1C7B24E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3B449F3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529C07BF" w14:textId="77777777" w:rsidR="00EC7CA5" w:rsidRDefault="00EC7CA5" w:rsidP="00D47333">
            <w:pPr>
              <w:rPr>
                <w:rFonts w:eastAsia="Times New Roman" w:cs="Times New Roman"/>
                <w:b/>
                <w:szCs w:val="24"/>
              </w:rPr>
            </w:pPr>
            <w:r>
              <w:rPr>
                <w:rFonts w:eastAsia="Times New Roman" w:cs="Times New Roman"/>
                <w:b/>
                <w:szCs w:val="24"/>
              </w:rPr>
              <w:t>Actividades:</w:t>
            </w:r>
          </w:p>
          <w:p w14:paraId="46E20846"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Escribir/generar código.</w:t>
            </w:r>
          </w:p>
          <w:p w14:paraId="68642FC2" w14:textId="77777777" w:rsidR="00EC7CA5" w:rsidRDefault="00EC7CA5" w:rsidP="00525E5E">
            <w:pPr>
              <w:numPr>
                <w:ilvl w:val="0"/>
                <w:numId w:val="62"/>
              </w:numPr>
              <w:jc w:val="left"/>
              <w:rPr>
                <w:rFonts w:eastAsia="Times New Roman" w:cs="Times New Roman"/>
                <w:szCs w:val="24"/>
              </w:rPr>
            </w:pPr>
            <w:r>
              <w:rPr>
                <w:rFonts w:eastAsia="Times New Roman" w:cs="Times New Roman"/>
                <w:szCs w:val="24"/>
              </w:rPr>
              <w:t>Diccionario de funciones o módulos.</w:t>
            </w:r>
          </w:p>
          <w:p w14:paraId="6689068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31CB8BAF" w14:textId="77777777" w:rsidR="00EC7CA5" w:rsidRDefault="00EC7CA5" w:rsidP="00D47333">
            <w:pPr>
              <w:jc w:val="center"/>
              <w:rPr>
                <w:rFonts w:eastAsia="Times New Roman" w:cs="Times New Roman"/>
                <w:szCs w:val="24"/>
              </w:rPr>
            </w:pPr>
          </w:p>
          <w:p w14:paraId="68BA85F9" w14:textId="77777777" w:rsidR="00EC7CA5" w:rsidRDefault="00EC7CA5" w:rsidP="00D47333">
            <w:pPr>
              <w:jc w:val="center"/>
              <w:rPr>
                <w:rFonts w:eastAsia="Times New Roman" w:cs="Times New Roman"/>
                <w:szCs w:val="24"/>
              </w:rPr>
            </w:pPr>
          </w:p>
          <w:p w14:paraId="56B293A6" w14:textId="77777777" w:rsidR="00EC7CA5" w:rsidRDefault="00EC7CA5" w:rsidP="00D47333">
            <w:pPr>
              <w:jc w:val="center"/>
              <w:rPr>
                <w:rFonts w:eastAsia="Times New Roman" w:cs="Times New Roman"/>
                <w:b/>
                <w:szCs w:val="24"/>
              </w:rPr>
            </w:pPr>
            <w:r>
              <w:rPr>
                <w:rFonts w:eastAsia="Times New Roman" w:cs="Times New Roman"/>
                <w:b/>
                <w:szCs w:val="24"/>
              </w:rPr>
              <w:t>7</w:t>
            </w:r>
          </w:p>
          <w:p w14:paraId="1BD71A41" w14:textId="77777777" w:rsidR="00EC7CA5" w:rsidRDefault="00EC7CA5" w:rsidP="00D47333">
            <w:pPr>
              <w:jc w:val="center"/>
              <w:rPr>
                <w:rFonts w:eastAsia="Times New Roman" w:cs="Times New Roman"/>
                <w:b/>
                <w:szCs w:val="24"/>
              </w:rPr>
            </w:pPr>
          </w:p>
        </w:tc>
      </w:tr>
    </w:tbl>
    <w:p w14:paraId="5782D5FC" w14:textId="769279D2" w:rsidR="00EC7CA5" w:rsidRDefault="00EC7CA5" w:rsidP="00EC7CA5">
      <w:pPr>
        <w:spacing w:line="240" w:lineRule="auto"/>
        <w:ind w:firstLine="0"/>
        <w:rPr>
          <w:rFonts w:eastAsia="Times New Roman" w:cs="Times New Roman"/>
          <w:b/>
          <w:szCs w:val="24"/>
        </w:rPr>
      </w:pPr>
    </w:p>
    <w:p w14:paraId="2A1AF0BF" w14:textId="60D7A33E" w:rsidR="00B76C61" w:rsidRPr="00B267AB" w:rsidRDefault="00B76C61" w:rsidP="00EC7CA5">
      <w:pPr>
        <w:ind w:firstLine="0"/>
        <w:rPr>
          <w:rFonts w:eastAsia="Times New Roman" w:cs="Times New Roman"/>
          <w:bCs/>
          <w:sz w:val="20"/>
          <w:szCs w:val="20"/>
        </w:rPr>
      </w:pPr>
      <w:r w:rsidRPr="00B267AB">
        <w:rPr>
          <w:rFonts w:eastAsia="Times New Roman" w:cs="Times New Roman"/>
          <w:bCs/>
          <w:i/>
          <w:iCs/>
          <w:sz w:val="20"/>
          <w:szCs w:val="20"/>
        </w:rPr>
        <w:t xml:space="preserve">Nota: </w:t>
      </w:r>
      <w:r w:rsidRPr="00B267AB">
        <w:rPr>
          <w:rFonts w:eastAsia="Times New Roman" w:cs="Times New Roman"/>
          <w:bCs/>
          <w:sz w:val="20"/>
          <w:szCs w:val="20"/>
        </w:rPr>
        <w:t>Elaboración propia.</w:t>
      </w:r>
    </w:p>
    <w:p w14:paraId="5157F6AB" w14:textId="2A5C183F" w:rsidR="00EC7CA5" w:rsidRDefault="00EC7CA5" w:rsidP="00EC7CA5">
      <w:pPr>
        <w:ind w:firstLine="0"/>
        <w:rPr>
          <w:rFonts w:eastAsia="Times New Roman" w:cs="Times New Roman"/>
          <w:b/>
          <w:szCs w:val="24"/>
        </w:rPr>
      </w:pPr>
      <w:r>
        <w:rPr>
          <w:rFonts w:eastAsia="Times New Roman" w:cs="Times New Roman"/>
          <w:b/>
          <w:szCs w:val="24"/>
        </w:rPr>
        <w:t>Casos de uso #06, #07</w:t>
      </w:r>
    </w:p>
    <w:p w14:paraId="369EDAF5" w14:textId="77777777" w:rsidR="00EC7CA5" w:rsidRDefault="00EC7CA5" w:rsidP="00EC7CA5">
      <w:pPr>
        <w:ind w:firstLine="0"/>
        <w:rPr>
          <w:rFonts w:eastAsia="Times New Roman" w:cs="Times New Roman"/>
          <w:b/>
          <w:szCs w:val="24"/>
        </w:rPr>
      </w:pPr>
      <w:r>
        <w:rPr>
          <w:rFonts w:eastAsia="Times New Roman" w:cs="Times New Roman"/>
          <w:b/>
          <w:szCs w:val="24"/>
        </w:rPr>
        <w:t>Nombre CU06: Crear organización (tabla parámetro)</w:t>
      </w:r>
    </w:p>
    <w:p w14:paraId="278746A7" w14:textId="571A0B69" w:rsidR="00EC7CA5" w:rsidRDefault="00EC7CA5" w:rsidP="00EC7CA5">
      <w:pPr>
        <w:ind w:firstLine="0"/>
        <w:rPr>
          <w:rFonts w:eastAsia="Times New Roman" w:cs="Times New Roman"/>
          <w:b/>
          <w:szCs w:val="24"/>
        </w:rPr>
      </w:pPr>
      <w:r>
        <w:rPr>
          <w:rFonts w:eastAsia="Times New Roman" w:cs="Times New Roman"/>
          <w:b/>
          <w:szCs w:val="24"/>
        </w:rPr>
        <w:t>Nombre CU07: Crear categoría (tabla parámetro)</w:t>
      </w:r>
    </w:p>
    <w:p w14:paraId="76C52C93" w14:textId="442C4E5F" w:rsidR="00B267AB" w:rsidRPr="00B267AB" w:rsidRDefault="00B267AB" w:rsidP="00B267AB">
      <w:pPr>
        <w:pStyle w:val="Descripcin"/>
        <w:keepNext/>
        <w:ind w:firstLine="0"/>
        <w:rPr>
          <w:color w:val="auto"/>
          <w:sz w:val="24"/>
          <w:szCs w:val="24"/>
        </w:rPr>
      </w:pPr>
      <w:bookmarkStart w:id="59" w:name="_Toc47024483"/>
      <w:r w:rsidRPr="00B267AB">
        <w:rPr>
          <w:color w:val="auto"/>
          <w:sz w:val="24"/>
          <w:szCs w:val="24"/>
        </w:rPr>
        <w:t xml:space="preserve">Tabla </w:t>
      </w:r>
      <w:r w:rsidRPr="00B267AB">
        <w:rPr>
          <w:color w:val="auto"/>
          <w:sz w:val="24"/>
          <w:szCs w:val="24"/>
        </w:rPr>
        <w:fldChar w:fldCharType="begin"/>
      </w:r>
      <w:r w:rsidRPr="00B267AB">
        <w:rPr>
          <w:color w:val="auto"/>
          <w:sz w:val="24"/>
          <w:szCs w:val="24"/>
        </w:rPr>
        <w:instrText xml:space="preserve"> SEQ Tabla \* ARABIC </w:instrText>
      </w:r>
      <w:r w:rsidRPr="00B267AB">
        <w:rPr>
          <w:color w:val="auto"/>
          <w:sz w:val="24"/>
          <w:szCs w:val="24"/>
        </w:rPr>
        <w:fldChar w:fldCharType="separate"/>
      </w:r>
      <w:r w:rsidR="00381C8E">
        <w:rPr>
          <w:noProof/>
          <w:color w:val="auto"/>
          <w:sz w:val="24"/>
          <w:szCs w:val="24"/>
        </w:rPr>
        <w:t>12</w:t>
      </w:r>
      <w:r w:rsidRPr="00B267AB">
        <w:rPr>
          <w:color w:val="auto"/>
          <w:sz w:val="24"/>
          <w:szCs w:val="24"/>
        </w:rPr>
        <w:fldChar w:fldCharType="end"/>
      </w:r>
      <w:r w:rsidRPr="00B267AB">
        <w:rPr>
          <w:color w:val="auto"/>
          <w:sz w:val="24"/>
          <w:szCs w:val="24"/>
        </w:rPr>
        <w:t>. Duración estimada de las tareas 1.1 - 3.2 (CU06 y CU07) del equipo de desarrollo.</w:t>
      </w:r>
      <w:bookmarkEnd w:id="59"/>
    </w:p>
    <w:tbl>
      <w:tblPr>
        <w:tblStyle w:val="Tablaconcuadrcula"/>
        <w:tblW w:w="7933" w:type="dxa"/>
        <w:tblLook w:val="04A0" w:firstRow="1" w:lastRow="0" w:firstColumn="1" w:lastColumn="0" w:noHBand="0" w:noVBand="1"/>
      </w:tblPr>
      <w:tblGrid>
        <w:gridCol w:w="620"/>
        <w:gridCol w:w="5400"/>
        <w:gridCol w:w="1913"/>
      </w:tblGrid>
      <w:tr w:rsidR="00EC7CA5" w14:paraId="06DA0573" w14:textId="77777777" w:rsidTr="00B267AB">
        <w:tc>
          <w:tcPr>
            <w:tcW w:w="620" w:type="dxa"/>
          </w:tcPr>
          <w:p w14:paraId="0BAE2B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00" w:type="dxa"/>
          </w:tcPr>
          <w:p w14:paraId="33C83F4B"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13" w:type="dxa"/>
          </w:tcPr>
          <w:p w14:paraId="2431000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841D66F" w14:textId="77777777" w:rsidTr="00B267AB">
        <w:tc>
          <w:tcPr>
            <w:tcW w:w="620" w:type="dxa"/>
          </w:tcPr>
          <w:p w14:paraId="750FD382" w14:textId="77777777" w:rsidR="00EC7CA5" w:rsidRDefault="00EC7CA5" w:rsidP="00D47333">
            <w:pPr>
              <w:rPr>
                <w:rFonts w:eastAsia="Times New Roman" w:cs="Times New Roman"/>
                <w:szCs w:val="24"/>
              </w:rPr>
            </w:pPr>
          </w:p>
          <w:p w14:paraId="7B320E0C" w14:textId="77777777" w:rsidR="00EC7CA5" w:rsidRDefault="00EC7CA5" w:rsidP="00D47333">
            <w:pPr>
              <w:jc w:val="center"/>
              <w:rPr>
                <w:rFonts w:eastAsia="Times New Roman" w:cs="Times New Roman"/>
                <w:szCs w:val="24"/>
              </w:rPr>
            </w:pPr>
          </w:p>
          <w:p w14:paraId="4A51CAE2"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00" w:type="dxa"/>
          </w:tcPr>
          <w:p w14:paraId="3EE128ED"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EEBEA5B"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B8A923B" w14:textId="77777777" w:rsidR="00EC7CA5" w:rsidRDefault="00EC7CA5" w:rsidP="00D47333">
            <w:pPr>
              <w:rPr>
                <w:rFonts w:eastAsia="Times New Roman" w:cs="Times New Roman"/>
                <w:b/>
                <w:szCs w:val="24"/>
              </w:rPr>
            </w:pPr>
            <w:r>
              <w:rPr>
                <w:rFonts w:eastAsia="Times New Roman" w:cs="Times New Roman"/>
                <w:b/>
                <w:szCs w:val="24"/>
              </w:rPr>
              <w:t>Actividades:</w:t>
            </w:r>
          </w:p>
          <w:p w14:paraId="2E18ADDD" w14:textId="77777777" w:rsidR="00EC7CA5" w:rsidRDefault="00EC7CA5" w:rsidP="00525E5E">
            <w:pPr>
              <w:numPr>
                <w:ilvl w:val="0"/>
                <w:numId w:val="63"/>
              </w:numPr>
              <w:jc w:val="left"/>
              <w:rPr>
                <w:rFonts w:eastAsia="Times New Roman" w:cs="Times New Roman"/>
                <w:szCs w:val="24"/>
              </w:rPr>
            </w:pPr>
            <w:r>
              <w:rPr>
                <w:rFonts w:eastAsia="Times New Roman" w:cs="Times New Roman"/>
                <w:szCs w:val="24"/>
              </w:rPr>
              <w:t>Realizar el prototipado (diseño de la interfaz).</w:t>
            </w:r>
          </w:p>
          <w:p w14:paraId="03D2B54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13" w:type="dxa"/>
          </w:tcPr>
          <w:p w14:paraId="45803A68" w14:textId="77777777" w:rsidR="00EC7CA5" w:rsidRDefault="00EC7CA5" w:rsidP="00D47333">
            <w:pPr>
              <w:jc w:val="center"/>
              <w:rPr>
                <w:rFonts w:eastAsia="Times New Roman" w:cs="Times New Roman"/>
                <w:szCs w:val="24"/>
              </w:rPr>
            </w:pPr>
          </w:p>
          <w:p w14:paraId="634D7FAC" w14:textId="77777777" w:rsidR="00EC7CA5" w:rsidRDefault="00EC7CA5" w:rsidP="00D47333">
            <w:pPr>
              <w:jc w:val="center"/>
              <w:rPr>
                <w:rFonts w:eastAsia="Times New Roman" w:cs="Times New Roman"/>
                <w:szCs w:val="24"/>
              </w:rPr>
            </w:pPr>
          </w:p>
          <w:p w14:paraId="2F27C5CC" w14:textId="77777777" w:rsidR="00EC7CA5" w:rsidRDefault="00EC7CA5" w:rsidP="00D47333">
            <w:pPr>
              <w:jc w:val="center"/>
              <w:rPr>
                <w:rFonts w:eastAsia="Times New Roman" w:cs="Times New Roman"/>
                <w:szCs w:val="24"/>
              </w:rPr>
            </w:pPr>
          </w:p>
          <w:p w14:paraId="23DBF48F"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5DF8E57D" w14:textId="77777777" w:rsidTr="00B267AB">
        <w:tc>
          <w:tcPr>
            <w:tcW w:w="620" w:type="dxa"/>
          </w:tcPr>
          <w:p w14:paraId="20CC3AEA" w14:textId="77777777" w:rsidR="00EC7CA5" w:rsidRDefault="00EC7CA5" w:rsidP="00D47333">
            <w:pPr>
              <w:rPr>
                <w:rFonts w:eastAsia="Times New Roman" w:cs="Times New Roman"/>
                <w:szCs w:val="24"/>
              </w:rPr>
            </w:pPr>
          </w:p>
          <w:p w14:paraId="55FCEDA3" w14:textId="77777777" w:rsidR="00EC7CA5" w:rsidRDefault="00EC7CA5" w:rsidP="00D47333">
            <w:pPr>
              <w:jc w:val="center"/>
              <w:rPr>
                <w:rFonts w:eastAsia="Times New Roman" w:cs="Times New Roman"/>
                <w:szCs w:val="24"/>
              </w:rPr>
            </w:pPr>
          </w:p>
          <w:p w14:paraId="63355CC1"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00" w:type="dxa"/>
          </w:tcPr>
          <w:p w14:paraId="1134507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EFF1AA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3BAF42F4" w14:textId="77777777" w:rsidR="00EC7CA5" w:rsidRDefault="00EC7CA5" w:rsidP="00D47333">
            <w:pPr>
              <w:rPr>
                <w:rFonts w:eastAsia="Times New Roman" w:cs="Times New Roman"/>
                <w:szCs w:val="24"/>
              </w:rPr>
            </w:pPr>
            <w:r>
              <w:rPr>
                <w:rFonts w:eastAsia="Times New Roman" w:cs="Times New Roman"/>
                <w:b/>
                <w:szCs w:val="24"/>
              </w:rPr>
              <w:t>Actividades:</w:t>
            </w:r>
          </w:p>
          <w:p w14:paraId="4DA857E4"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clases.</w:t>
            </w:r>
          </w:p>
          <w:p w14:paraId="4E40AA15" w14:textId="77777777" w:rsidR="00EC7CA5" w:rsidRDefault="00EC7CA5" w:rsidP="00525E5E">
            <w:pPr>
              <w:numPr>
                <w:ilvl w:val="0"/>
                <w:numId w:val="64"/>
              </w:numPr>
              <w:jc w:val="left"/>
              <w:rPr>
                <w:rFonts w:eastAsia="Times New Roman" w:cs="Times New Roman"/>
                <w:szCs w:val="24"/>
              </w:rPr>
            </w:pPr>
            <w:r>
              <w:rPr>
                <w:rFonts w:eastAsia="Times New Roman" w:cs="Times New Roman"/>
                <w:szCs w:val="24"/>
              </w:rPr>
              <w:t>Diagrama de secuencia.</w:t>
            </w:r>
          </w:p>
          <w:p w14:paraId="21C9C2D2"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5443A7F0" w14:textId="77777777" w:rsidR="00EC7CA5" w:rsidRDefault="00EC7CA5" w:rsidP="00D47333">
            <w:pPr>
              <w:jc w:val="center"/>
              <w:rPr>
                <w:rFonts w:eastAsia="Times New Roman" w:cs="Times New Roman"/>
                <w:szCs w:val="24"/>
              </w:rPr>
            </w:pPr>
          </w:p>
          <w:p w14:paraId="428E7E20" w14:textId="77777777" w:rsidR="00EC7CA5" w:rsidRDefault="00EC7CA5" w:rsidP="00D47333">
            <w:pPr>
              <w:jc w:val="center"/>
              <w:rPr>
                <w:rFonts w:eastAsia="Times New Roman" w:cs="Times New Roman"/>
                <w:szCs w:val="24"/>
              </w:rPr>
            </w:pPr>
          </w:p>
          <w:p w14:paraId="6F896697" w14:textId="77777777" w:rsidR="00EC7CA5" w:rsidRDefault="00EC7CA5" w:rsidP="00D47333">
            <w:pPr>
              <w:jc w:val="center"/>
              <w:rPr>
                <w:rFonts w:eastAsia="Times New Roman" w:cs="Times New Roman"/>
                <w:szCs w:val="24"/>
              </w:rPr>
            </w:pPr>
          </w:p>
          <w:p w14:paraId="0531AE50" w14:textId="77777777" w:rsidR="00EC7CA5" w:rsidRDefault="00EC7CA5" w:rsidP="00D47333">
            <w:pPr>
              <w:jc w:val="center"/>
              <w:rPr>
                <w:rFonts w:eastAsia="Times New Roman" w:cs="Times New Roman"/>
                <w:szCs w:val="24"/>
              </w:rPr>
            </w:pPr>
            <w:r>
              <w:rPr>
                <w:rFonts w:eastAsia="Times New Roman" w:cs="Times New Roman"/>
                <w:szCs w:val="24"/>
              </w:rPr>
              <w:t>3</w:t>
            </w:r>
          </w:p>
        </w:tc>
      </w:tr>
      <w:tr w:rsidR="00EC7CA5" w14:paraId="58164826" w14:textId="77777777" w:rsidTr="00B267AB">
        <w:tc>
          <w:tcPr>
            <w:tcW w:w="620" w:type="dxa"/>
          </w:tcPr>
          <w:p w14:paraId="3088CF9E" w14:textId="77777777" w:rsidR="00EC7CA5" w:rsidRDefault="00EC7CA5" w:rsidP="00D47333">
            <w:pPr>
              <w:jc w:val="center"/>
              <w:rPr>
                <w:rFonts w:eastAsia="Times New Roman" w:cs="Times New Roman"/>
                <w:szCs w:val="24"/>
              </w:rPr>
            </w:pPr>
          </w:p>
          <w:p w14:paraId="0B91A6C2" w14:textId="77777777" w:rsidR="00EC7CA5" w:rsidRDefault="00EC7CA5" w:rsidP="00D47333">
            <w:pPr>
              <w:rPr>
                <w:rFonts w:eastAsia="Times New Roman" w:cs="Times New Roman"/>
                <w:szCs w:val="24"/>
              </w:rPr>
            </w:pPr>
          </w:p>
          <w:p w14:paraId="6DB72974"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00" w:type="dxa"/>
          </w:tcPr>
          <w:p w14:paraId="26BE443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6C4B122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1704096F" w14:textId="77777777" w:rsidR="00EC7CA5" w:rsidRDefault="00EC7CA5" w:rsidP="00D47333">
            <w:pPr>
              <w:rPr>
                <w:rFonts w:eastAsia="Times New Roman" w:cs="Times New Roman"/>
                <w:b/>
                <w:szCs w:val="24"/>
              </w:rPr>
            </w:pPr>
            <w:r>
              <w:rPr>
                <w:rFonts w:eastAsia="Times New Roman" w:cs="Times New Roman"/>
                <w:b/>
                <w:szCs w:val="24"/>
              </w:rPr>
              <w:t>Actividades:</w:t>
            </w:r>
          </w:p>
          <w:p w14:paraId="10EAA1B2"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Escribir/generar código.</w:t>
            </w:r>
          </w:p>
          <w:p w14:paraId="1449F040" w14:textId="77777777" w:rsidR="00EC7CA5" w:rsidRDefault="00EC7CA5" w:rsidP="00525E5E">
            <w:pPr>
              <w:numPr>
                <w:ilvl w:val="0"/>
                <w:numId w:val="65"/>
              </w:numPr>
              <w:jc w:val="left"/>
              <w:rPr>
                <w:rFonts w:eastAsia="Times New Roman" w:cs="Times New Roman"/>
                <w:szCs w:val="24"/>
              </w:rPr>
            </w:pPr>
            <w:r>
              <w:rPr>
                <w:rFonts w:eastAsia="Times New Roman" w:cs="Times New Roman"/>
                <w:szCs w:val="24"/>
              </w:rPr>
              <w:t>Diccionario de funciones o módulos.</w:t>
            </w:r>
          </w:p>
          <w:p w14:paraId="73927EC5"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56163C42" w14:textId="77777777" w:rsidR="00EC7CA5" w:rsidRDefault="00EC7CA5" w:rsidP="00D47333">
            <w:pPr>
              <w:jc w:val="center"/>
              <w:rPr>
                <w:rFonts w:eastAsia="Times New Roman" w:cs="Times New Roman"/>
                <w:szCs w:val="24"/>
              </w:rPr>
            </w:pPr>
          </w:p>
          <w:p w14:paraId="2E129103" w14:textId="77777777" w:rsidR="00EC7CA5" w:rsidRDefault="00EC7CA5" w:rsidP="00D47333">
            <w:pPr>
              <w:jc w:val="center"/>
              <w:rPr>
                <w:rFonts w:eastAsia="Times New Roman" w:cs="Times New Roman"/>
                <w:szCs w:val="24"/>
              </w:rPr>
            </w:pPr>
          </w:p>
          <w:p w14:paraId="1951DC2F" w14:textId="77777777" w:rsidR="00EC7CA5" w:rsidRDefault="00EC7CA5" w:rsidP="00D47333">
            <w:pPr>
              <w:jc w:val="center"/>
              <w:rPr>
                <w:rFonts w:eastAsia="Times New Roman" w:cs="Times New Roman"/>
                <w:szCs w:val="24"/>
              </w:rPr>
            </w:pPr>
            <w:r>
              <w:rPr>
                <w:rFonts w:eastAsia="Times New Roman" w:cs="Times New Roman"/>
                <w:szCs w:val="24"/>
              </w:rPr>
              <w:t>7</w:t>
            </w:r>
          </w:p>
          <w:p w14:paraId="7478C479" w14:textId="77777777" w:rsidR="00EC7CA5" w:rsidRDefault="00EC7CA5" w:rsidP="00D47333">
            <w:pPr>
              <w:jc w:val="center"/>
              <w:rPr>
                <w:rFonts w:eastAsia="Times New Roman" w:cs="Times New Roman"/>
                <w:szCs w:val="24"/>
              </w:rPr>
            </w:pPr>
          </w:p>
        </w:tc>
      </w:tr>
    </w:tbl>
    <w:p w14:paraId="69DAACC0" w14:textId="0A4F5FBD" w:rsidR="00EC7CA5" w:rsidRDefault="00EC7CA5" w:rsidP="00EB3FB9">
      <w:pPr>
        <w:spacing w:line="240" w:lineRule="auto"/>
        <w:rPr>
          <w:rFonts w:eastAsia="Times New Roman" w:cs="Times New Roman"/>
          <w:b/>
          <w:szCs w:val="24"/>
        </w:rPr>
      </w:pPr>
    </w:p>
    <w:p w14:paraId="2218955A" w14:textId="4F1AD975" w:rsidR="00B267AB" w:rsidRPr="00B267AB" w:rsidRDefault="00B267AB" w:rsidP="00EC36CF">
      <w:pPr>
        <w:spacing w:line="240" w:lineRule="auto"/>
        <w:ind w:firstLine="0"/>
        <w:rPr>
          <w:rFonts w:eastAsia="Times New Roman" w:cs="Times New Roman"/>
          <w:bCs/>
          <w:sz w:val="20"/>
          <w:szCs w:val="20"/>
        </w:rPr>
      </w:pPr>
      <w:r w:rsidRPr="00B267AB">
        <w:rPr>
          <w:rFonts w:eastAsia="Times New Roman" w:cs="Times New Roman"/>
          <w:bCs/>
          <w:i/>
          <w:iCs/>
          <w:sz w:val="20"/>
          <w:szCs w:val="20"/>
        </w:rPr>
        <w:t xml:space="preserve">Nota: </w:t>
      </w:r>
      <w:r w:rsidRPr="00B267AB">
        <w:rPr>
          <w:rFonts w:eastAsia="Times New Roman" w:cs="Times New Roman"/>
          <w:bCs/>
          <w:sz w:val="20"/>
          <w:szCs w:val="20"/>
        </w:rPr>
        <w:t>Elaboración propia.</w:t>
      </w:r>
    </w:p>
    <w:p w14:paraId="05221E84" w14:textId="77777777" w:rsidR="00EC7CA5" w:rsidRDefault="00EC7CA5" w:rsidP="00EB3FB9">
      <w:pPr>
        <w:ind w:firstLine="0"/>
        <w:rPr>
          <w:rFonts w:eastAsia="Times New Roman" w:cs="Times New Roman"/>
          <w:b/>
          <w:szCs w:val="24"/>
        </w:rPr>
      </w:pPr>
      <w:r>
        <w:rPr>
          <w:rFonts w:eastAsia="Times New Roman" w:cs="Times New Roman"/>
          <w:b/>
          <w:szCs w:val="24"/>
        </w:rPr>
        <w:lastRenderedPageBreak/>
        <w:t>Caso de uso #05</w:t>
      </w:r>
    </w:p>
    <w:p w14:paraId="615DD32B" w14:textId="5BD5A9FC" w:rsidR="00EC7CA5" w:rsidRDefault="00EC7CA5" w:rsidP="00EB3FB9">
      <w:pPr>
        <w:ind w:firstLine="0"/>
        <w:rPr>
          <w:rFonts w:eastAsia="Times New Roman" w:cs="Times New Roman"/>
          <w:b/>
          <w:szCs w:val="24"/>
        </w:rPr>
      </w:pPr>
      <w:r>
        <w:rPr>
          <w:rFonts w:eastAsia="Times New Roman" w:cs="Times New Roman"/>
          <w:b/>
          <w:szCs w:val="24"/>
        </w:rPr>
        <w:t>Nombre CU05: Crear estación (tabla parámetro)</w:t>
      </w:r>
    </w:p>
    <w:p w14:paraId="6ABF24C1" w14:textId="23AFF57D" w:rsidR="00EC36CF" w:rsidRPr="00EC36CF" w:rsidRDefault="00EC36CF" w:rsidP="00EC36CF">
      <w:pPr>
        <w:pStyle w:val="Descripcin"/>
        <w:keepNext/>
        <w:ind w:firstLine="0"/>
        <w:rPr>
          <w:color w:val="auto"/>
          <w:sz w:val="24"/>
          <w:szCs w:val="24"/>
        </w:rPr>
      </w:pPr>
      <w:bookmarkStart w:id="60" w:name="_Toc47024484"/>
      <w:r w:rsidRPr="00EC36CF">
        <w:rPr>
          <w:color w:val="auto"/>
          <w:sz w:val="24"/>
          <w:szCs w:val="24"/>
        </w:rPr>
        <w:t xml:space="preserve">Tabla </w:t>
      </w:r>
      <w:r w:rsidRPr="00EC36CF">
        <w:rPr>
          <w:color w:val="auto"/>
          <w:sz w:val="24"/>
          <w:szCs w:val="24"/>
        </w:rPr>
        <w:fldChar w:fldCharType="begin"/>
      </w:r>
      <w:r w:rsidRPr="00EC36CF">
        <w:rPr>
          <w:color w:val="auto"/>
          <w:sz w:val="24"/>
          <w:szCs w:val="24"/>
        </w:rPr>
        <w:instrText xml:space="preserve"> SEQ Tabla \* ARABIC </w:instrText>
      </w:r>
      <w:r w:rsidRPr="00EC36CF">
        <w:rPr>
          <w:color w:val="auto"/>
          <w:sz w:val="24"/>
          <w:szCs w:val="24"/>
        </w:rPr>
        <w:fldChar w:fldCharType="separate"/>
      </w:r>
      <w:r w:rsidR="00381C8E">
        <w:rPr>
          <w:noProof/>
          <w:color w:val="auto"/>
          <w:sz w:val="24"/>
          <w:szCs w:val="24"/>
        </w:rPr>
        <w:t>13</w:t>
      </w:r>
      <w:r w:rsidRPr="00EC36CF">
        <w:rPr>
          <w:color w:val="auto"/>
          <w:sz w:val="24"/>
          <w:szCs w:val="24"/>
        </w:rPr>
        <w:fldChar w:fldCharType="end"/>
      </w:r>
      <w:r w:rsidRPr="00EC36CF">
        <w:rPr>
          <w:color w:val="auto"/>
          <w:sz w:val="24"/>
          <w:szCs w:val="24"/>
        </w:rPr>
        <w:t>. Duración estimada de las tareas 1.1 - 3.2 (CU05) del equipo de desarrollo.</w:t>
      </w:r>
      <w:bookmarkEnd w:id="60"/>
    </w:p>
    <w:tbl>
      <w:tblPr>
        <w:tblStyle w:val="Tablaconcuadrcula"/>
        <w:tblW w:w="7933" w:type="dxa"/>
        <w:tblLook w:val="04A0" w:firstRow="1" w:lastRow="0" w:firstColumn="1" w:lastColumn="0" w:noHBand="0" w:noVBand="1"/>
      </w:tblPr>
      <w:tblGrid>
        <w:gridCol w:w="620"/>
        <w:gridCol w:w="5400"/>
        <w:gridCol w:w="1913"/>
      </w:tblGrid>
      <w:tr w:rsidR="00EC7CA5" w14:paraId="4C2EB017" w14:textId="77777777" w:rsidTr="00EC36CF">
        <w:tc>
          <w:tcPr>
            <w:tcW w:w="620" w:type="dxa"/>
          </w:tcPr>
          <w:p w14:paraId="677AF57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00" w:type="dxa"/>
          </w:tcPr>
          <w:p w14:paraId="7327655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13" w:type="dxa"/>
          </w:tcPr>
          <w:p w14:paraId="496895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AF85D2F" w14:textId="77777777" w:rsidTr="00EC36CF">
        <w:tc>
          <w:tcPr>
            <w:tcW w:w="620" w:type="dxa"/>
          </w:tcPr>
          <w:p w14:paraId="362641AA" w14:textId="77777777" w:rsidR="00EC7CA5" w:rsidRDefault="00EC7CA5" w:rsidP="00D47333">
            <w:pPr>
              <w:rPr>
                <w:rFonts w:eastAsia="Times New Roman" w:cs="Times New Roman"/>
                <w:szCs w:val="24"/>
              </w:rPr>
            </w:pPr>
          </w:p>
          <w:p w14:paraId="74B1F264" w14:textId="77777777" w:rsidR="00EC7CA5" w:rsidRDefault="00EC7CA5" w:rsidP="00D47333">
            <w:pPr>
              <w:jc w:val="center"/>
              <w:rPr>
                <w:rFonts w:eastAsia="Times New Roman" w:cs="Times New Roman"/>
                <w:szCs w:val="24"/>
              </w:rPr>
            </w:pPr>
          </w:p>
          <w:p w14:paraId="69ACEC26"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00" w:type="dxa"/>
          </w:tcPr>
          <w:p w14:paraId="29EC578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6AE6BB3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30A84F3F" w14:textId="77777777" w:rsidR="00EC7CA5" w:rsidRDefault="00EC7CA5" w:rsidP="00D47333">
            <w:pPr>
              <w:rPr>
                <w:rFonts w:eastAsia="Times New Roman" w:cs="Times New Roman"/>
                <w:b/>
                <w:szCs w:val="24"/>
              </w:rPr>
            </w:pPr>
            <w:r>
              <w:rPr>
                <w:rFonts w:eastAsia="Times New Roman" w:cs="Times New Roman"/>
                <w:b/>
                <w:szCs w:val="24"/>
              </w:rPr>
              <w:t>Actividades:</w:t>
            </w:r>
          </w:p>
          <w:p w14:paraId="43F4F4E2" w14:textId="77777777" w:rsidR="00EC7CA5" w:rsidRDefault="00EC7CA5" w:rsidP="00525E5E">
            <w:pPr>
              <w:numPr>
                <w:ilvl w:val="0"/>
                <w:numId w:val="66"/>
              </w:numPr>
              <w:jc w:val="left"/>
              <w:rPr>
                <w:rFonts w:eastAsia="Times New Roman" w:cs="Times New Roman"/>
                <w:szCs w:val="24"/>
              </w:rPr>
            </w:pPr>
            <w:r>
              <w:rPr>
                <w:rFonts w:eastAsia="Times New Roman" w:cs="Times New Roman"/>
                <w:szCs w:val="24"/>
              </w:rPr>
              <w:t>Realizar el prototipado (diseño de la interfaz).</w:t>
            </w:r>
          </w:p>
          <w:p w14:paraId="27636981"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13" w:type="dxa"/>
          </w:tcPr>
          <w:p w14:paraId="2BD346D1" w14:textId="77777777" w:rsidR="00EC7CA5" w:rsidRDefault="00EC7CA5" w:rsidP="00D47333">
            <w:pPr>
              <w:jc w:val="center"/>
              <w:rPr>
                <w:rFonts w:eastAsia="Times New Roman" w:cs="Times New Roman"/>
                <w:szCs w:val="24"/>
              </w:rPr>
            </w:pPr>
          </w:p>
          <w:p w14:paraId="6350884E" w14:textId="77777777" w:rsidR="00EC7CA5" w:rsidRDefault="00EC7CA5" w:rsidP="00D47333">
            <w:pPr>
              <w:jc w:val="center"/>
              <w:rPr>
                <w:rFonts w:eastAsia="Times New Roman" w:cs="Times New Roman"/>
                <w:szCs w:val="24"/>
              </w:rPr>
            </w:pPr>
          </w:p>
          <w:p w14:paraId="238A0403" w14:textId="77777777" w:rsidR="00EC7CA5" w:rsidRDefault="00EC7CA5" w:rsidP="00D47333">
            <w:pPr>
              <w:jc w:val="center"/>
              <w:rPr>
                <w:rFonts w:eastAsia="Times New Roman" w:cs="Times New Roman"/>
                <w:szCs w:val="24"/>
              </w:rPr>
            </w:pPr>
          </w:p>
          <w:p w14:paraId="00C89B3E"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67A69285" w14:textId="77777777" w:rsidTr="00EC36CF">
        <w:tc>
          <w:tcPr>
            <w:tcW w:w="620" w:type="dxa"/>
          </w:tcPr>
          <w:p w14:paraId="151BAEBE" w14:textId="77777777" w:rsidR="00EC7CA5" w:rsidRDefault="00EC7CA5" w:rsidP="00D47333">
            <w:pPr>
              <w:rPr>
                <w:rFonts w:eastAsia="Times New Roman" w:cs="Times New Roman"/>
                <w:szCs w:val="24"/>
              </w:rPr>
            </w:pPr>
          </w:p>
          <w:p w14:paraId="620B65C2" w14:textId="77777777" w:rsidR="00EC7CA5" w:rsidRDefault="00EC7CA5" w:rsidP="00D47333">
            <w:pPr>
              <w:jc w:val="center"/>
              <w:rPr>
                <w:rFonts w:eastAsia="Times New Roman" w:cs="Times New Roman"/>
                <w:szCs w:val="24"/>
              </w:rPr>
            </w:pPr>
          </w:p>
          <w:p w14:paraId="6A4BA48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00" w:type="dxa"/>
          </w:tcPr>
          <w:p w14:paraId="72F46194"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245058F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39729CE1" w14:textId="77777777" w:rsidR="00EC7CA5" w:rsidRDefault="00EC7CA5" w:rsidP="00D47333">
            <w:pPr>
              <w:rPr>
                <w:rFonts w:eastAsia="Times New Roman" w:cs="Times New Roman"/>
                <w:szCs w:val="24"/>
              </w:rPr>
            </w:pPr>
            <w:r>
              <w:rPr>
                <w:rFonts w:eastAsia="Times New Roman" w:cs="Times New Roman"/>
                <w:b/>
                <w:szCs w:val="24"/>
              </w:rPr>
              <w:t>Actividades:</w:t>
            </w:r>
          </w:p>
          <w:p w14:paraId="7CF93BB3"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clases.</w:t>
            </w:r>
          </w:p>
          <w:p w14:paraId="00744BAD" w14:textId="77777777" w:rsidR="00EC7CA5" w:rsidRDefault="00EC7CA5" w:rsidP="00525E5E">
            <w:pPr>
              <w:numPr>
                <w:ilvl w:val="0"/>
                <w:numId w:val="67"/>
              </w:numPr>
              <w:jc w:val="left"/>
              <w:rPr>
                <w:rFonts w:eastAsia="Times New Roman" w:cs="Times New Roman"/>
                <w:szCs w:val="24"/>
              </w:rPr>
            </w:pPr>
            <w:r>
              <w:rPr>
                <w:rFonts w:eastAsia="Times New Roman" w:cs="Times New Roman"/>
                <w:szCs w:val="24"/>
              </w:rPr>
              <w:t>Diagrama de secuencia.</w:t>
            </w:r>
          </w:p>
          <w:p w14:paraId="0887D2E4"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5DB21A4B" w14:textId="77777777" w:rsidR="00EC7CA5" w:rsidRDefault="00EC7CA5" w:rsidP="00D47333">
            <w:pPr>
              <w:jc w:val="center"/>
              <w:rPr>
                <w:rFonts w:eastAsia="Times New Roman" w:cs="Times New Roman"/>
                <w:szCs w:val="24"/>
              </w:rPr>
            </w:pPr>
          </w:p>
          <w:p w14:paraId="14A78DB2" w14:textId="77777777" w:rsidR="00EC7CA5" w:rsidRDefault="00EC7CA5" w:rsidP="00D47333">
            <w:pPr>
              <w:jc w:val="center"/>
              <w:rPr>
                <w:rFonts w:eastAsia="Times New Roman" w:cs="Times New Roman"/>
                <w:szCs w:val="24"/>
              </w:rPr>
            </w:pPr>
          </w:p>
          <w:p w14:paraId="7AF3AABF" w14:textId="77777777" w:rsidR="00EC7CA5" w:rsidRDefault="00EC7CA5" w:rsidP="00D47333">
            <w:pPr>
              <w:jc w:val="center"/>
              <w:rPr>
                <w:rFonts w:eastAsia="Times New Roman" w:cs="Times New Roman"/>
                <w:szCs w:val="24"/>
              </w:rPr>
            </w:pPr>
          </w:p>
          <w:p w14:paraId="70EA4D5B"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70CA21" w14:textId="77777777" w:rsidTr="00EC36CF">
        <w:tc>
          <w:tcPr>
            <w:tcW w:w="620" w:type="dxa"/>
          </w:tcPr>
          <w:p w14:paraId="7C4FD8E5" w14:textId="77777777" w:rsidR="00EC7CA5" w:rsidRDefault="00EC7CA5" w:rsidP="00D47333">
            <w:pPr>
              <w:jc w:val="center"/>
              <w:rPr>
                <w:rFonts w:eastAsia="Times New Roman" w:cs="Times New Roman"/>
                <w:szCs w:val="24"/>
              </w:rPr>
            </w:pPr>
          </w:p>
          <w:p w14:paraId="1E40CE91" w14:textId="77777777" w:rsidR="00EC7CA5" w:rsidRDefault="00EC7CA5" w:rsidP="00D47333">
            <w:pPr>
              <w:rPr>
                <w:rFonts w:eastAsia="Times New Roman" w:cs="Times New Roman"/>
                <w:szCs w:val="24"/>
              </w:rPr>
            </w:pPr>
          </w:p>
          <w:p w14:paraId="37415071"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00" w:type="dxa"/>
          </w:tcPr>
          <w:p w14:paraId="5FB7C8A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898B09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04BA699F" w14:textId="77777777" w:rsidR="00EC7CA5" w:rsidRDefault="00EC7CA5" w:rsidP="00D47333">
            <w:pPr>
              <w:rPr>
                <w:rFonts w:eastAsia="Times New Roman" w:cs="Times New Roman"/>
                <w:b/>
                <w:szCs w:val="24"/>
              </w:rPr>
            </w:pPr>
            <w:r>
              <w:rPr>
                <w:rFonts w:eastAsia="Times New Roman" w:cs="Times New Roman"/>
                <w:b/>
                <w:szCs w:val="24"/>
              </w:rPr>
              <w:t>Actividades:</w:t>
            </w:r>
          </w:p>
          <w:p w14:paraId="7E729C0D"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Escribir/generar código.</w:t>
            </w:r>
          </w:p>
          <w:p w14:paraId="0DD98DC5" w14:textId="77777777" w:rsidR="00EC7CA5" w:rsidRDefault="00EC7CA5" w:rsidP="00525E5E">
            <w:pPr>
              <w:numPr>
                <w:ilvl w:val="0"/>
                <w:numId w:val="68"/>
              </w:numPr>
              <w:jc w:val="left"/>
              <w:rPr>
                <w:rFonts w:eastAsia="Times New Roman" w:cs="Times New Roman"/>
                <w:szCs w:val="24"/>
              </w:rPr>
            </w:pPr>
            <w:r>
              <w:rPr>
                <w:rFonts w:eastAsia="Times New Roman" w:cs="Times New Roman"/>
                <w:szCs w:val="24"/>
              </w:rPr>
              <w:t>Diccionario de funciones o módulos.</w:t>
            </w:r>
          </w:p>
          <w:p w14:paraId="6E20798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6EE354BC" w14:textId="77777777" w:rsidR="00EC7CA5" w:rsidRDefault="00EC7CA5" w:rsidP="00D47333">
            <w:pPr>
              <w:jc w:val="center"/>
              <w:rPr>
                <w:rFonts w:eastAsia="Times New Roman" w:cs="Times New Roman"/>
                <w:szCs w:val="24"/>
              </w:rPr>
            </w:pPr>
          </w:p>
          <w:p w14:paraId="223693BB" w14:textId="77777777" w:rsidR="00EC7CA5" w:rsidRDefault="00EC7CA5" w:rsidP="00D47333">
            <w:pPr>
              <w:jc w:val="center"/>
              <w:rPr>
                <w:rFonts w:eastAsia="Times New Roman" w:cs="Times New Roman"/>
                <w:szCs w:val="24"/>
              </w:rPr>
            </w:pPr>
          </w:p>
          <w:p w14:paraId="22CE21E9" w14:textId="77777777" w:rsidR="00EC7CA5" w:rsidRDefault="00EC7CA5" w:rsidP="00D47333">
            <w:pPr>
              <w:jc w:val="center"/>
              <w:rPr>
                <w:rFonts w:eastAsia="Times New Roman" w:cs="Times New Roman"/>
                <w:szCs w:val="24"/>
              </w:rPr>
            </w:pPr>
            <w:r>
              <w:rPr>
                <w:rFonts w:eastAsia="Times New Roman" w:cs="Times New Roman"/>
                <w:szCs w:val="24"/>
              </w:rPr>
              <w:t>18</w:t>
            </w:r>
          </w:p>
          <w:p w14:paraId="58F7AB3B" w14:textId="77777777" w:rsidR="00EC7CA5" w:rsidRDefault="00EC7CA5" w:rsidP="00D47333">
            <w:pPr>
              <w:jc w:val="center"/>
              <w:rPr>
                <w:rFonts w:eastAsia="Times New Roman" w:cs="Times New Roman"/>
                <w:szCs w:val="24"/>
              </w:rPr>
            </w:pPr>
          </w:p>
        </w:tc>
      </w:tr>
    </w:tbl>
    <w:p w14:paraId="720729B4" w14:textId="77777777" w:rsidR="00EC7CA5" w:rsidRDefault="00EC7CA5" w:rsidP="00EB3FB9">
      <w:pPr>
        <w:spacing w:line="240" w:lineRule="auto"/>
        <w:rPr>
          <w:rFonts w:eastAsia="Times New Roman" w:cs="Times New Roman"/>
          <w:b/>
          <w:szCs w:val="24"/>
        </w:rPr>
      </w:pPr>
    </w:p>
    <w:p w14:paraId="0BF43BD7" w14:textId="7F7DC7B3" w:rsidR="00EC36CF" w:rsidRPr="00EC36CF" w:rsidRDefault="00EC36CF" w:rsidP="00EB3FB9">
      <w:pPr>
        <w:ind w:firstLine="0"/>
        <w:rPr>
          <w:rFonts w:eastAsia="Times New Roman" w:cs="Times New Roman"/>
          <w:bCs/>
          <w:sz w:val="20"/>
          <w:szCs w:val="20"/>
        </w:rPr>
      </w:pPr>
      <w:r w:rsidRPr="00EC36CF">
        <w:rPr>
          <w:rFonts w:eastAsia="Times New Roman" w:cs="Times New Roman"/>
          <w:bCs/>
          <w:i/>
          <w:iCs/>
          <w:sz w:val="20"/>
          <w:szCs w:val="20"/>
        </w:rPr>
        <w:t xml:space="preserve">Nota: </w:t>
      </w:r>
      <w:r w:rsidRPr="00EC36CF">
        <w:rPr>
          <w:rFonts w:eastAsia="Times New Roman" w:cs="Times New Roman"/>
          <w:bCs/>
          <w:sz w:val="20"/>
          <w:szCs w:val="20"/>
        </w:rPr>
        <w:t>Elaboración propia.</w:t>
      </w:r>
    </w:p>
    <w:p w14:paraId="17D7D6CE" w14:textId="348FCE90" w:rsidR="00EC7CA5" w:rsidRDefault="00EC7CA5" w:rsidP="00EB3FB9">
      <w:pPr>
        <w:ind w:firstLine="0"/>
        <w:rPr>
          <w:rFonts w:eastAsia="Times New Roman" w:cs="Times New Roman"/>
          <w:b/>
          <w:szCs w:val="24"/>
        </w:rPr>
      </w:pPr>
      <w:r>
        <w:rPr>
          <w:rFonts w:eastAsia="Times New Roman" w:cs="Times New Roman"/>
          <w:b/>
          <w:szCs w:val="24"/>
        </w:rPr>
        <w:t>Caso de uso #01</w:t>
      </w:r>
    </w:p>
    <w:p w14:paraId="2C786576" w14:textId="1D05906E" w:rsidR="00EC7CA5" w:rsidRDefault="00EC7CA5" w:rsidP="00EB3FB9">
      <w:pPr>
        <w:ind w:firstLine="0"/>
        <w:rPr>
          <w:rFonts w:eastAsia="Times New Roman" w:cs="Times New Roman"/>
          <w:b/>
          <w:szCs w:val="24"/>
        </w:rPr>
      </w:pPr>
      <w:r>
        <w:rPr>
          <w:rFonts w:eastAsia="Times New Roman" w:cs="Times New Roman"/>
          <w:b/>
          <w:szCs w:val="24"/>
        </w:rPr>
        <w:t>Nombre CU01: Conectar con estación FTP</w:t>
      </w:r>
    </w:p>
    <w:p w14:paraId="7A28A18E" w14:textId="29BBA454" w:rsidR="00B331D1" w:rsidRPr="00B331D1" w:rsidRDefault="00B331D1" w:rsidP="00B331D1">
      <w:pPr>
        <w:pStyle w:val="Descripcin"/>
        <w:keepNext/>
        <w:ind w:firstLine="0"/>
        <w:rPr>
          <w:color w:val="auto"/>
          <w:sz w:val="24"/>
          <w:szCs w:val="24"/>
        </w:rPr>
      </w:pPr>
      <w:bookmarkStart w:id="61" w:name="_Toc47024485"/>
      <w:r w:rsidRPr="00B331D1">
        <w:rPr>
          <w:color w:val="auto"/>
          <w:sz w:val="24"/>
          <w:szCs w:val="24"/>
        </w:rPr>
        <w:t xml:space="preserve">Tabla </w:t>
      </w:r>
      <w:r w:rsidRPr="00B331D1">
        <w:rPr>
          <w:color w:val="auto"/>
          <w:sz w:val="24"/>
          <w:szCs w:val="24"/>
        </w:rPr>
        <w:fldChar w:fldCharType="begin"/>
      </w:r>
      <w:r w:rsidRPr="00B331D1">
        <w:rPr>
          <w:color w:val="auto"/>
          <w:sz w:val="24"/>
          <w:szCs w:val="24"/>
        </w:rPr>
        <w:instrText xml:space="preserve"> SEQ Tabla \* ARABIC </w:instrText>
      </w:r>
      <w:r w:rsidRPr="00B331D1">
        <w:rPr>
          <w:color w:val="auto"/>
          <w:sz w:val="24"/>
          <w:szCs w:val="24"/>
        </w:rPr>
        <w:fldChar w:fldCharType="separate"/>
      </w:r>
      <w:r w:rsidR="00381C8E">
        <w:rPr>
          <w:noProof/>
          <w:color w:val="auto"/>
          <w:sz w:val="24"/>
          <w:szCs w:val="24"/>
        </w:rPr>
        <w:t>14</w:t>
      </w:r>
      <w:r w:rsidRPr="00B331D1">
        <w:rPr>
          <w:color w:val="auto"/>
          <w:sz w:val="24"/>
          <w:szCs w:val="24"/>
        </w:rPr>
        <w:fldChar w:fldCharType="end"/>
      </w:r>
      <w:r w:rsidRPr="00B331D1">
        <w:rPr>
          <w:color w:val="auto"/>
          <w:sz w:val="24"/>
          <w:szCs w:val="24"/>
        </w:rPr>
        <w:t>. Duración estimada de las tareas 1.1 - 3.2 (CU01) del equipo de desarrollo.</w:t>
      </w:r>
      <w:bookmarkEnd w:id="61"/>
    </w:p>
    <w:tbl>
      <w:tblPr>
        <w:tblStyle w:val="Tablaconcuadrcula"/>
        <w:tblW w:w="7933" w:type="dxa"/>
        <w:tblLook w:val="04A0" w:firstRow="1" w:lastRow="0" w:firstColumn="1" w:lastColumn="0" w:noHBand="0" w:noVBand="1"/>
      </w:tblPr>
      <w:tblGrid>
        <w:gridCol w:w="620"/>
        <w:gridCol w:w="5400"/>
        <w:gridCol w:w="1913"/>
      </w:tblGrid>
      <w:tr w:rsidR="00EC7CA5" w14:paraId="71B377EE" w14:textId="77777777" w:rsidTr="00B331D1">
        <w:tc>
          <w:tcPr>
            <w:tcW w:w="620" w:type="dxa"/>
          </w:tcPr>
          <w:p w14:paraId="21D92960"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00" w:type="dxa"/>
          </w:tcPr>
          <w:p w14:paraId="2315029F"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13" w:type="dxa"/>
          </w:tcPr>
          <w:p w14:paraId="781250D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8FFD0E4" w14:textId="77777777" w:rsidTr="00B331D1">
        <w:tc>
          <w:tcPr>
            <w:tcW w:w="620" w:type="dxa"/>
          </w:tcPr>
          <w:p w14:paraId="0D0CD82E" w14:textId="77777777" w:rsidR="00EC7CA5" w:rsidRDefault="00EC7CA5" w:rsidP="00D47333">
            <w:pPr>
              <w:rPr>
                <w:rFonts w:eastAsia="Times New Roman" w:cs="Times New Roman"/>
                <w:szCs w:val="24"/>
              </w:rPr>
            </w:pPr>
          </w:p>
          <w:p w14:paraId="40CE13C9" w14:textId="77777777" w:rsidR="00EC7CA5" w:rsidRDefault="00EC7CA5" w:rsidP="00D47333">
            <w:pPr>
              <w:jc w:val="center"/>
              <w:rPr>
                <w:rFonts w:eastAsia="Times New Roman" w:cs="Times New Roman"/>
                <w:szCs w:val="24"/>
              </w:rPr>
            </w:pPr>
          </w:p>
          <w:p w14:paraId="3CD9CCE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00" w:type="dxa"/>
          </w:tcPr>
          <w:p w14:paraId="0A968D51"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4CB8164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D3B3799" w14:textId="77777777" w:rsidR="00EC7CA5" w:rsidRDefault="00EC7CA5" w:rsidP="00D47333">
            <w:pPr>
              <w:rPr>
                <w:rFonts w:eastAsia="Times New Roman" w:cs="Times New Roman"/>
                <w:b/>
                <w:szCs w:val="24"/>
              </w:rPr>
            </w:pPr>
            <w:r>
              <w:rPr>
                <w:rFonts w:eastAsia="Times New Roman" w:cs="Times New Roman"/>
                <w:b/>
                <w:szCs w:val="24"/>
              </w:rPr>
              <w:t>Actividades:</w:t>
            </w:r>
          </w:p>
          <w:p w14:paraId="73D0BCF3" w14:textId="77777777" w:rsidR="00EC7CA5" w:rsidRDefault="00EC7CA5" w:rsidP="00525E5E">
            <w:pPr>
              <w:numPr>
                <w:ilvl w:val="0"/>
                <w:numId w:val="69"/>
              </w:numPr>
              <w:jc w:val="left"/>
              <w:rPr>
                <w:rFonts w:eastAsia="Times New Roman" w:cs="Times New Roman"/>
                <w:szCs w:val="24"/>
              </w:rPr>
            </w:pPr>
            <w:r>
              <w:rPr>
                <w:rFonts w:eastAsia="Times New Roman" w:cs="Times New Roman"/>
                <w:szCs w:val="24"/>
              </w:rPr>
              <w:t>Realizar el prototipado (diseño de la interfaz).</w:t>
            </w:r>
          </w:p>
          <w:p w14:paraId="29EDA459"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13" w:type="dxa"/>
          </w:tcPr>
          <w:p w14:paraId="1CC6BDBB" w14:textId="77777777" w:rsidR="00EC7CA5" w:rsidRDefault="00EC7CA5" w:rsidP="00D47333">
            <w:pPr>
              <w:jc w:val="center"/>
              <w:rPr>
                <w:rFonts w:eastAsia="Times New Roman" w:cs="Times New Roman"/>
                <w:szCs w:val="24"/>
              </w:rPr>
            </w:pPr>
          </w:p>
          <w:p w14:paraId="0F6968C8" w14:textId="77777777" w:rsidR="00EC7CA5" w:rsidRDefault="00EC7CA5" w:rsidP="00D47333">
            <w:pPr>
              <w:jc w:val="center"/>
              <w:rPr>
                <w:rFonts w:eastAsia="Times New Roman" w:cs="Times New Roman"/>
                <w:szCs w:val="24"/>
              </w:rPr>
            </w:pPr>
          </w:p>
          <w:p w14:paraId="59E57CD3" w14:textId="77777777" w:rsidR="00EC7CA5" w:rsidRDefault="00EC7CA5" w:rsidP="00D47333">
            <w:pPr>
              <w:jc w:val="center"/>
              <w:rPr>
                <w:rFonts w:eastAsia="Times New Roman" w:cs="Times New Roman"/>
                <w:szCs w:val="24"/>
              </w:rPr>
            </w:pPr>
          </w:p>
          <w:p w14:paraId="53F27F05" w14:textId="77777777" w:rsidR="00EC7CA5" w:rsidRDefault="00EC7CA5" w:rsidP="00D47333">
            <w:pPr>
              <w:jc w:val="center"/>
              <w:rPr>
                <w:rFonts w:eastAsia="Times New Roman" w:cs="Times New Roman"/>
                <w:szCs w:val="24"/>
              </w:rPr>
            </w:pPr>
            <w:r>
              <w:rPr>
                <w:rFonts w:eastAsia="Times New Roman" w:cs="Times New Roman"/>
                <w:szCs w:val="24"/>
              </w:rPr>
              <w:t>7</w:t>
            </w:r>
          </w:p>
        </w:tc>
      </w:tr>
      <w:tr w:rsidR="00EC7CA5" w14:paraId="7BD04648" w14:textId="77777777" w:rsidTr="00B331D1">
        <w:tc>
          <w:tcPr>
            <w:tcW w:w="620" w:type="dxa"/>
          </w:tcPr>
          <w:p w14:paraId="28FD67C9" w14:textId="77777777" w:rsidR="00EC7CA5" w:rsidRDefault="00EC7CA5" w:rsidP="00D47333">
            <w:pPr>
              <w:rPr>
                <w:rFonts w:eastAsia="Times New Roman" w:cs="Times New Roman"/>
                <w:szCs w:val="24"/>
              </w:rPr>
            </w:pPr>
          </w:p>
          <w:p w14:paraId="1C836343" w14:textId="77777777" w:rsidR="00EC7CA5" w:rsidRDefault="00EC7CA5" w:rsidP="00D47333">
            <w:pPr>
              <w:jc w:val="center"/>
              <w:rPr>
                <w:rFonts w:eastAsia="Times New Roman" w:cs="Times New Roman"/>
                <w:szCs w:val="24"/>
              </w:rPr>
            </w:pPr>
          </w:p>
          <w:p w14:paraId="7783C1A0"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00" w:type="dxa"/>
          </w:tcPr>
          <w:p w14:paraId="14A8117C"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EB38D5A"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19427E3B" w14:textId="77777777" w:rsidR="00EC7CA5" w:rsidRDefault="00EC7CA5" w:rsidP="00D47333">
            <w:pPr>
              <w:rPr>
                <w:rFonts w:eastAsia="Times New Roman" w:cs="Times New Roman"/>
                <w:szCs w:val="24"/>
              </w:rPr>
            </w:pPr>
            <w:r>
              <w:rPr>
                <w:rFonts w:eastAsia="Times New Roman" w:cs="Times New Roman"/>
                <w:b/>
                <w:szCs w:val="24"/>
              </w:rPr>
              <w:t>Actividades:</w:t>
            </w:r>
          </w:p>
          <w:p w14:paraId="26F14A51"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t>Diagrama de clases.</w:t>
            </w:r>
          </w:p>
          <w:p w14:paraId="11BCD7B3" w14:textId="77777777" w:rsidR="00EC7CA5" w:rsidRDefault="00EC7CA5" w:rsidP="00525E5E">
            <w:pPr>
              <w:numPr>
                <w:ilvl w:val="0"/>
                <w:numId w:val="70"/>
              </w:numPr>
              <w:jc w:val="left"/>
              <w:rPr>
                <w:rFonts w:eastAsia="Times New Roman" w:cs="Times New Roman"/>
                <w:szCs w:val="24"/>
              </w:rPr>
            </w:pPr>
            <w:r>
              <w:rPr>
                <w:rFonts w:eastAsia="Times New Roman" w:cs="Times New Roman"/>
                <w:szCs w:val="24"/>
              </w:rPr>
              <w:t>Diagrama de secuencia.</w:t>
            </w:r>
          </w:p>
          <w:p w14:paraId="14ABB271"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19E9464F" w14:textId="77777777" w:rsidR="00EC7CA5" w:rsidRDefault="00EC7CA5" w:rsidP="00D47333">
            <w:pPr>
              <w:jc w:val="center"/>
              <w:rPr>
                <w:rFonts w:eastAsia="Times New Roman" w:cs="Times New Roman"/>
                <w:szCs w:val="24"/>
              </w:rPr>
            </w:pPr>
          </w:p>
          <w:p w14:paraId="253B1373" w14:textId="77777777" w:rsidR="00EC7CA5" w:rsidRDefault="00EC7CA5" w:rsidP="00D47333">
            <w:pPr>
              <w:jc w:val="center"/>
              <w:rPr>
                <w:rFonts w:eastAsia="Times New Roman" w:cs="Times New Roman"/>
                <w:szCs w:val="24"/>
              </w:rPr>
            </w:pPr>
          </w:p>
          <w:p w14:paraId="6665F8F1" w14:textId="77777777" w:rsidR="00EC7CA5" w:rsidRDefault="00EC7CA5" w:rsidP="00D47333">
            <w:pPr>
              <w:jc w:val="center"/>
              <w:rPr>
                <w:rFonts w:eastAsia="Times New Roman" w:cs="Times New Roman"/>
                <w:szCs w:val="24"/>
              </w:rPr>
            </w:pPr>
          </w:p>
          <w:p w14:paraId="710C3168" w14:textId="77777777" w:rsidR="00EC7CA5" w:rsidRDefault="00EC7CA5" w:rsidP="00D47333">
            <w:pPr>
              <w:jc w:val="center"/>
              <w:rPr>
                <w:rFonts w:eastAsia="Times New Roman" w:cs="Times New Roman"/>
                <w:szCs w:val="24"/>
              </w:rPr>
            </w:pPr>
            <w:r>
              <w:rPr>
                <w:rFonts w:eastAsia="Times New Roman" w:cs="Times New Roman"/>
                <w:szCs w:val="24"/>
              </w:rPr>
              <w:t>6</w:t>
            </w:r>
          </w:p>
        </w:tc>
      </w:tr>
      <w:tr w:rsidR="00EC7CA5" w14:paraId="30623F4D" w14:textId="77777777" w:rsidTr="00B331D1">
        <w:tc>
          <w:tcPr>
            <w:tcW w:w="620" w:type="dxa"/>
          </w:tcPr>
          <w:p w14:paraId="002540C1" w14:textId="77777777" w:rsidR="00EC7CA5" w:rsidRDefault="00EC7CA5" w:rsidP="00D47333">
            <w:pPr>
              <w:rPr>
                <w:rFonts w:eastAsia="Times New Roman" w:cs="Times New Roman"/>
                <w:szCs w:val="24"/>
              </w:rPr>
            </w:pPr>
          </w:p>
          <w:p w14:paraId="3031E4AF" w14:textId="77777777" w:rsidR="00EC7CA5" w:rsidRDefault="00EC7CA5" w:rsidP="00D47333">
            <w:pPr>
              <w:rPr>
                <w:rFonts w:eastAsia="Times New Roman" w:cs="Times New Roman"/>
                <w:szCs w:val="24"/>
              </w:rPr>
            </w:pPr>
          </w:p>
          <w:p w14:paraId="051EECBD"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00" w:type="dxa"/>
          </w:tcPr>
          <w:p w14:paraId="0E6CC46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DB6C68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67EA3A12" w14:textId="77777777" w:rsidR="00EC7CA5" w:rsidRDefault="00EC7CA5" w:rsidP="00D47333">
            <w:pPr>
              <w:rPr>
                <w:rFonts w:eastAsia="Times New Roman" w:cs="Times New Roman"/>
                <w:b/>
                <w:szCs w:val="24"/>
              </w:rPr>
            </w:pPr>
            <w:r>
              <w:rPr>
                <w:rFonts w:eastAsia="Times New Roman" w:cs="Times New Roman"/>
                <w:b/>
                <w:szCs w:val="24"/>
              </w:rPr>
              <w:t>Actividades:</w:t>
            </w:r>
          </w:p>
          <w:p w14:paraId="1FC2C472"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Escribir/generar código.</w:t>
            </w:r>
          </w:p>
          <w:p w14:paraId="0DF6FF37" w14:textId="77777777" w:rsidR="00EC7CA5" w:rsidRDefault="00EC7CA5" w:rsidP="00525E5E">
            <w:pPr>
              <w:numPr>
                <w:ilvl w:val="0"/>
                <w:numId w:val="71"/>
              </w:numPr>
              <w:jc w:val="left"/>
              <w:rPr>
                <w:rFonts w:eastAsia="Times New Roman" w:cs="Times New Roman"/>
                <w:szCs w:val="24"/>
              </w:rPr>
            </w:pPr>
            <w:r>
              <w:rPr>
                <w:rFonts w:eastAsia="Times New Roman" w:cs="Times New Roman"/>
                <w:szCs w:val="24"/>
              </w:rPr>
              <w:t>Diccionario de funciones o módulos.</w:t>
            </w:r>
          </w:p>
          <w:p w14:paraId="57A9A47D"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22184281" w14:textId="77777777" w:rsidR="00EC7CA5" w:rsidRDefault="00EC7CA5" w:rsidP="00D47333">
            <w:pPr>
              <w:jc w:val="center"/>
              <w:rPr>
                <w:rFonts w:eastAsia="Times New Roman" w:cs="Times New Roman"/>
                <w:szCs w:val="24"/>
              </w:rPr>
            </w:pPr>
          </w:p>
          <w:p w14:paraId="17BC0258" w14:textId="77777777" w:rsidR="00EC7CA5" w:rsidRDefault="00EC7CA5" w:rsidP="00D47333">
            <w:pPr>
              <w:jc w:val="center"/>
              <w:rPr>
                <w:rFonts w:eastAsia="Times New Roman" w:cs="Times New Roman"/>
                <w:szCs w:val="24"/>
              </w:rPr>
            </w:pPr>
          </w:p>
          <w:p w14:paraId="22B29548" w14:textId="77777777" w:rsidR="00EC7CA5" w:rsidRDefault="00EC7CA5" w:rsidP="00D47333">
            <w:pPr>
              <w:jc w:val="center"/>
              <w:rPr>
                <w:rFonts w:eastAsia="Times New Roman" w:cs="Times New Roman"/>
                <w:szCs w:val="24"/>
              </w:rPr>
            </w:pPr>
            <w:r>
              <w:rPr>
                <w:rFonts w:eastAsia="Times New Roman" w:cs="Times New Roman"/>
                <w:szCs w:val="24"/>
              </w:rPr>
              <w:t>18</w:t>
            </w:r>
          </w:p>
          <w:p w14:paraId="38159E2F" w14:textId="77777777" w:rsidR="00EC7CA5" w:rsidRDefault="00EC7CA5" w:rsidP="00D47333">
            <w:pPr>
              <w:jc w:val="center"/>
              <w:rPr>
                <w:rFonts w:eastAsia="Times New Roman" w:cs="Times New Roman"/>
                <w:szCs w:val="24"/>
              </w:rPr>
            </w:pPr>
          </w:p>
        </w:tc>
      </w:tr>
    </w:tbl>
    <w:p w14:paraId="442338BA" w14:textId="77777777" w:rsidR="00EC7CA5" w:rsidRDefault="00EC7CA5" w:rsidP="006C3BFF">
      <w:pPr>
        <w:spacing w:line="240" w:lineRule="auto"/>
        <w:rPr>
          <w:rFonts w:eastAsia="Times New Roman" w:cs="Times New Roman"/>
          <w:b/>
          <w:szCs w:val="24"/>
        </w:rPr>
      </w:pPr>
    </w:p>
    <w:p w14:paraId="726B0641" w14:textId="13D1B5A3" w:rsidR="00B331D1" w:rsidRPr="00B331D1" w:rsidRDefault="00B331D1" w:rsidP="006C3BFF">
      <w:pPr>
        <w:ind w:firstLine="0"/>
        <w:rPr>
          <w:rFonts w:eastAsia="Times New Roman" w:cs="Times New Roman"/>
          <w:bCs/>
          <w:sz w:val="20"/>
          <w:szCs w:val="20"/>
        </w:rPr>
      </w:pPr>
      <w:r w:rsidRPr="00B331D1">
        <w:rPr>
          <w:rFonts w:eastAsia="Times New Roman" w:cs="Times New Roman"/>
          <w:bCs/>
          <w:i/>
          <w:iCs/>
          <w:sz w:val="20"/>
          <w:szCs w:val="20"/>
        </w:rPr>
        <w:t xml:space="preserve">Nota: </w:t>
      </w:r>
      <w:r w:rsidRPr="00B331D1">
        <w:rPr>
          <w:rFonts w:eastAsia="Times New Roman" w:cs="Times New Roman"/>
          <w:bCs/>
          <w:sz w:val="20"/>
          <w:szCs w:val="20"/>
        </w:rPr>
        <w:t>Elaboración propia.</w:t>
      </w:r>
    </w:p>
    <w:p w14:paraId="1644038D" w14:textId="33CA494E" w:rsidR="00EC7CA5" w:rsidRDefault="00EC7CA5" w:rsidP="006C3BFF">
      <w:pPr>
        <w:ind w:firstLine="0"/>
        <w:rPr>
          <w:rFonts w:eastAsia="Times New Roman" w:cs="Times New Roman"/>
          <w:b/>
          <w:szCs w:val="24"/>
        </w:rPr>
      </w:pPr>
      <w:r>
        <w:rPr>
          <w:rFonts w:eastAsia="Times New Roman" w:cs="Times New Roman"/>
          <w:b/>
          <w:szCs w:val="24"/>
        </w:rPr>
        <w:t>Casos de uso #09 y #11</w:t>
      </w:r>
    </w:p>
    <w:p w14:paraId="4A48F2BE" w14:textId="77777777" w:rsidR="00EC7CA5" w:rsidRDefault="00EC7CA5" w:rsidP="006C3BFF">
      <w:pPr>
        <w:ind w:firstLine="0"/>
        <w:rPr>
          <w:rFonts w:eastAsia="Times New Roman" w:cs="Times New Roman"/>
          <w:b/>
          <w:szCs w:val="24"/>
        </w:rPr>
      </w:pPr>
      <w:r>
        <w:rPr>
          <w:rFonts w:eastAsia="Times New Roman" w:cs="Times New Roman"/>
          <w:b/>
          <w:szCs w:val="24"/>
        </w:rPr>
        <w:t>Nombre CU09: Crear rango (tabla parámetro)</w:t>
      </w:r>
    </w:p>
    <w:p w14:paraId="5680A523" w14:textId="3456BFA8" w:rsidR="00EC7CA5" w:rsidRDefault="00EC7CA5" w:rsidP="006C3BFF">
      <w:pPr>
        <w:ind w:firstLine="0"/>
        <w:rPr>
          <w:rFonts w:eastAsia="Times New Roman" w:cs="Times New Roman"/>
          <w:b/>
          <w:szCs w:val="24"/>
        </w:rPr>
      </w:pPr>
      <w:r>
        <w:rPr>
          <w:rFonts w:eastAsia="Times New Roman" w:cs="Times New Roman"/>
          <w:b/>
          <w:szCs w:val="24"/>
        </w:rPr>
        <w:t>Nombre CU11: Crear base de tiempo (tabla parámetro)</w:t>
      </w:r>
    </w:p>
    <w:p w14:paraId="5E9190E9" w14:textId="1254E945" w:rsidR="002745A1" w:rsidRPr="002745A1" w:rsidRDefault="002745A1" w:rsidP="002745A1">
      <w:pPr>
        <w:pStyle w:val="Descripcin"/>
        <w:keepNext/>
        <w:ind w:firstLine="0"/>
        <w:rPr>
          <w:color w:val="auto"/>
          <w:sz w:val="24"/>
          <w:szCs w:val="24"/>
        </w:rPr>
      </w:pPr>
      <w:bookmarkStart w:id="62" w:name="_Toc47024486"/>
      <w:r w:rsidRPr="002745A1">
        <w:rPr>
          <w:color w:val="auto"/>
          <w:sz w:val="24"/>
          <w:szCs w:val="24"/>
        </w:rPr>
        <w:t xml:space="preserve">Tabla </w:t>
      </w:r>
      <w:r w:rsidRPr="002745A1">
        <w:rPr>
          <w:color w:val="auto"/>
          <w:sz w:val="24"/>
          <w:szCs w:val="24"/>
        </w:rPr>
        <w:fldChar w:fldCharType="begin"/>
      </w:r>
      <w:r w:rsidRPr="002745A1">
        <w:rPr>
          <w:color w:val="auto"/>
          <w:sz w:val="24"/>
          <w:szCs w:val="24"/>
        </w:rPr>
        <w:instrText xml:space="preserve"> SEQ Tabla \* ARABIC </w:instrText>
      </w:r>
      <w:r w:rsidRPr="002745A1">
        <w:rPr>
          <w:color w:val="auto"/>
          <w:sz w:val="24"/>
          <w:szCs w:val="24"/>
        </w:rPr>
        <w:fldChar w:fldCharType="separate"/>
      </w:r>
      <w:r w:rsidR="00381C8E">
        <w:rPr>
          <w:noProof/>
          <w:color w:val="auto"/>
          <w:sz w:val="24"/>
          <w:szCs w:val="24"/>
        </w:rPr>
        <w:t>15</w:t>
      </w:r>
      <w:r w:rsidRPr="002745A1">
        <w:rPr>
          <w:color w:val="auto"/>
          <w:sz w:val="24"/>
          <w:szCs w:val="24"/>
        </w:rPr>
        <w:fldChar w:fldCharType="end"/>
      </w:r>
      <w:r w:rsidRPr="002745A1">
        <w:rPr>
          <w:color w:val="auto"/>
          <w:sz w:val="24"/>
          <w:szCs w:val="24"/>
        </w:rPr>
        <w:t>. Duración estimada de las tareas 1.1 - 3.2 (CU09 y CU11) del equipo de desarrollo.</w:t>
      </w:r>
      <w:bookmarkEnd w:id="62"/>
    </w:p>
    <w:tbl>
      <w:tblPr>
        <w:tblStyle w:val="Tablaconcuadrcula"/>
        <w:tblW w:w="7933" w:type="dxa"/>
        <w:tblLook w:val="04A0" w:firstRow="1" w:lastRow="0" w:firstColumn="1" w:lastColumn="0" w:noHBand="0" w:noVBand="1"/>
      </w:tblPr>
      <w:tblGrid>
        <w:gridCol w:w="620"/>
        <w:gridCol w:w="5400"/>
        <w:gridCol w:w="1913"/>
      </w:tblGrid>
      <w:tr w:rsidR="00EC7CA5" w14:paraId="795D5B72" w14:textId="77777777" w:rsidTr="002745A1">
        <w:tc>
          <w:tcPr>
            <w:tcW w:w="620" w:type="dxa"/>
          </w:tcPr>
          <w:p w14:paraId="204C213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5400" w:type="dxa"/>
          </w:tcPr>
          <w:p w14:paraId="23A3B56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913" w:type="dxa"/>
          </w:tcPr>
          <w:p w14:paraId="5A7298D0"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F68D3CF" w14:textId="77777777" w:rsidTr="002745A1">
        <w:tc>
          <w:tcPr>
            <w:tcW w:w="620" w:type="dxa"/>
          </w:tcPr>
          <w:p w14:paraId="0D8A163C" w14:textId="77777777" w:rsidR="00EC7CA5" w:rsidRDefault="00EC7CA5" w:rsidP="00D47333">
            <w:pPr>
              <w:rPr>
                <w:rFonts w:eastAsia="Times New Roman" w:cs="Times New Roman"/>
                <w:szCs w:val="24"/>
              </w:rPr>
            </w:pPr>
          </w:p>
          <w:p w14:paraId="0583ABFB" w14:textId="77777777" w:rsidR="00EC7CA5" w:rsidRDefault="00EC7CA5" w:rsidP="00D47333">
            <w:pPr>
              <w:jc w:val="center"/>
              <w:rPr>
                <w:rFonts w:eastAsia="Times New Roman" w:cs="Times New Roman"/>
                <w:szCs w:val="24"/>
              </w:rPr>
            </w:pPr>
          </w:p>
          <w:p w14:paraId="276967CB"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5400" w:type="dxa"/>
          </w:tcPr>
          <w:p w14:paraId="11BFA5A6"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00428F0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14768C9D" w14:textId="77777777" w:rsidR="00EC7CA5" w:rsidRDefault="00EC7CA5" w:rsidP="00D47333">
            <w:pPr>
              <w:rPr>
                <w:rFonts w:eastAsia="Times New Roman" w:cs="Times New Roman"/>
                <w:b/>
                <w:szCs w:val="24"/>
              </w:rPr>
            </w:pPr>
            <w:r>
              <w:rPr>
                <w:rFonts w:eastAsia="Times New Roman" w:cs="Times New Roman"/>
                <w:b/>
                <w:szCs w:val="24"/>
              </w:rPr>
              <w:t>Actividades:</w:t>
            </w:r>
          </w:p>
          <w:p w14:paraId="22FD20EE" w14:textId="77777777" w:rsidR="00EC7CA5" w:rsidRDefault="00EC7CA5" w:rsidP="00525E5E">
            <w:pPr>
              <w:numPr>
                <w:ilvl w:val="0"/>
                <w:numId w:val="72"/>
              </w:numPr>
              <w:jc w:val="left"/>
              <w:rPr>
                <w:rFonts w:eastAsia="Times New Roman" w:cs="Times New Roman"/>
                <w:szCs w:val="24"/>
              </w:rPr>
            </w:pPr>
            <w:r>
              <w:rPr>
                <w:rFonts w:eastAsia="Times New Roman" w:cs="Times New Roman"/>
                <w:szCs w:val="24"/>
              </w:rPr>
              <w:t>Realizar el prototipado (diseño de la interfaz).</w:t>
            </w:r>
          </w:p>
          <w:p w14:paraId="63E50DA7" w14:textId="77777777" w:rsidR="00EC7CA5" w:rsidRPr="001A71B0" w:rsidRDefault="00EC7CA5" w:rsidP="00525E5E">
            <w:pPr>
              <w:pStyle w:val="Prrafodelista"/>
              <w:numPr>
                <w:ilvl w:val="0"/>
                <w:numId w:val="59"/>
              </w:numPr>
              <w:jc w:val="left"/>
              <w:rPr>
                <w:rFonts w:eastAsia="Times New Roman" w:cs="Times New Roman"/>
                <w:b/>
                <w:szCs w:val="24"/>
              </w:rPr>
            </w:pPr>
            <w:r w:rsidRPr="001A71B0">
              <w:rPr>
                <w:rFonts w:eastAsia="Times New Roman" w:cs="Times New Roman"/>
                <w:szCs w:val="24"/>
              </w:rPr>
              <w:t>Documentar.</w:t>
            </w:r>
          </w:p>
        </w:tc>
        <w:tc>
          <w:tcPr>
            <w:tcW w:w="1913" w:type="dxa"/>
          </w:tcPr>
          <w:p w14:paraId="65499EC0" w14:textId="77777777" w:rsidR="00EC7CA5" w:rsidRDefault="00EC7CA5" w:rsidP="00D47333">
            <w:pPr>
              <w:jc w:val="center"/>
              <w:rPr>
                <w:rFonts w:eastAsia="Times New Roman" w:cs="Times New Roman"/>
                <w:szCs w:val="24"/>
              </w:rPr>
            </w:pPr>
          </w:p>
          <w:p w14:paraId="545C18D8" w14:textId="77777777" w:rsidR="00EC7CA5" w:rsidRDefault="00EC7CA5" w:rsidP="00D47333">
            <w:pPr>
              <w:rPr>
                <w:rFonts w:eastAsia="Times New Roman" w:cs="Times New Roman"/>
                <w:szCs w:val="24"/>
              </w:rPr>
            </w:pPr>
          </w:p>
          <w:p w14:paraId="6C32024A" w14:textId="77777777" w:rsidR="00EC7CA5" w:rsidRDefault="00EC7CA5" w:rsidP="00D47333">
            <w:pPr>
              <w:jc w:val="center"/>
              <w:rPr>
                <w:rFonts w:eastAsia="Times New Roman" w:cs="Times New Roman"/>
                <w:szCs w:val="24"/>
              </w:rPr>
            </w:pPr>
          </w:p>
          <w:p w14:paraId="558EB955" w14:textId="77777777" w:rsidR="00EC7CA5" w:rsidRDefault="00EC7CA5" w:rsidP="00D47333">
            <w:pPr>
              <w:jc w:val="center"/>
              <w:rPr>
                <w:rFonts w:eastAsia="Times New Roman" w:cs="Times New Roman"/>
                <w:b/>
                <w:szCs w:val="24"/>
              </w:rPr>
            </w:pPr>
            <w:r>
              <w:rPr>
                <w:rFonts w:eastAsia="Times New Roman" w:cs="Times New Roman"/>
                <w:szCs w:val="24"/>
              </w:rPr>
              <w:t>6</w:t>
            </w:r>
          </w:p>
        </w:tc>
      </w:tr>
      <w:tr w:rsidR="00EC7CA5" w14:paraId="53E53C14" w14:textId="77777777" w:rsidTr="002745A1">
        <w:tc>
          <w:tcPr>
            <w:tcW w:w="620" w:type="dxa"/>
          </w:tcPr>
          <w:p w14:paraId="5392958C" w14:textId="77777777" w:rsidR="00EC7CA5" w:rsidRDefault="00EC7CA5" w:rsidP="00D47333">
            <w:pPr>
              <w:rPr>
                <w:rFonts w:eastAsia="Times New Roman" w:cs="Times New Roman"/>
                <w:szCs w:val="24"/>
              </w:rPr>
            </w:pPr>
          </w:p>
          <w:p w14:paraId="39800489" w14:textId="77777777" w:rsidR="00EC7CA5" w:rsidRDefault="00EC7CA5" w:rsidP="00D47333">
            <w:pPr>
              <w:jc w:val="center"/>
              <w:rPr>
                <w:rFonts w:eastAsia="Times New Roman" w:cs="Times New Roman"/>
                <w:szCs w:val="24"/>
              </w:rPr>
            </w:pPr>
          </w:p>
          <w:p w14:paraId="7F3ACC1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5400" w:type="dxa"/>
          </w:tcPr>
          <w:p w14:paraId="0DB483C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12FE85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05F05DC5" w14:textId="77777777" w:rsidR="00EC7CA5" w:rsidRDefault="00EC7CA5" w:rsidP="00D47333">
            <w:pPr>
              <w:rPr>
                <w:rFonts w:eastAsia="Times New Roman" w:cs="Times New Roman"/>
                <w:szCs w:val="24"/>
              </w:rPr>
            </w:pPr>
            <w:r>
              <w:rPr>
                <w:rFonts w:eastAsia="Times New Roman" w:cs="Times New Roman"/>
                <w:b/>
                <w:szCs w:val="24"/>
              </w:rPr>
              <w:t>Actividades:</w:t>
            </w:r>
          </w:p>
          <w:p w14:paraId="714A0915"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clases.</w:t>
            </w:r>
          </w:p>
          <w:p w14:paraId="404B6583" w14:textId="77777777" w:rsidR="00EC7CA5" w:rsidRDefault="00EC7CA5" w:rsidP="00525E5E">
            <w:pPr>
              <w:numPr>
                <w:ilvl w:val="0"/>
                <w:numId w:val="73"/>
              </w:numPr>
              <w:jc w:val="left"/>
              <w:rPr>
                <w:rFonts w:eastAsia="Times New Roman" w:cs="Times New Roman"/>
                <w:szCs w:val="24"/>
              </w:rPr>
            </w:pPr>
            <w:r>
              <w:rPr>
                <w:rFonts w:eastAsia="Times New Roman" w:cs="Times New Roman"/>
                <w:szCs w:val="24"/>
              </w:rPr>
              <w:t>Diagrama de secuencia.</w:t>
            </w:r>
          </w:p>
          <w:p w14:paraId="2782283C"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474E50E0" w14:textId="77777777" w:rsidR="00EC7CA5" w:rsidRDefault="00EC7CA5" w:rsidP="00D47333">
            <w:pPr>
              <w:rPr>
                <w:rFonts w:eastAsia="Times New Roman" w:cs="Times New Roman"/>
                <w:szCs w:val="24"/>
              </w:rPr>
            </w:pPr>
          </w:p>
          <w:p w14:paraId="22817B5E" w14:textId="77777777" w:rsidR="00EC7CA5" w:rsidRDefault="00EC7CA5" w:rsidP="00D47333">
            <w:pPr>
              <w:jc w:val="center"/>
              <w:rPr>
                <w:rFonts w:eastAsia="Times New Roman" w:cs="Times New Roman"/>
                <w:szCs w:val="24"/>
              </w:rPr>
            </w:pPr>
          </w:p>
          <w:p w14:paraId="5C667E64" w14:textId="77777777" w:rsidR="00EC7CA5" w:rsidRDefault="00EC7CA5" w:rsidP="00D47333">
            <w:pPr>
              <w:jc w:val="center"/>
              <w:rPr>
                <w:rFonts w:eastAsia="Times New Roman" w:cs="Times New Roman"/>
                <w:szCs w:val="24"/>
              </w:rPr>
            </w:pPr>
          </w:p>
          <w:p w14:paraId="630BB9D6" w14:textId="77777777" w:rsidR="00EC7CA5" w:rsidRDefault="00EC7CA5" w:rsidP="00D47333">
            <w:pPr>
              <w:jc w:val="center"/>
              <w:rPr>
                <w:rFonts w:eastAsia="Times New Roman" w:cs="Times New Roman"/>
                <w:b/>
                <w:szCs w:val="24"/>
              </w:rPr>
            </w:pPr>
            <w:r>
              <w:rPr>
                <w:rFonts w:eastAsia="Times New Roman" w:cs="Times New Roman"/>
                <w:szCs w:val="24"/>
              </w:rPr>
              <w:t>3</w:t>
            </w:r>
          </w:p>
        </w:tc>
      </w:tr>
      <w:tr w:rsidR="00EC7CA5" w14:paraId="0DD78CD7" w14:textId="77777777" w:rsidTr="002745A1">
        <w:tc>
          <w:tcPr>
            <w:tcW w:w="620" w:type="dxa"/>
          </w:tcPr>
          <w:p w14:paraId="1C3EB657" w14:textId="77777777" w:rsidR="00EC7CA5" w:rsidRDefault="00EC7CA5" w:rsidP="00D47333">
            <w:pPr>
              <w:jc w:val="center"/>
              <w:rPr>
                <w:rFonts w:eastAsia="Times New Roman" w:cs="Times New Roman"/>
                <w:szCs w:val="24"/>
              </w:rPr>
            </w:pPr>
          </w:p>
          <w:p w14:paraId="2CE5F0BD" w14:textId="77777777" w:rsidR="00EC7CA5" w:rsidRDefault="00EC7CA5" w:rsidP="00D47333">
            <w:pPr>
              <w:rPr>
                <w:rFonts w:eastAsia="Times New Roman" w:cs="Times New Roman"/>
                <w:szCs w:val="24"/>
              </w:rPr>
            </w:pPr>
          </w:p>
          <w:p w14:paraId="0C5140E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5400" w:type="dxa"/>
          </w:tcPr>
          <w:p w14:paraId="24349BC4"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148759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Codificación y creación del software.</w:t>
            </w:r>
          </w:p>
          <w:p w14:paraId="23D4BF7C" w14:textId="77777777" w:rsidR="00EC7CA5" w:rsidRDefault="00EC7CA5" w:rsidP="00D47333">
            <w:pPr>
              <w:rPr>
                <w:rFonts w:eastAsia="Times New Roman" w:cs="Times New Roman"/>
                <w:b/>
                <w:szCs w:val="24"/>
              </w:rPr>
            </w:pPr>
            <w:r>
              <w:rPr>
                <w:rFonts w:eastAsia="Times New Roman" w:cs="Times New Roman"/>
                <w:b/>
                <w:szCs w:val="24"/>
              </w:rPr>
              <w:t>Actividades:</w:t>
            </w:r>
          </w:p>
          <w:p w14:paraId="33C2BB69"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Escribir/generar código.</w:t>
            </w:r>
          </w:p>
          <w:p w14:paraId="509C69EF" w14:textId="77777777" w:rsidR="00EC7CA5" w:rsidRDefault="00EC7CA5" w:rsidP="00525E5E">
            <w:pPr>
              <w:numPr>
                <w:ilvl w:val="0"/>
                <w:numId w:val="74"/>
              </w:numPr>
              <w:jc w:val="left"/>
              <w:rPr>
                <w:rFonts w:eastAsia="Times New Roman" w:cs="Times New Roman"/>
                <w:szCs w:val="24"/>
              </w:rPr>
            </w:pPr>
            <w:r>
              <w:rPr>
                <w:rFonts w:eastAsia="Times New Roman" w:cs="Times New Roman"/>
                <w:szCs w:val="24"/>
              </w:rPr>
              <w:t>Diccionario de funciones o módulos.</w:t>
            </w:r>
          </w:p>
          <w:p w14:paraId="1B98D7E8" w14:textId="77777777" w:rsidR="00EC7CA5" w:rsidRPr="001A71B0" w:rsidRDefault="00EC7CA5" w:rsidP="00525E5E">
            <w:pPr>
              <w:pStyle w:val="Prrafodelista"/>
              <w:numPr>
                <w:ilvl w:val="0"/>
                <w:numId w:val="58"/>
              </w:numPr>
              <w:jc w:val="left"/>
              <w:rPr>
                <w:rFonts w:eastAsia="Times New Roman" w:cs="Times New Roman"/>
                <w:b/>
                <w:szCs w:val="24"/>
              </w:rPr>
            </w:pPr>
            <w:r w:rsidRPr="001A71B0">
              <w:rPr>
                <w:rFonts w:eastAsia="Times New Roman" w:cs="Times New Roman"/>
                <w:szCs w:val="24"/>
              </w:rPr>
              <w:t>Documentar.</w:t>
            </w:r>
          </w:p>
        </w:tc>
        <w:tc>
          <w:tcPr>
            <w:tcW w:w="1913" w:type="dxa"/>
          </w:tcPr>
          <w:p w14:paraId="519FB034" w14:textId="77777777" w:rsidR="00EC7CA5" w:rsidRDefault="00EC7CA5" w:rsidP="00D47333">
            <w:pPr>
              <w:jc w:val="center"/>
              <w:rPr>
                <w:rFonts w:eastAsia="Times New Roman" w:cs="Times New Roman"/>
                <w:szCs w:val="24"/>
              </w:rPr>
            </w:pPr>
          </w:p>
          <w:p w14:paraId="76379B52" w14:textId="77777777" w:rsidR="00EC7CA5" w:rsidRDefault="00EC7CA5" w:rsidP="00D47333">
            <w:pPr>
              <w:jc w:val="center"/>
              <w:rPr>
                <w:rFonts w:eastAsia="Times New Roman" w:cs="Times New Roman"/>
                <w:szCs w:val="24"/>
              </w:rPr>
            </w:pPr>
          </w:p>
          <w:p w14:paraId="4E4E9039" w14:textId="77777777" w:rsidR="00EC7CA5" w:rsidRDefault="00EC7CA5" w:rsidP="00D47333">
            <w:pPr>
              <w:jc w:val="center"/>
              <w:rPr>
                <w:rFonts w:eastAsia="Times New Roman" w:cs="Times New Roman"/>
                <w:szCs w:val="24"/>
              </w:rPr>
            </w:pPr>
            <w:r>
              <w:rPr>
                <w:rFonts w:eastAsia="Times New Roman" w:cs="Times New Roman"/>
                <w:szCs w:val="24"/>
              </w:rPr>
              <w:t>7</w:t>
            </w:r>
          </w:p>
          <w:p w14:paraId="36FFC93A" w14:textId="77777777" w:rsidR="00EC7CA5" w:rsidRDefault="00EC7CA5" w:rsidP="00D47333">
            <w:pPr>
              <w:jc w:val="center"/>
              <w:rPr>
                <w:rFonts w:eastAsia="Times New Roman" w:cs="Times New Roman"/>
                <w:b/>
                <w:szCs w:val="24"/>
              </w:rPr>
            </w:pPr>
          </w:p>
        </w:tc>
      </w:tr>
    </w:tbl>
    <w:p w14:paraId="2142D49F" w14:textId="77777777" w:rsidR="00EC7CA5" w:rsidRDefault="00EC7CA5" w:rsidP="006C3BFF">
      <w:pPr>
        <w:spacing w:line="240" w:lineRule="auto"/>
        <w:rPr>
          <w:rFonts w:eastAsia="Times New Roman" w:cs="Times New Roman"/>
          <w:b/>
          <w:szCs w:val="24"/>
        </w:rPr>
      </w:pPr>
    </w:p>
    <w:p w14:paraId="7A0EEDA9" w14:textId="16A8AE7A" w:rsidR="002745A1" w:rsidRPr="002745A1" w:rsidRDefault="002745A1" w:rsidP="006C3BFF">
      <w:pPr>
        <w:ind w:firstLine="0"/>
        <w:rPr>
          <w:rFonts w:eastAsia="Times New Roman" w:cs="Times New Roman"/>
          <w:bCs/>
          <w:sz w:val="20"/>
          <w:szCs w:val="20"/>
        </w:rPr>
      </w:pPr>
      <w:r w:rsidRPr="002745A1">
        <w:rPr>
          <w:rFonts w:eastAsia="Times New Roman" w:cs="Times New Roman"/>
          <w:bCs/>
          <w:i/>
          <w:iCs/>
          <w:sz w:val="20"/>
          <w:szCs w:val="20"/>
        </w:rPr>
        <w:t xml:space="preserve">Nota: </w:t>
      </w:r>
      <w:r w:rsidRPr="002745A1">
        <w:rPr>
          <w:rFonts w:eastAsia="Times New Roman" w:cs="Times New Roman"/>
          <w:bCs/>
          <w:sz w:val="20"/>
          <w:szCs w:val="20"/>
        </w:rPr>
        <w:t>Elaboración propia.</w:t>
      </w:r>
    </w:p>
    <w:p w14:paraId="05A33AD7" w14:textId="119E1EC4" w:rsidR="00EC7CA5" w:rsidRDefault="00EC7CA5" w:rsidP="006C3BFF">
      <w:pPr>
        <w:ind w:firstLine="0"/>
        <w:rPr>
          <w:rFonts w:eastAsia="Times New Roman" w:cs="Times New Roman"/>
          <w:b/>
          <w:szCs w:val="24"/>
        </w:rPr>
      </w:pPr>
      <w:r>
        <w:rPr>
          <w:rFonts w:eastAsia="Times New Roman" w:cs="Times New Roman"/>
          <w:b/>
          <w:szCs w:val="24"/>
        </w:rPr>
        <w:t>Fase 3: Actividades 3.3 y 3.4</w:t>
      </w:r>
    </w:p>
    <w:p w14:paraId="62150CCA" w14:textId="77777777" w:rsidR="00EC7CA5" w:rsidRDefault="00EC7CA5" w:rsidP="006C3BFF">
      <w:pPr>
        <w:ind w:firstLine="0"/>
        <w:rPr>
          <w:rFonts w:eastAsia="Times New Roman" w:cs="Times New Roman"/>
          <w:b/>
          <w:szCs w:val="24"/>
        </w:rPr>
      </w:pPr>
      <w:r>
        <w:rPr>
          <w:rFonts w:eastAsia="Times New Roman" w:cs="Times New Roman"/>
          <w:b/>
          <w:szCs w:val="24"/>
        </w:rPr>
        <w:t>Casos de uso #04 y #08</w:t>
      </w:r>
    </w:p>
    <w:p w14:paraId="5C98948C" w14:textId="77777777" w:rsidR="00EC7CA5" w:rsidRDefault="00EC7CA5" w:rsidP="006C3BFF">
      <w:pPr>
        <w:ind w:firstLine="0"/>
        <w:rPr>
          <w:rFonts w:eastAsia="Times New Roman" w:cs="Times New Roman"/>
          <w:b/>
          <w:szCs w:val="24"/>
        </w:rPr>
      </w:pPr>
      <w:r>
        <w:rPr>
          <w:rFonts w:eastAsia="Times New Roman" w:cs="Times New Roman"/>
          <w:b/>
          <w:szCs w:val="24"/>
        </w:rPr>
        <w:t>Nombre CU04: Crear región (tabla parámetro)</w:t>
      </w:r>
    </w:p>
    <w:p w14:paraId="420530AC" w14:textId="74A8A84F" w:rsidR="00EC7CA5" w:rsidRDefault="00EC7CA5" w:rsidP="006C3BFF">
      <w:pPr>
        <w:ind w:firstLine="0"/>
        <w:rPr>
          <w:rFonts w:eastAsia="Times New Roman" w:cs="Times New Roman"/>
          <w:b/>
          <w:szCs w:val="24"/>
        </w:rPr>
      </w:pPr>
      <w:r>
        <w:rPr>
          <w:rFonts w:eastAsia="Times New Roman" w:cs="Times New Roman"/>
          <w:b/>
          <w:szCs w:val="24"/>
        </w:rPr>
        <w:t>Nombre CU08: Crear ciudad (tabla parámetro)</w:t>
      </w:r>
    </w:p>
    <w:p w14:paraId="5B8CB6C1" w14:textId="478E7052" w:rsidR="009326BA" w:rsidRPr="009326BA" w:rsidRDefault="009326BA" w:rsidP="009326BA">
      <w:pPr>
        <w:pStyle w:val="Descripcin"/>
        <w:keepNext/>
        <w:ind w:firstLine="0"/>
        <w:rPr>
          <w:color w:val="auto"/>
          <w:sz w:val="24"/>
          <w:szCs w:val="24"/>
        </w:rPr>
      </w:pPr>
      <w:bookmarkStart w:id="63" w:name="_Toc47024487"/>
      <w:r w:rsidRPr="009326BA">
        <w:rPr>
          <w:color w:val="auto"/>
          <w:sz w:val="24"/>
          <w:szCs w:val="24"/>
        </w:rPr>
        <w:lastRenderedPageBreak/>
        <w:t xml:space="preserve">Tabla </w:t>
      </w:r>
      <w:r w:rsidRPr="009326BA">
        <w:rPr>
          <w:color w:val="auto"/>
          <w:sz w:val="24"/>
          <w:szCs w:val="24"/>
        </w:rPr>
        <w:fldChar w:fldCharType="begin"/>
      </w:r>
      <w:r w:rsidRPr="009326BA">
        <w:rPr>
          <w:color w:val="auto"/>
          <w:sz w:val="24"/>
          <w:szCs w:val="24"/>
        </w:rPr>
        <w:instrText xml:space="preserve"> SEQ Tabla \* ARABIC </w:instrText>
      </w:r>
      <w:r w:rsidRPr="009326BA">
        <w:rPr>
          <w:color w:val="auto"/>
          <w:sz w:val="24"/>
          <w:szCs w:val="24"/>
        </w:rPr>
        <w:fldChar w:fldCharType="separate"/>
      </w:r>
      <w:r w:rsidR="00381C8E">
        <w:rPr>
          <w:noProof/>
          <w:color w:val="auto"/>
          <w:sz w:val="24"/>
          <w:szCs w:val="24"/>
        </w:rPr>
        <w:t>16</w:t>
      </w:r>
      <w:r w:rsidRPr="009326BA">
        <w:rPr>
          <w:color w:val="auto"/>
          <w:sz w:val="24"/>
          <w:szCs w:val="24"/>
        </w:rPr>
        <w:fldChar w:fldCharType="end"/>
      </w:r>
      <w:r w:rsidRPr="009326BA">
        <w:rPr>
          <w:color w:val="auto"/>
          <w:sz w:val="24"/>
          <w:szCs w:val="24"/>
        </w:rPr>
        <w:t>. Duración estimada de las tareas 3.3 y 3.4 (CU04 y CU08) del equipo de desarrollo.</w:t>
      </w:r>
      <w:bookmarkEnd w:id="63"/>
    </w:p>
    <w:tbl>
      <w:tblPr>
        <w:tblStyle w:val="Tablaconcuadrcula"/>
        <w:tblW w:w="6936" w:type="dxa"/>
        <w:tblLook w:val="04A0" w:firstRow="1" w:lastRow="0" w:firstColumn="1" w:lastColumn="0" w:noHBand="0" w:noVBand="1"/>
      </w:tblPr>
      <w:tblGrid>
        <w:gridCol w:w="620"/>
        <w:gridCol w:w="4097"/>
        <w:gridCol w:w="2219"/>
      </w:tblGrid>
      <w:tr w:rsidR="00EC7CA5" w14:paraId="0CD81506" w14:textId="77777777" w:rsidTr="009326BA">
        <w:tc>
          <w:tcPr>
            <w:tcW w:w="620" w:type="dxa"/>
          </w:tcPr>
          <w:p w14:paraId="5C29103F"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2E6131F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61C63B26"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AD47B63" w14:textId="77777777" w:rsidTr="009326BA">
        <w:tc>
          <w:tcPr>
            <w:tcW w:w="620" w:type="dxa"/>
          </w:tcPr>
          <w:p w14:paraId="58AB3017" w14:textId="77777777" w:rsidR="00EC7CA5" w:rsidRDefault="00EC7CA5" w:rsidP="00D47333">
            <w:pPr>
              <w:jc w:val="center"/>
              <w:rPr>
                <w:rFonts w:eastAsia="Times New Roman" w:cs="Times New Roman"/>
                <w:szCs w:val="24"/>
              </w:rPr>
            </w:pPr>
          </w:p>
          <w:p w14:paraId="3A60C2F0" w14:textId="77777777" w:rsidR="00EC7CA5" w:rsidRDefault="00EC7CA5" w:rsidP="00D47333">
            <w:pPr>
              <w:jc w:val="center"/>
              <w:rPr>
                <w:rFonts w:eastAsia="Times New Roman" w:cs="Times New Roman"/>
                <w:szCs w:val="24"/>
              </w:rPr>
            </w:pPr>
          </w:p>
          <w:p w14:paraId="2D235033" w14:textId="77777777" w:rsidR="00EC7CA5" w:rsidRDefault="00EC7CA5" w:rsidP="00D47333">
            <w:pPr>
              <w:jc w:val="center"/>
              <w:rPr>
                <w:rFonts w:eastAsia="Times New Roman" w:cs="Times New Roman"/>
                <w:szCs w:val="24"/>
              </w:rPr>
            </w:pPr>
          </w:p>
          <w:p w14:paraId="3EC8744B" w14:textId="77777777" w:rsidR="00EC7CA5" w:rsidRDefault="00EC7CA5" w:rsidP="00D47333">
            <w:pPr>
              <w:jc w:val="center"/>
              <w:rPr>
                <w:rFonts w:eastAsia="Times New Roman" w:cs="Times New Roman"/>
                <w:szCs w:val="24"/>
              </w:rPr>
            </w:pPr>
          </w:p>
          <w:p w14:paraId="2B222AD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58D1C8BA"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30E6CE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5B73970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C75D696" w14:textId="3B6CEC65" w:rsidR="00EC7CA5" w:rsidRDefault="00EC7CA5" w:rsidP="00525E5E">
            <w:pPr>
              <w:numPr>
                <w:ilvl w:val="0"/>
                <w:numId w:val="75"/>
              </w:numPr>
              <w:jc w:val="left"/>
              <w:rPr>
                <w:rFonts w:eastAsia="Times New Roman" w:cs="Times New Roman"/>
                <w:szCs w:val="24"/>
              </w:rPr>
            </w:pPr>
            <w:r>
              <w:rPr>
                <w:rFonts w:eastAsia="Times New Roman" w:cs="Times New Roman"/>
                <w:szCs w:val="24"/>
              </w:rPr>
              <w:t xml:space="preserve">Refinamiento de acuerdo </w:t>
            </w:r>
            <w:r w:rsidR="00C03DD4">
              <w:rPr>
                <w:rFonts w:eastAsia="Times New Roman" w:cs="Times New Roman"/>
                <w:szCs w:val="24"/>
              </w:rPr>
              <w:t>con</w:t>
            </w:r>
            <w:r>
              <w:rPr>
                <w:rFonts w:eastAsia="Times New Roman" w:cs="Times New Roman"/>
                <w:szCs w:val="24"/>
              </w:rPr>
              <w:t xml:space="preserve"> las pruebas unitarias.</w:t>
            </w:r>
          </w:p>
          <w:p w14:paraId="4FB630AD" w14:textId="77777777" w:rsidR="00EC7CA5" w:rsidRDefault="00EC7CA5" w:rsidP="00525E5E">
            <w:pPr>
              <w:numPr>
                <w:ilvl w:val="0"/>
                <w:numId w:val="75"/>
              </w:numPr>
              <w:jc w:val="left"/>
              <w:rPr>
                <w:rFonts w:eastAsia="Times New Roman" w:cs="Times New Roman"/>
                <w:szCs w:val="24"/>
              </w:rPr>
            </w:pPr>
            <w:r>
              <w:rPr>
                <w:rFonts w:eastAsia="Times New Roman" w:cs="Times New Roman"/>
                <w:szCs w:val="24"/>
              </w:rPr>
              <w:t>Realizar pruebas de aceptación del usuario.</w:t>
            </w:r>
          </w:p>
          <w:p w14:paraId="1B76442D"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23223855" w14:textId="77777777" w:rsidR="00EC7CA5" w:rsidRDefault="00EC7CA5" w:rsidP="00D47333">
            <w:pPr>
              <w:jc w:val="center"/>
              <w:rPr>
                <w:rFonts w:eastAsia="Times New Roman" w:cs="Times New Roman"/>
                <w:b/>
                <w:szCs w:val="24"/>
              </w:rPr>
            </w:pPr>
          </w:p>
          <w:p w14:paraId="72D7E161" w14:textId="77777777" w:rsidR="00EC7CA5" w:rsidRDefault="00EC7CA5" w:rsidP="00D47333">
            <w:pPr>
              <w:jc w:val="center"/>
              <w:rPr>
                <w:rFonts w:eastAsia="Times New Roman" w:cs="Times New Roman"/>
                <w:b/>
                <w:szCs w:val="24"/>
              </w:rPr>
            </w:pPr>
          </w:p>
          <w:p w14:paraId="5EEE3189" w14:textId="77777777" w:rsidR="00EC7CA5" w:rsidRDefault="00EC7CA5" w:rsidP="00D47333">
            <w:pPr>
              <w:jc w:val="center"/>
              <w:rPr>
                <w:rFonts w:eastAsia="Times New Roman" w:cs="Times New Roman"/>
                <w:b/>
                <w:szCs w:val="24"/>
              </w:rPr>
            </w:pPr>
          </w:p>
          <w:p w14:paraId="72EF32CD" w14:textId="77777777" w:rsidR="00EC7CA5" w:rsidRDefault="00EC7CA5" w:rsidP="00D47333">
            <w:pPr>
              <w:jc w:val="center"/>
              <w:rPr>
                <w:rFonts w:eastAsia="Times New Roman" w:cs="Times New Roman"/>
                <w:b/>
                <w:szCs w:val="24"/>
              </w:rPr>
            </w:pPr>
          </w:p>
          <w:p w14:paraId="5D7CE11A"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648E4FBE" w14:textId="77777777" w:rsidR="00EC7CA5" w:rsidRDefault="00EC7CA5" w:rsidP="006C3BFF">
      <w:pPr>
        <w:spacing w:line="240" w:lineRule="auto"/>
        <w:rPr>
          <w:rFonts w:eastAsia="Times New Roman" w:cs="Times New Roman"/>
          <w:b/>
          <w:szCs w:val="24"/>
        </w:rPr>
      </w:pPr>
    </w:p>
    <w:p w14:paraId="397A8B81" w14:textId="14A9FC5F" w:rsidR="009326BA" w:rsidRPr="009326BA" w:rsidRDefault="009326BA" w:rsidP="006C3BFF">
      <w:pPr>
        <w:ind w:firstLine="0"/>
        <w:rPr>
          <w:rFonts w:eastAsia="Times New Roman" w:cs="Times New Roman"/>
          <w:bCs/>
          <w:sz w:val="20"/>
          <w:szCs w:val="20"/>
        </w:rPr>
      </w:pPr>
      <w:r w:rsidRPr="009326BA">
        <w:rPr>
          <w:rFonts w:eastAsia="Times New Roman" w:cs="Times New Roman"/>
          <w:bCs/>
          <w:i/>
          <w:iCs/>
          <w:sz w:val="20"/>
          <w:szCs w:val="20"/>
        </w:rPr>
        <w:t xml:space="preserve">Nota: </w:t>
      </w:r>
      <w:r w:rsidRPr="009326BA">
        <w:rPr>
          <w:rFonts w:eastAsia="Times New Roman" w:cs="Times New Roman"/>
          <w:bCs/>
          <w:sz w:val="20"/>
          <w:szCs w:val="20"/>
        </w:rPr>
        <w:t>Elaboración propia.</w:t>
      </w:r>
    </w:p>
    <w:p w14:paraId="42961081" w14:textId="2C46F6E5" w:rsidR="00EC7CA5" w:rsidRDefault="00EC7CA5" w:rsidP="006C3BFF">
      <w:pPr>
        <w:ind w:firstLine="0"/>
        <w:rPr>
          <w:rFonts w:eastAsia="Times New Roman" w:cs="Times New Roman"/>
          <w:b/>
          <w:szCs w:val="24"/>
        </w:rPr>
      </w:pPr>
      <w:r>
        <w:rPr>
          <w:rFonts w:eastAsia="Times New Roman" w:cs="Times New Roman"/>
          <w:b/>
          <w:szCs w:val="24"/>
        </w:rPr>
        <w:t>Casos de uso #16 y #10</w:t>
      </w:r>
    </w:p>
    <w:p w14:paraId="1203EE99" w14:textId="77777777" w:rsidR="00EC7CA5" w:rsidRDefault="00EC7CA5" w:rsidP="006C3BFF">
      <w:pPr>
        <w:ind w:firstLine="0"/>
        <w:rPr>
          <w:rFonts w:eastAsia="Times New Roman" w:cs="Times New Roman"/>
          <w:b/>
          <w:szCs w:val="24"/>
        </w:rPr>
      </w:pPr>
      <w:r>
        <w:rPr>
          <w:rFonts w:eastAsia="Times New Roman" w:cs="Times New Roman"/>
          <w:b/>
          <w:szCs w:val="24"/>
        </w:rPr>
        <w:t xml:space="preserve">Nombre CU16: Crear mantenimiento (tabla parámetro) </w:t>
      </w:r>
    </w:p>
    <w:p w14:paraId="5D2B7DB5" w14:textId="2CAB3BFC" w:rsidR="00EC7CA5" w:rsidRDefault="00EC7CA5" w:rsidP="006C3BFF">
      <w:pPr>
        <w:ind w:firstLine="0"/>
        <w:rPr>
          <w:rFonts w:eastAsia="Times New Roman" w:cs="Times New Roman"/>
          <w:b/>
          <w:szCs w:val="24"/>
        </w:rPr>
      </w:pPr>
      <w:r>
        <w:rPr>
          <w:rFonts w:eastAsia="Times New Roman" w:cs="Times New Roman"/>
          <w:b/>
          <w:szCs w:val="24"/>
        </w:rPr>
        <w:t>Nombre CU10: Crear alerta (tabla parámetro)</w:t>
      </w:r>
    </w:p>
    <w:p w14:paraId="59B8E747" w14:textId="171B751F" w:rsidR="00D36E1B" w:rsidRPr="00D36E1B" w:rsidRDefault="00D36E1B" w:rsidP="00D36E1B">
      <w:pPr>
        <w:pStyle w:val="Descripcin"/>
        <w:keepNext/>
        <w:ind w:firstLine="0"/>
        <w:rPr>
          <w:color w:val="auto"/>
          <w:sz w:val="24"/>
          <w:szCs w:val="24"/>
        </w:rPr>
      </w:pPr>
      <w:bookmarkStart w:id="64" w:name="_Toc47024488"/>
      <w:r w:rsidRPr="00D36E1B">
        <w:rPr>
          <w:color w:val="auto"/>
          <w:sz w:val="24"/>
          <w:szCs w:val="24"/>
        </w:rPr>
        <w:t xml:space="preserve">Tabla </w:t>
      </w:r>
      <w:r w:rsidRPr="00D36E1B">
        <w:rPr>
          <w:color w:val="auto"/>
          <w:sz w:val="24"/>
          <w:szCs w:val="24"/>
        </w:rPr>
        <w:fldChar w:fldCharType="begin"/>
      </w:r>
      <w:r w:rsidRPr="00D36E1B">
        <w:rPr>
          <w:color w:val="auto"/>
          <w:sz w:val="24"/>
          <w:szCs w:val="24"/>
        </w:rPr>
        <w:instrText xml:space="preserve"> SEQ Tabla \* ARABIC </w:instrText>
      </w:r>
      <w:r w:rsidRPr="00D36E1B">
        <w:rPr>
          <w:color w:val="auto"/>
          <w:sz w:val="24"/>
          <w:szCs w:val="24"/>
        </w:rPr>
        <w:fldChar w:fldCharType="separate"/>
      </w:r>
      <w:r w:rsidR="00381C8E">
        <w:rPr>
          <w:noProof/>
          <w:color w:val="auto"/>
          <w:sz w:val="24"/>
          <w:szCs w:val="24"/>
        </w:rPr>
        <w:t>17</w:t>
      </w:r>
      <w:r w:rsidRPr="00D36E1B">
        <w:rPr>
          <w:color w:val="auto"/>
          <w:sz w:val="24"/>
          <w:szCs w:val="24"/>
        </w:rPr>
        <w:fldChar w:fldCharType="end"/>
      </w:r>
      <w:r w:rsidRPr="00D36E1B">
        <w:rPr>
          <w:color w:val="auto"/>
          <w:sz w:val="24"/>
          <w:szCs w:val="24"/>
        </w:rPr>
        <w:t>. Duración estimada de las tareas 3.3 y 3.4 (CU16 y CU10) del equipo de desarrollo.</w:t>
      </w:r>
      <w:bookmarkEnd w:id="64"/>
    </w:p>
    <w:tbl>
      <w:tblPr>
        <w:tblStyle w:val="Tablaconcuadrcula"/>
        <w:tblW w:w="6936" w:type="dxa"/>
        <w:tblLook w:val="04A0" w:firstRow="1" w:lastRow="0" w:firstColumn="1" w:lastColumn="0" w:noHBand="0" w:noVBand="1"/>
      </w:tblPr>
      <w:tblGrid>
        <w:gridCol w:w="620"/>
        <w:gridCol w:w="4097"/>
        <w:gridCol w:w="2219"/>
      </w:tblGrid>
      <w:tr w:rsidR="00EC7CA5" w14:paraId="123FC6B2" w14:textId="77777777" w:rsidTr="00D36E1B">
        <w:tc>
          <w:tcPr>
            <w:tcW w:w="620" w:type="dxa"/>
          </w:tcPr>
          <w:p w14:paraId="6882798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707CCB5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7E90C0C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24105FF" w14:textId="77777777" w:rsidTr="00D36E1B">
        <w:tc>
          <w:tcPr>
            <w:tcW w:w="620" w:type="dxa"/>
          </w:tcPr>
          <w:p w14:paraId="33B643A7" w14:textId="77777777" w:rsidR="00EC7CA5" w:rsidRDefault="00EC7CA5" w:rsidP="00D47333">
            <w:pPr>
              <w:jc w:val="center"/>
              <w:rPr>
                <w:rFonts w:eastAsia="Times New Roman" w:cs="Times New Roman"/>
                <w:szCs w:val="24"/>
              </w:rPr>
            </w:pPr>
          </w:p>
          <w:p w14:paraId="724E1EDA" w14:textId="77777777" w:rsidR="00EC7CA5" w:rsidRDefault="00EC7CA5" w:rsidP="00D47333">
            <w:pPr>
              <w:jc w:val="center"/>
              <w:rPr>
                <w:rFonts w:eastAsia="Times New Roman" w:cs="Times New Roman"/>
                <w:szCs w:val="24"/>
              </w:rPr>
            </w:pPr>
          </w:p>
          <w:p w14:paraId="3A029273" w14:textId="77777777" w:rsidR="00EC7CA5" w:rsidRDefault="00EC7CA5" w:rsidP="00D47333">
            <w:pPr>
              <w:jc w:val="center"/>
              <w:rPr>
                <w:rFonts w:eastAsia="Times New Roman" w:cs="Times New Roman"/>
                <w:szCs w:val="24"/>
              </w:rPr>
            </w:pPr>
          </w:p>
          <w:p w14:paraId="0FB905FF" w14:textId="77777777" w:rsidR="00EC7CA5" w:rsidRDefault="00EC7CA5" w:rsidP="00D47333">
            <w:pPr>
              <w:jc w:val="center"/>
              <w:rPr>
                <w:rFonts w:eastAsia="Times New Roman" w:cs="Times New Roman"/>
                <w:szCs w:val="24"/>
              </w:rPr>
            </w:pPr>
          </w:p>
          <w:p w14:paraId="4827AE4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35568F5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54C5245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2A0FF87F"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1BCE047" w14:textId="60628DB4" w:rsidR="00EC7CA5" w:rsidRDefault="00EC7CA5" w:rsidP="00525E5E">
            <w:pPr>
              <w:numPr>
                <w:ilvl w:val="0"/>
                <w:numId w:val="76"/>
              </w:numPr>
              <w:jc w:val="left"/>
              <w:rPr>
                <w:rFonts w:eastAsia="Times New Roman" w:cs="Times New Roman"/>
                <w:szCs w:val="24"/>
              </w:rPr>
            </w:pPr>
            <w:r>
              <w:rPr>
                <w:rFonts w:eastAsia="Times New Roman" w:cs="Times New Roman"/>
                <w:szCs w:val="24"/>
              </w:rPr>
              <w:t xml:space="preserve">Refinamiento de acuerdo </w:t>
            </w:r>
            <w:r w:rsidR="00C03DD4">
              <w:rPr>
                <w:rFonts w:eastAsia="Times New Roman" w:cs="Times New Roman"/>
                <w:szCs w:val="24"/>
              </w:rPr>
              <w:t>con</w:t>
            </w:r>
            <w:r>
              <w:rPr>
                <w:rFonts w:eastAsia="Times New Roman" w:cs="Times New Roman"/>
                <w:szCs w:val="24"/>
              </w:rPr>
              <w:t xml:space="preserve"> las pruebas unitarias.</w:t>
            </w:r>
          </w:p>
          <w:p w14:paraId="05F4C9DB" w14:textId="77777777" w:rsidR="00EC7CA5" w:rsidRDefault="00EC7CA5" w:rsidP="00525E5E">
            <w:pPr>
              <w:numPr>
                <w:ilvl w:val="0"/>
                <w:numId w:val="76"/>
              </w:numPr>
              <w:jc w:val="left"/>
              <w:rPr>
                <w:rFonts w:eastAsia="Times New Roman" w:cs="Times New Roman"/>
                <w:szCs w:val="24"/>
              </w:rPr>
            </w:pPr>
            <w:r>
              <w:rPr>
                <w:rFonts w:eastAsia="Times New Roman" w:cs="Times New Roman"/>
                <w:szCs w:val="24"/>
              </w:rPr>
              <w:t>Realizar pruebas de aceptación del usuario.</w:t>
            </w:r>
          </w:p>
          <w:p w14:paraId="1AF083A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17F7F7F0" w14:textId="77777777" w:rsidR="00EC7CA5" w:rsidRDefault="00EC7CA5" w:rsidP="00D47333">
            <w:pPr>
              <w:jc w:val="center"/>
              <w:rPr>
                <w:rFonts w:eastAsia="Times New Roman" w:cs="Times New Roman"/>
                <w:b/>
                <w:szCs w:val="24"/>
              </w:rPr>
            </w:pPr>
          </w:p>
          <w:p w14:paraId="1EEF6A3C" w14:textId="77777777" w:rsidR="00EC7CA5" w:rsidRDefault="00EC7CA5" w:rsidP="00D47333">
            <w:pPr>
              <w:jc w:val="center"/>
              <w:rPr>
                <w:rFonts w:eastAsia="Times New Roman" w:cs="Times New Roman"/>
                <w:b/>
                <w:szCs w:val="24"/>
              </w:rPr>
            </w:pPr>
          </w:p>
          <w:p w14:paraId="61CB548A" w14:textId="77777777" w:rsidR="00EC7CA5" w:rsidRDefault="00EC7CA5" w:rsidP="00D47333">
            <w:pPr>
              <w:jc w:val="center"/>
              <w:rPr>
                <w:rFonts w:eastAsia="Times New Roman" w:cs="Times New Roman"/>
                <w:b/>
                <w:szCs w:val="24"/>
              </w:rPr>
            </w:pPr>
          </w:p>
          <w:p w14:paraId="50771CAE" w14:textId="77777777" w:rsidR="00EC7CA5" w:rsidRDefault="00EC7CA5" w:rsidP="00D47333">
            <w:pPr>
              <w:jc w:val="center"/>
              <w:rPr>
                <w:rFonts w:eastAsia="Times New Roman" w:cs="Times New Roman"/>
                <w:b/>
                <w:szCs w:val="24"/>
              </w:rPr>
            </w:pPr>
          </w:p>
          <w:p w14:paraId="0494244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538FDCAE" w14:textId="77777777" w:rsidR="00EC7CA5" w:rsidRDefault="00EC7CA5" w:rsidP="00B25593">
      <w:pPr>
        <w:spacing w:line="240" w:lineRule="auto"/>
        <w:rPr>
          <w:rFonts w:eastAsia="Times New Roman" w:cs="Times New Roman"/>
          <w:b/>
          <w:szCs w:val="24"/>
        </w:rPr>
      </w:pPr>
    </w:p>
    <w:p w14:paraId="4D632CE2" w14:textId="7705A449" w:rsidR="00D36E1B" w:rsidRPr="00D36E1B" w:rsidRDefault="00D36E1B" w:rsidP="00B25593">
      <w:pPr>
        <w:ind w:firstLine="0"/>
        <w:rPr>
          <w:rFonts w:eastAsia="Times New Roman" w:cs="Times New Roman"/>
          <w:bCs/>
          <w:sz w:val="20"/>
          <w:szCs w:val="20"/>
        </w:rPr>
      </w:pPr>
      <w:r w:rsidRPr="00D36E1B">
        <w:rPr>
          <w:rFonts w:eastAsia="Times New Roman" w:cs="Times New Roman"/>
          <w:bCs/>
          <w:i/>
          <w:iCs/>
          <w:sz w:val="20"/>
          <w:szCs w:val="20"/>
        </w:rPr>
        <w:t xml:space="preserve">Nota: </w:t>
      </w:r>
      <w:r w:rsidRPr="00D36E1B">
        <w:rPr>
          <w:rFonts w:eastAsia="Times New Roman" w:cs="Times New Roman"/>
          <w:bCs/>
          <w:sz w:val="20"/>
          <w:szCs w:val="20"/>
        </w:rPr>
        <w:t>Elaboración propia.</w:t>
      </w:r>
    </w:p>
    <w:p w14:paraId="5111DF45" w14:textId="44215268" w:rsidR="00EC7CA5" w:rsidRDefault="00EC7CA5" w:rsidP="00B25593">
      <w:pPr>
        <w:ind w:firstLine="0"/>
        <w:rPr>
          <w:rFonts w:eastAsia="Times New Roman" w:cs="Times New Roman"/>
          <w:b/>
          <w:szCs w:val="24"/>
        </w:rPr>
      </w:pPr>
      <w:r>
        <w:rPr>
          <w:rFonts w:eastAsia="Times New Roman" w:cs="Times New Roman"/>
          <w:b/>
          <w:szCs w:val="24"/>
        </w:rPr>
        <w:t>Casos de uso #06 y #07</w:t>
      </w:r>
    </w:p>
    <w:p w14:paraId="35AF2EA9" w14:textId="77777777" w:rsidR="00EC7CA5" w:rsidRDefault="00EC7CA5" w:rsidP="00B25593">
      <w:pPr>
        <w:ind w:firstLine="0"/>
        <w:rPr>
          <w:rFonts w:eastAsia="Times New Roman" w:cs="Times New Roman"/>
          <w:b/>
          <w:szCs w:val="24"/>
        </w:rPr>
      </w:pPr>
      <w:r>
        <w:rPr>
          <w:rFonts w:eastAsia="Times New Roman" w:cs="Times New Roman"/>
          <w:b/>
          <w:szCs w:val="24"/>
        </w:rPr>
        <w:t>Nombre CU06: Crear organización (tabla parámetro)</w:t>
      </w:r>
    </w:p>
    <w:p w14:paraId="708DA1AE" w14:textId="2267D64F" w:rsidR="00EC7CA5" w:rsidRDefault="00EC7CA5" w:rsidP="00B25593">
      <w:pPr>
        <w:ind w:firstLine="0"/>
        <w:rPr>
          <w:rFonts w:eastAsia="Times New Roman" w:cs="Times New Roman"/>
          <w:b/>
          <w:szCs w:val="24"/>
        </w:rPr>
      </w:pPr>
      <w:r>
        <w:rPr>
          <w:rFonts w:eastAsia="Times New Roman" w:cs="Times New Roman"/>
          <w:b/>
          <w:szCs w:val="24"/>
        </w:rPr>
        <w:t>Nombre CU07: Crear categoría (tabla parámetro)</w:t>
      </w:r>
    </w:p>
    <w:p w14:paraId="4B50D3A8" w14:textId="028DD4EC" w:rsidR="00C24DFB" w:rsidRPr="00C24DFB" w:rsidRDefault="00C24DFB" w:rsidP="00C24DFB">
      <w:pPr>
        <w:pStyle w:val="Descripcin"/>
        <w:keepNext/>
        <w:ind w:firstLine="0"/>
        <w:rPr>
          <w:color w:val="auto"/>
          <w:sz w:val="24"/>
          <w:szCs w:val="24"/>
        </w:rPr>
      </w:pPr>
      <w:bookmarkStart w:id="65" w:name="_Toc47024489"/>
      <w:r w:rsidRPr="00C24DFB">
        <w:rPr>
          <w:color w:val="auto"/>
          <w:sz w:val="24"/>
          <w:szCs w:val="24"/>
        </w:rPr>
        <w:t xml:space="preserve">Tabla </w:t>
      </w:r>
      <w:r w:rsidRPr="00C24DFB">
        <w:rPr>
          <w:color w:val="auto"/>
          <w:sz w:val="24"/>
          <w:szCs w:val="24"/>
        </w:rPr>
        <w:fldChar w:fldCharType="begin"/>
      </w:r>
      <w:r w:rsidRPr="00C24DFB">
        <w:rPr>
          <w:color w:val="auto"/>
          <w:sz w:val="24"/>
          <w:szCs w:val="24"/>
        </w:rPr>
        <w:instrText xml:space="preserve"> SEQ Tabla \* ARABIC </w:instrText>
      </w:r>
      <w:r w:rsidRPr="00C24DFB">
        <w:rPr>
          <w:color w:val="auto"/>
          <w:sz w:val="24"/>
          <w:szCs w:val="24"/>
        </w:rPr>
        <w:fldChar w:fldCharType="separate"/>
      </w:r>
      <w:r w:rsidR="00381C8E">
        <w:rPr>
          <w:noProof/>
          <w:color w:val="auto"/>
          <w:sz w:val="24"/>
          <w:szCs w:val="24"/>
        </w:rPr>
        <w:t>18</w:t>
      </w:r>
      <w:r w:rsidRPr="00C24DFB">
        <w:rPr>
          <w:color w:val="auto"/>
          <w:sz w:val="24"/>
          <w:szCs w:val="24"/>
        </w:rPr>
        <w:fldChar w:fldCharType="end"/>
      </w:r>
      <w:r w:rsidRPr="00C24DFB">
        <w:rPr>
          <w:color w:val="auto"/>
          <w:sz w:val="24"/>
          <w:szCs w:val="24"/>
        </w:rPr>
        <w:t>. Duración estimada de las tareas 3.3 y 3.4 (CU06 y CU07) del equipo de desarrollo.</w:t>
      </w:r>
      <w:bookmarkEnd w:id="65"/>
    </w:p>
    <w:tbl>
      <w:tblPr>
        <w:tblStyle w:val="Tablaconcuadrcula"/>
        <w:tblW w:w="6936" w:type="dxa"/>
        <w:tblLook w:val="04A0" w:firstRow="1" w:lastRow="0" w:firstColumn="1" w:lastColumn="0" w:noHBand="0" w:noVBand="1"/>
      </w:tblPr>
      <w:tblGrid>
        <w:gridCol w:w="620"/>
        <w:gridCol w:w="4097"/>
        <w:gridCol w:w="2219"/>
      </w:tblGrid>
      <w:tr w:rsidR="00EC7CA5" w14:paraId="5083E2DF" w14:textId="77777777" w:rsidTr="00C24DFB">
        <w:tc>
          <w:tcPr>
            <w:tcW w:w="620" w:type="dxa"/>
          </w:tcPr>
          <w:p w14:paraId="048090F1"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5345236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1E6CD71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24B025A0" w14:textId="77777777" w:rsidTr="00C24DFB">
        <w:tc>
          <w:tcPr>
            <w:tcW w:w="620" w:type="dxa"/>
          </w:tcPr>
          <w:p w14:paraId="6EA35F39" w14:textId="77777777" w:rsidR="00EC7CA5" w:rsidRDefault="00EC7CA5" w:rsidP="00D47333">
            <w:pPr>
              <w:jc w:val="center"/>
              <w:rPr>
                <w:rFonts w:eastAsia="Times New Roman" w:cs="Times New Roman"/>
                <w:szCs w:val="24"/>
              </w:rPr>
            </w:pPr>
          </w:p>
          <w:p w14:paraId="0C890239" w14:textId="77777777" w:rsidR="00EC7CA5" w:rsidRDefault="00EC7CA5" w:rsidP="00D47333">
            <w:pPr>
              <w:jc w:val="center"/>
              <w:rPr>
                <w:rFonts w:eastAsia="Times New Roman" w:cs="Times New Roman"/>
                <w:szCs w:val="24"/>
              </w:rPr>
            </w:pPr>
          </w:p>
          <w:p w14:paraId="7F270990" w14:textId="77777777" w:rsidR="00EC7CA5" w:rsidRDefault="00EC7CA5" w:rsidP="00D47333">
            <w:pPr>
              <w:jc w:val="center"/>
              <w:rPr>
                <w:rFonts w:eastAsia="Times New Roman" w:cs="Times New Roman"/>
                <w:szCs w:val="24"/>
              </w:rPr>
            </w:pPr>
          </w:p>
          <w:p w14:paraId="17A6D6BF" w14:textId="77777777" w:rsidR="00EC7CA5" w:rsidRDefault="00EC7CA5" w:rsidP="00D47333">
            <w:pPr>
              <w:jc w:val="center"/>
              <w:rPr>
                <w:rFonts w:eastAsia="Times New Roman" w:cs="Times New Roman"/>
                <w:szCs w:val="24"/>
              </w:rPr>
            </w:pPr>
          </w:p>
          <w:p w14:paraId="7689138F"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03C03B4E"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00AFD79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4EF3EF4" w14:textId="77777777" w:rsidR="00EC7CA5" w:rsidRPr="00D67A59" w:rsidRDefault="00EC7CA5" w:rsidP="00D47333">
            <w:pPr>
              <w:rPr>
                <w:rFonts w:eastAsia="Times New Roman" w:cs="Times New Roman"/>
                <w:szCs w:val="24"/>
              </w:rPr>
            </w:pPr>
            <w:r>
              <w:rPr>
                <w:rFonts w:eastAsia="Times New Roman" w:cs="Times New Roman"/>
                <w:b/>
                <w:szCs w:val="24"/>
              </w:rPr>
              <w:lastRenderedPageBreak/>
              <w:t>Actividades:</w:t>
            </w:r>
          </w:p>
          <w:p w14:paraId="194F1B31" w14:textId="1E91CA6F" w:rsidR="00EC7CA5" w:rsidRDefault="00EC7CA5" w:rsidP="00525E5E">
            <w:pPr>
              <w:numPr>
                <w:ilvl w:val="0"/>
                <w:numId w:val="77"/>
              </w:numPr>
              <w:jc w:val="left"/>
              <w:rPr>
                <w:rFonts w:eastAsia="Times New Roman" w:cs="Times New Roman"/>
                <w:szCs w:val="24"/>
              </w:rPr>
            </w:pPr>
            <w:r>
              <w:rPr>
                <w:rFonts w:eastAsia="Times New Roman" w:cs="Times New Roman"/>
                <w:szCs w:val="24"/>
              </w:rPr>
              <w:t xml:space="preserve">Refinamiento de acuerdo </w:t>
            </w:r>
            <w:r w:rsidR="00CC2842">
              <w:rPr>
                <w:rFonts w:eastAsia="Times New Roman" w:cs="Times New Roman"/>
                <w:szCs w:val="24"/>
              </w:rPr>
              <w:t>con</w:t>
            </w:r>
            <w:r>
              <w:rPr>
                <w:rFonts w:eastAsia="Times New Roman" w:cs="Times New Roman"/>
                <w:szCs w:val="24"/>
              </w:rPr>
              <w:t xml:space="preserve"> las pruebas unitarias.</w:t>
            </w:r>
          </w:p>
          <w:p w14:paraId="0AD2F242" w14:textId="77777777" w:rsidR="00EC7CA5" w:rsidRDefault="00EC7CA5" w:rsidP="00525E5E">
            <w:pPr>
              <w:numPr>
                <w:ilvl w:val="0"/>
                <w:numId w:val="77"/>
              </w:numPr>
              <w:jc w:val="left"/>
              <w:rPr>
                <w:rFonts w:eastAsia="Times New Roman" w:cs="Times New Roman"/>
                <w:szCs w:val="24"/>
              </w:rPr>
            </w:pPr>
            <w:r>
              <w:rPr>
                <w:rFonts w:eastAsia="Times New Roman" w:cs="Times New Roman"/>
                <w:szCs w:val="24"/>
              </w:rPr>
              <w:t>Realizar pruebas de aceptación del usuario.</w:t>
            </w:r>
          </w:p>
          <w:p w14:paraId="59A47E1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1685B6A3" w14:textId="77777777" w:rsidR="00EC7CA5" w:rsidRDefault="00EC7CA5" w:rsidP="00D47333">
            <w:pPr>
              <w:jc w:val="center"/>
              <w:rPr>
                <w:rFonts w:eastAsia="Times New Roman" w:cs="Times New Roman"/>
                <w:b/>
                <w:szCs w:val="24"/>
              </w:rPr>
            </w:pPr>
          </w:p>
          <w:p w14:paraId="22BC37E0" w14:textId="77777777" w:rsidR="00EC7CA5" w:rsidRDefault="00EC7CA5" w:rsidP="00D47333">
            <w:pPr>
              <w:jc w:val="center"/>
              <w:rPr>
                <w:rFonts w:eastAsia="Times New Roman" w:cs="Times New Roman"/>
                <w:b/>
                <w:szCs w:val="24"/>
              </w:rPr>
            </w:pPr>
          </w:p>
          <w:p w14:paraId="29B849BE" w14:textId="77777777" w:rsidR="00EC7CA5" w:rsidRDefault="00EC7CA5" w:rsidP="00D47333">
            <w:pPr>
              <w:jc w:val="center"/>
              <w:rPr>
                <w:rFonts w:eastAsia="Times New Roman" w:cs="Times New Roman"/>
                <w:szCs w:val="24"/>
              </w:rPr>
            </w:pPr>
          </w:p>
          <w:p w14:paraId="1DF1CECC" w14:textId="77777777" w:rsidR="00EC7CA5" w:rsidRDefault="00EC7CA5" w:rsidP="00D47333">
            <w:pPr>
              <w:jc w:val="center"/>
              <w:rPr>
                <w:rFonts w:eastAsia="Times New Roman" w:cs="Times New Roman"/>
                <w:b/>
                <w:szCs w:val="24"/>
              </w:rPr>
            </w:pPr>
          </w:p>
          <w:p w14:paraId="60973A9B"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14A03263" w14:textId="0C3E92FD" w:rsidR="00EC7CA5" w:rsidRDefault="00EC7CA5" w:rsidP="00D47333">
      <w:pPr>
        <w:spacing w:line="240" w:lineRule="auto"/>
        <w:rPr>
          <w:rFonts w:eastAsia="Times New Roman" w:cs="Times New Roman"/>
          <w:b/>
          <w:szCs w:val="24"/>
        </w:rPr>
      </w:pPr>
    </w:p>
    <w:p w14:paraId="3BC941C5" w14:textId="1B29454D" w:rsidR="002B358C" w:rsidRPr="002B358C" w:rsidRDefault="002B358C" w:rsidP="00D47333">
      <w:pPr>
        <w:ind w:firstLine="0"/>
        <w:rPr>
          <w:rFonts w:eastAsia="Times New Roman" w:cs="Times New Roman"/>
          <w:bCs/>
          <w:sz w:val="20"/>
          <w:szCs w:val="20"/>
        </w:rPr>
      </w:pPr>
      <w:r w:rsidRPr="002B358C">
        <w:rPr>
          <w:rFonts w:eastAsia="Times New Roman" w:cs="Times New Roman"/>
          <w:bCs/>
          <w:i/>
          <w:iCs/>
          <w:sz w:val="20"/>
          <w:szCs w:val="20"/>
        </w:rPr>
        <w:t xml:space="preserve">Nota: </w:t>
      </w:r>
      <w:r w:rsidRPr="002B358C">
        <w:rPr>
          <w:rFonts w:eastAsia="Times New Roman" w:cs="Times New Roman"/>
          <w:bCs/>
          <w:sz w:val="20"/>
          <w:szCs w:val="20"/>
        </w:rPr>
        <w:t>Elaboración propia.</w:t>
      </w:r>
    </w:p>
    <w:p w14:paraId="60B9A979" w14:textId="0610563E" w:rsidR="00EC7CA5" w:rsidRDefault="00EC7CA5" w:rsidP="00D47333">
      <w:pPr>
        <w:ind w:firstLine="0"/>
        <w:rPr>
          <w:rFonts w:eastAsia="Times New Roman" w:cs="Times New Roman"/>
          <w:b/>
          <w:szCs w:val="24"/>
        </w:rPr>
      </w:pPr>
      <w:r>
        <w:rPr>
          <w:rFonts w:eastAsia="Times New Roman" w:cs="Times New Roman"/>
          <w:b/>
          <w:szCs w:val="24"/>
        </w:rPr>
        <w:t>Caso de uso #05</w:t>
      </w:r>
    </w:p>
    <w:p w14:paraId="2CD6DA24" w14:textId="4C8566D1" w:rsidR="00EC7CA5" w:rsidRDefault="00EC7CA5" w:rsidP="00D47333">
      <w:pPr>
        <w:ind w:firstLine="0"/>
        <w:rPr>
          <w:rFonts w:eastAsia="Times New Roman" w:cs="Times New Roman"/>
          <w:b/>
          <w:szCs w:val="24"/>
        </w:rPr>
      </w:pPr>
      <w:r>
        <w:rPr>
          <w:rFonts w:eastAsia="Times New Roman" w:cs="Times New Roman"/>
          <w:b/>
          <w:szCs w:val="24"/>
        </w:rPr>
        <w:t>Nombre CU05: Crear estación (tabla parámetro)</w:t>
      </w:r>
    </w:p>
    <w:p w14:paraId="0A870ED4" w14:textId="054BD950" w:rsidR="002F6701" w:rsidRPr="002F6701" w:rsidRDefault="002F6701" w:rsidP="002F6701">
      <w:pPr>
        <w:pStyle w:val="Descripcin"/>
        <w:keepNext/>
        <w:ind w:firstLine="0"/>
        <w:rPr>
          <w:color w:val="auto"/>
          <w:sz w:val="24"/>
          <w:szCs w:val="24"/>
        </w:rPr>
      </w:pPr>
      <w:bookmarkStart w:id="66" w:name="_Toc47024490"/>
      <w:r w:rsidRPr="002F6701">
        <w:rPr>
          <w:color w:val="auto"/>
          <w:sz w:val="24"/>
          <w:szCs w:val="24"/>
        </w:rPr>
        <w:t xml:space="preserve">Tabla </w:t>
      </w:r>
      <w:r w:rsidRPr="002F6701">
        <w:rPr>
          <w:color w:val="auto"/>
          <w:sz w:val="24"/>
          <w:szCs w:val="24"/>
        </w:rPr>
        <w:fldChar w:fldCharType="begin"/>
      </w:r>
      <w:r w:rsidRPr="002F6701">
        <w:rPr>
          <w:color w:val="auto"/>
          <w:sz w:val="24"/>
          <w:szCs w:val="24"/>
        </w:rPr>
        <w:instrText xml:space="preserve"> SEQ Tabla \* ARABIC </w:instrText>
      </w:r>
      <w:r w:rsidRPr="002F6701">
        <w:rPr>
          <w:color w:val="auto"/>
          <w:sz w:val="24"/>
          <w:szCs w:val="24"/>
        </w:rPr>
        <w:fldChar w:fldCharType="separate"/>
      </w:r>
      <w:r w:rsidR="00381C8E">
        <w:rPr>
          <w:noProof/>
          <w:color w:val="auto"/>
          <w:sz w:val="24"/>
          <w:szCs w:val="24"/>
        </w:rPr>
        <w:t>19</w:t>
      </w:r>
      <w:r w:rsidRPr="002F6701">
        <w:rPr>
          <w:color w:val="auto"/>
          <w:sz w:val="24"/>
          <w:szCs w:val="24"/>
        </w:rPr>
        <w:fldChar w:fldCharType="end"/>
      </w:r>
      <w:r w:rsidRPr="002F6701">
        <w:rPr>
          <w:color w:val="auto"/>
          <w:sz w:val="24"/>
          <w:szCs w:val="24"/>
        </w:rPr>
        <w:t>. Duración estimada de las tareas 3.3 y 3.4 (CU05) del equipo de desarrollo.</w:t>
      </w:r>
      <w:bookmarkEnd w:id="66"/>
    </w:p>
    <w:tbl>
      <w:tblPr>
        <w:tblStyle w:val="Tablaconcuadrcula"/>
        <w:tblW w:w="6936" w:type="dxa"/>
        <w:tblLook w:val="04A0" w:firstRow="1" w:lastRow="0" w:firstColumn="1" w:lastColumn="0" w:noHBand="0" w:noVBand="1"/>
      </w:tblPr>
      <w:tblGrid>
        <w:gridCol w:w="620"/>
        <w:gridCol w:w="4097"/>
        <w:gridCol w:w="2219"/>
      </w:tblGrid>
      <w:tr w:rsidR="00EC7CA5" w14:paraId="53AE89BD" w14:textId="77777777" w:rsidTr="002F6701">
        <w:tc>
          <w:tcPr>
            <w:tcW w:w="620" w:type="dxa"/>
          </w:tcPr>
          <w:p w14:paraId="497B59D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1C3260E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53BB4E0F"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40CC714C" w14:textId="77777777" w:rsidTr="002F6701">
        <w:tc>
          <w:tcPr>
            <w:tcW w:w="620" w:type="dxa"/>
          </w:tcPr>
          <w:p w14:paraId="69E6EDE6" w14:textId="77777777" w:rsidR="00EC7CA5" w:rsidRDefault="00EC7CA5" w:rsidP="00D47333">
            <w:pPr>
              <w:jc w:val="center"/>
              <w:rPr>
                <w:rFonts w:eastAsia="Times New Roman" w:cs="Times New Roman"/>
                <w:szCs w:val="24"/>
              </w:rPr>
            </w:pPr>
          </w:p>
          <w:p w14:paraId="5B419361" w14:textId="77777777" w:rsidR="00EC7CA5" w:rsidRDefault="00EC7CA5" w:rsidP="00D47333">
            <w:pPr>
              <w:jc w:val="center"/>
              <w:rPr>
                <w:rFonts w:eastAsia="Times New Roman" w:cs="Times New Roman"/>
                <w:szCs w:val="24"/>
              </w:rPr>
            </w:pPr>
          </w:p>
          <w:p w14:paraId="7DBFCF9E" w14:textId="77777777" w:rsidR="00EC7CA5" w:rsidRDefault="00EC7CA5" w:rsidP="00D47333">
            <w:pPr>
              <w:jc w:val="center"/>
              <w:rPr>
                <w:rFonts w:eastAsia="Times New Roman" w:cs="Times New Roman"/>
                <w:szCs w:val="24"/>
              </w:rPr>
            </w:pPr>
          </w:p>
          <w:p w14:paraId="428CE95E" w14:textId="77777777" w:rsidR="00EC7CA5" w:rsidRDefault="00EC7CA5" w:rsidP="00D47333">
            <w:pPr>
              <w:jc w:val="center"/>
              <w:rPr>
                <w:rFonts w:eastAsia="Times New Roman" w:cs="Times New Roman"/>
                <w:szCs w:val="24"/>
              </w:rPr>
            </w:pPr>
          </w:p>
          <w:p w14:paraId="32E1967D"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1356FD00"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B349656"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B781098"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8218FA1" w14:textId="00A40BE4" w:rsidR="00EC7CA5" w:rsidRDefault="00EC7CA5" w:rsidP="00525E5E">
            <w:pPr>
              <w:numPr>
                <w:ilvl w:val="0"/>
                <w:numId w:val="78"/>
              </w:numPr>
              <w:jc w:val="left"/>
              <w:rPr>
                <w:rFonts w:eastAsia="Times New Roman" w:cs="Times New Roman"/>
                <w:szCs w:val="24"/>
              </w:rPr>
            </w:pPr>
            <w:r>
              <w:rPr>
                <w:rFonts w:eastAsia="Times New Roman" w:cs="Times New Roman"/>
                <w:szCs w:val="24"/>
              </w:rPr>
              <w:t xml:space="preserve">Refinamiento de acuerdo </w:t>
            </w:r>
            <w:r w:rsidR="00C03DD4">
              <w:rPr>
                <w:rFonts w:eastAsia="Times New Roman" w:cs="Times New Roman"/>
                <w:szCs w:val="24"/>
              </w:rPr>
              <w:t>con</w:t>
            </w:r>
            <w:r>
              <w:rPr>
                <w:rFonts w:eastAsia="Times New Roman" w:cs="Times New Roman"/>
                <w:szCs w:val="24"/>
              </w:rPr>
              <w:t xml:space="preserve"> las pruebas unitarias.</w:t>
            </w:r>
          </w:p>
          <w:p w14:paraId="4A8FE96E" w14:textId="77777777" w:rsidR="00EC7CA5" w:rsidRDefault="00EC7CA5" w:rsidP="00525E5E">
            <w:pPr>
              <w:numPr>
                <w:ilvl w:val="0"/>
                <w:numId w:val="78"/>
              </w:numPr>
              <w:jc w:val="left"/>
              <w:rPr>
                <w:rFonts w:eastAsia="Times New Roman" w:cs="Times New Roman"/>
                <w:szCs w:val="24"/>
              </w:rPr>
            </w:pPr>
            <w:r>
              <w:rPr>
                <w:rFonts w:eastAsia="Times New Roman" w:cs="Times New Roman"/>
                <w:szCs w:val="24"/>
              </w:rPr>
              <w:t>Realizar pruebas de aceptación del usuario.</w:t>
            </w:r>
          </w:p>
          <w:p w14:paraId="0DFB07EA"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726B6582" w14:textId="77777777" w:rsidR="00EC7CA5" w:rsidRDefault="00EC7CA5" w:rsidP="00D47333">
            <w:pPr>
              <w:jc w:val="center"/>
              <w:rPr>
                <w:rFonts w:eastAsia="Times New Roman" w:cs="Times New Roman"/>
                <w:b/>
                <w:szCs w:val="24"/>
              </w:rPr>
            </w:pPr>
          </w:p>
          <w:p w14:paraId="1D2233B3" w14:textId="77777777" w:rsidR="00EC7CA5" w:rsidRDefault="00EC7CA5" w:rsidP="00D47333">
            <w:pPr>
              <w:jc w:val="center"/>
              <w:rPr>
                <w:rFonts w:eastAsia="Times New Roman" w:cs="Times New Roman"/>
                <w:b/>
                <w:szCs w:val="24"/>
              </w:rPr>
            </w:pPr>
          </w:p>
          <w:p w14:paraId="44261D17" w14:textId="77777777" w:rsidR="00EC7CA5" w:rsidRDefault="00EC7CA5" w:rsidP="00D47333">
            <w:pPr>
              <w:jc w:val="center"/>
              <w:rPr>
                <w:rFonts w:eastAsia="Times New Roman" w:cs="Times New Roman"/>
                <w:b/>
                <w:szCs w:val="24"/>
              </w:rPr>
            </w:pPr>
          </w:p>
          <w:p w14:paraId="0536C4A4" w14:textId="77777777" w:rsidR="00EC7CA5" w:rsidRDefault="00EC7CA5" w:rsidP="00D47333">
            <w:pPr>
              <w:jc w:val="center"/>
              <w:rPr>
                <w:rFonts w:eastAsia="Times New Roman" w:cs="Times New Roman"/>
                <w:b/>
                <w:szCs w:val="24"/>
              </w:rPr>
            </w:pPr>
          </w:p>
          <w:p w14:paraId="21226D6B"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tc>
      </w:tr>
    </w:tbl>
    <w:p w14:paraId="7E2338C3" w14:textId="77777777" w:rsidR="00EC7CA5" w:rsidRDefault="00EC7CA5" w:rsidP="00D47333">
      <w:pPr>
        <w:spacing w:line="240" w:lineRule="auto"/>
        <w:rPr>
          <w:rFonts w:eastAsia="Times New Roman" w:cs="Times New Roman"/>
          <w:b/>
          <w:szCs w:val="24"/>
        </w:rPr>
      </w:pPr>
    </w:p>
    <w:p w14:paraId="69604A6B" w14:textId="41A7C06F" w:rsidR="002F6701" w:rsidRPr="002F6701" w:rsidRDefault="002F6701" w:rsidP="00D47333">
      <w:pPr>
        <w:ind w:firstLine="0"/>
        <w:rPr>
          <w:rFonts w:eastAsia="Times New Roman" w:cs="Times New Roman"/>
          <w:bCs/>
          <w:sz w:val="20"/>
          <w:szCs w:val="20"/>
        </w:rPr>
      </w:pPr>
      <w:r w:rsidRPr="002F6701">
        <w:rPr>
          <w:rFonts w:eastAsia="Times New Roman" w:cs="Times New Roman"/>
          <w:bCs/>
          <w:i/>
          <w:iCs/>
          <w:sz w:val="20"/>
          <w:szCs w:val="20"/>
        </w:rPr>
        <w:t xml:space="preserve">Nota: </w:t>
      </w:r>
      <w:r w:rsidRPr="002F6701">
        <w:rPr>
          <w:rFonts w:eastAsia="Times New Roman" w:cs="Times New Roman"/>
          <w:bCs/>
          <w:sz w:val="20"/>
          <w:szCs w:val="20"/>
        </w:rPr>
        <w:t>Elaboración propia.</w:t>
      </w:r>
    </w:p>
    <w:p w14:paraId="28458DF9" w14:textId="5EEA9B9A" w:rsidR="00EC7CA5" w:rsidRDefault="00EC7CA5" w:rsidP="00D47333">
      <w:pPr>
        <w:ind w:firstLine="0"/>
        <w:rPr>
          <w:rFonts w:eastAsia="Times New Roman" w:cs="Times New Roman"/>
          <w:b/>
          <w:szCs w:val="24"/>
        </w:rPr>
      </w:pPr>
      <w:r>
        <w:rPr>
          <w:rFonts w:eastAsia="Times New Roman" w:cs="Times New Roman"/>
          <w:b/>
          <w:szCs w:val="24"/>
        </w:rPr>
        <w:t>Caso de uso #01</w:t>
      </w:r>
    </w:p>
    <w:p w14:paraId="157C57BD" w14:textId="400A2C5B" w:rsidR="00EC7CA5" w:rsidRDefault="00EC7CA5" w:rsidP="00D47333">
      <w:pPr>
        <w:ind w:firstLine="0"/>
        <w:rPr>
          <w:rFonts w:eastAsia="Times New Roman" w:cs="Times New Roman"/>
          <w:b/>
          <w:szCs w:val="24"/>
        </w:rPr>
      </w:pPr>
      <w:r>
        <w:rPr>
          <w:rFonts w:eastAsia="Times New Roman" w:cs="Times New Roman"/>
          <w:b/>
          <w:szCs w:val="24"/>
        </w:rPr>
        <w:t>Nombre CU01: Conectar con estación FTP</w:t>
      </w:r>
    </w:p>
    <w:p w14:paraId="19D4A35F" w14:textId="5BEF93D4" w:rsidR="00E86C69" w:rsidRPr="00E86C69" w:rsidRDefault="00E86C69" w:rsidP="00E86C69">
      <w:pPr>
        <w:pStyle w:val="Descripcin"/>
        <w:keepNext/>
        <w:ind w:firstLine="0"/>
        <w:rPr>
          <w:color w:val="auto"/>
          <w:sz w:val="24"/>
          <w:szCs w:val="24"/>
        </w:rPr>
      </w:pPr>
      <w:bookmarkStart w:id="67" w:name="_Toc47024491"/>
      <w:r w:rsidRPr="00E86C69">
        <w:rPr>
          <w:color w:val="auto"/>
          <w:sz w:val="24"/>
          <w:szCs w:val="24"/>
        </w:rPr>
        <w:t xml:space="preserve">Tabla </w:t>
      </w:r>
      <w:r w:rsidRPr="00E86C69">
        <w:rPr>
          <w:color w:val="auto"/>
          <w:sz w:val="24"/>
          <w:szCs w:val="24"/>
        </w:rPr>
        <w:fldChar w:fldCharType="begin"/>
      </w:r>
      <w:r w:rsidRPr="00E86C69">
        <w:rPr>
          <w:color w:val="auto"/>
          <w:sz w:val="24"/>
          <w:szCs w:val="24"/>
        </w:rPr>
        <w:instrText xml:space="preserve"> SEQ Tabla \* ARABIC </w:instrText>
      </w:r>
      <w:r w:rsidRPr="00E86C69">
        <w:rPr>
          <w:color w:val="auto"/>
          <w:sz w:val="24"/>
          <w:szCs w:val="24"/>
        </w:rPr>
        <w:fldChar w:fldCharType="separate"/>
      </w:r>
      <w:r w:rsidR="00381C8E">
        <w:rPr>
          <w:noProof/>
          <w:color w:val="auto"/>
          <w:sz w:val="24"/>
          <w:szCs w:val="24"/>
        </w:rPr>
        <w:t>20</w:t>
      </w:r>
      <w:r w:rsidRPr="00E86C69">
        <w:rPr>
          <w:color w:val="auto"/>
          <w:sz w:val="24"/>
          <w:szCs w:val="24"/>
        </w:rPr>
        <w:fldChar w:fldCharType="end"/>
      </w:r>
      <w:r w:rsidRPr="00E86C69">
        <w:rPr>
          <w:color w:val="auto"/>
          <w:sz w:val="24"/>
          <w:szCs w:val="24"/>
        </w:rPr>
        <w:t>. Duración estimada de las tareas 3.3 y 3.4 (CU01) del equipo de desarrollo.</w:t>
      </w:r>
      <w:bookmarkEnd w:id="67"/>
    </w:p>
    <w:tbl>
      <w:tblPr>
        <w:tblStyle w:val="Tablaconcuadrcula"/>
        <w:tblW w:w="6936" w:type="dxa"/>
        <w:tblLook w:val="04A0" w:firstRow="1" w:lastRow="0" w:firstColumn="1" w:lastColumn="0" w:noHBand="0" w:noVBand="1"/>
      </w:tblPr>
      <w:tblGrid>
        <w:gridCol w:w="620"/>
        <w:gridCol w:w="4097"/>
        <w:gridCol w:w="2219"/>
      </w:tblGrid>
      <w:tr w:rsidR="00EC7CA5" w14:paraId="19A7E1CD" w14:textId="77777777" w:rsidTr="00E86C69">
        <w:tc>
          <w:tcPr>
            <w:tcW w:w="620" w:type="dxa"/>
          </w:tcPr>
          <w:p w14:paraId="5E3EA44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243147F5"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11A247C4"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11EFD33A" w14:textId="77777777" w:rsidTr="00E86C69">
        <w:tc>
          <w:tcPr>
            <w:tcW w:w="620" w:type="dxa"/>
          </w:tcPr>
          <w:p w14:paraId="588E46C5" w14:textId="77777777" w:rsidR="00EC7CA5" w:rsidRDefault="00EC7CA5" w:rsidP="00D47333">
            <w:pPr>
              <w:jc w:val="center"/>
              <w:rPr>
                <w:rFonts w:eastAsia="Times New Roman" w:cs="Times New Roman"/>
                <w:szCs w:val="24"/>
              </w:rPr>
            </w:pPr>
          </w:p>
          <w:p w14:paraId="653DD07A" w14:textId="77777777" w:rsidR="00EC7CA5" w:rsidRDefault="00EC7CA5" w:rsidP="00D47333">
            <w:pPr>
              <w:jc w:val="center"/>
              <w:rPr>
                <w:rFonts w:eastAsia="Times New Roman" w:cs="Times New Roman"/>
                <w:szCs w:val="24"/>
              </w:rPr>
            </w:pPr>
          </w:p>
          <w:p w14:paraId="0F73BB27" w14:textId="77777777" w:rsidR="00EC7CA5" w:rsidRDefault="00EC7CA5" w:rsidP="00D47333">
            <w:pPr>
              <w:jc w:val="center"/>
              <w:rPr>
                <w:rFonts w:eastAsia="Times New Roman" w:cs="Times New Roman"/>
                <w:szCs w:val="24"/>
              </w:rPr>
            </w:pPr>
          </w:p>
          <w:p w14:paraId="65DF910C" w14:textId="77777777" w:rsidR="00EC7CA5" w:rsidRDefault="00EC7CA5" w:rsidP="00D47333">
            <w:pPr>
              <w:jc w:val="center"/>
              <w:rPr>
                <w:rFonts w:eastAsia="Times New Roman" w:cs="Times New Roman"/>
                <w:szCs w:val="24"/>
              </w:rPr>
            </w:pPr>
          </w:p>
          <w:p w14:paraId="4CCC56F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563056BB"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77C357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31B5DBD"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1BE7D0C9" w14:textId="31176947" w:rsidR="00EC7CA5" w:rsidRDefault="00EC7CA5" w:rsidP="00525E5E">
            <w:pPr>
              <w:numPr>
                <w:ilvl w:val="0"/>
                <w:numId w:val="79"/>
              </w:numPr>
              <w:jc w:val="left"/>
              <w:rPr>
                <w:rFonts w:eastAsia="Times New Roman" w:cs="Times New Roman"/>
                <w:szCs w:val="24"/>
              </w:rPr>
            </w:pPr>
            <w:r>
              <w:rPr>
                <w:rFonts w:eastAsia="Times New Roman" w:cs="Times New Roman"/>
                <w:szCs w:val="24"/>
              </w:rPr>
              <w:t xml:space="preserve">Refinamiento de acuerdo </w:t>
            </w:r>
            <w:r w:rsidR="00C03DD4">
              <w:rPr>
                <w:rFonts w:eastAsia="Times New Roman" w:cs="Times New Roman"/>
                <w:szCs w:val="24"/>
              </w:rPr>
              <w:t>con</w:t>
            </w:r>
            <w:r>
              <w:rPr>
                <w:rFonts w:eastAsia="Times New Roman" w:cs="Times New Roman"/>
                <w:szCs w:val="24"/>
              </w:rPr>
              <w:t xml:space="preserve"> las pruebas unitarias.</w:t>
            </w:r>
          </w:p>
          <w:p w14:paraId="2741808B" w14:textId="77777777" w:rsidR="00EC7CA5" w:rsidRDefault="00EC7CA5" w:rsidP="00525E5E">
            <w:pPr>
              <w:numPr>
                <w:ilvl w:val="0"/>
                <w:numId w:val="79"/>
              </w:numPr>
              <w:jc w:val="left"/>
              <w:rPr>
                <w:rFonts w:eastAsia="Times New Roman" w:cs="Times New Roman"/>
                <w:szCs w:val="24"/>
              </w:rPr>
            </w:pPr>
            <w:r>
              <w:rPr>
                <w:rFonts w:eastAsia="Times New Roman" w:cs="Times New Roman"/>
                <w:szCs w:val="24"/>
              </w:rPr>
              <w:t>Realizar pruebas de aceptación del usuario.</w:t>
            </w:r>
          </w:p>
          <w:p w14:paraId="16ED1FF4"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21EF83BF" w14:textId="77777777" w:rsidR="00EC7CA5" w:rsidRDefault="00EC7CA5" w:rsidP="00D47333">
            <w:pPr>
              <w:jc w:val="center"/>
              <w:rPr>
                <w:rFonts w:eastAsia="Times New Roman" w:cs="Times New Roman"/>
                <w:b/>
                <w:szCs w:val="24"/>
              </w:rPr>
            </w:pPr>
          </w:p>
          <w:p w14:paraId="7C9E0163" w14:textId="77777777" w:rsidR="00EC7CA5" w:rsidRDefault="00EC7CA5" w:rsidP="00D47333">
            <w:pPr>
              <w:jc w:val="center"/>
              <w:rPr>
                <w:rFonts w:eastAsia="Times New Roman" w:cs="Times New Roman"/>
                <w:b/>
                <w:szCs w:val="24"/>
              </w:rPr>
            </w:pPr>
          </w:p>
          <w:p w14:paraId="54A82C59" w14:textId="77777777" w:rsidR="00EC7CA5" w:rsidRDefault="00EC7CA5" w:rsidP="00D47333">
            <w:pPr>
              <w:jc w:val="center"/>
              <w:rPr>
                <w:rFonts w:eastAsia="Times New Roman" w:cs="Times New Roman"/>
                <w:b/>
                <w:szCs w:val="24"/>
              </w:rPr>
            </w:pPr>
          </w:p>
          <w:p w14:paraId="52BA3610" w14:textId="77777777" w:rsidR="00EC7CA5" w:rsidRDefault="00EC7CA5" w:rsidP="00D47333">
            <w:pPr>
              <w:jc w:val="center"/>
              <w:rPr>
                <w:rFonts w:eastAsia="Times New Roman" w:cs="Times New Roman"/>
                <w:b/>
                <w:szCs w:val="24"/>
              </w:rPr>
            </w:pPr>
          </w:p>
          <w:p w14:paraId="4CB8D496" w14:textId="77777777" w:rsidR="00EC7CA5" w:rsidRPr="002B698E" w:rsidRDefault="00EC7CA5" w:rsidP="00D47333">
            <w:pPr>
              <w:jc w:val="center"/>
              <w:rPr>
                <w:rFonts w:eastAsia="Times New Roman" w:cs="Times New Roman"/>
                <w:bCs/>
                <w:szCs w:val="24"/>
              </w:rPr>
            </w:pPr>
            <w:r>
              <w:rPr>
                <w:rFonts w:eastAsia="Times New Roman" w:cs="Times New Roman"/>
                <w:bCs/>
                <w:szCs w:val="24"/>
              </w:rPr>
              <w:t>9</w:t>
            </w:r>
          </w:p>
          <w:p w14:paraId="69C050FC" w14:textId="77777777" w:rsidR="00EC7CA5" w:rsidRDefault="00EC7CA5" w:rsidP="00D47333">
            <w:pPr>
              <w:jc w:val="center"/>
              <w:rPr>
                <w:rFonts w:eastAsia="Times New Roman" w:cs="Times New Roman"/>
                <w:b/>
                <w:szCs w:val="24"/>
              </w:rPr>
            </w:pPr>
          </w:p>
        </w:tc>
      </w:tr>
    </w:tbl>
    <w:p w14:paraId="38871F54" w14:textId="77777777" w:rsidR="00EC7CA5" w:rsidRDefault="00EC7CA5" w:rsidP="00D47333">
      <w:pPr>
        <w:spacing w:line="240" w:lineRule="auto"/>
        <w:rPr>
          <w:rFonts w:eastAsia="Times New Roman" w:cs="Times New Roman"/>
          <w:b/>
          <w:szCs w:val="24"/>
        </w:rPr>
      </w:pPr>
    </w:p>
    <w:p w14:paraId="6B44D617" w14:textId="3EFE9528" w:rsidR="00E86C69" w:rsidRPr="00E86C69" w:rsidRDefault="00E86C69" w:rsidP="00D47333">
      <w:pPr>
        <w:ind w:firstLine="0"/>
        <w:rPr>
          <w:rFonts w:eastAsia="Times New Roman" w:cs="Times New Roman"/>
          <w:bCs/>
          <w:sz w:val="20"/>
          <w:szCs w:val="20"/>
        </w:rPr>
      </w:pPr>
      <w:r w:rsidRPr="00E86C69">
        <w:rPr>
          <w:rFonts w:eastAsia="Times New Roman" w:cs="Times New Roman"/>
          <w:bCs/>
          <w:i/>
          <w:iCs/>
          <w:sz w:val="20"/>
          <w:szCs w:val="20"/>
        </w:rPr>
        <w:t xml:space="preserve">Nota: </w:t>
      </w:r>
      <w:r w:rsidRPr="00E86C69">
        <w:rPr>
          <w:rFonts w:eastAsia="Times New Roman" w:cs="Times New Roman"/>
          <w:bCs/>
          <w:sz w:val="20"/>
          <w:szCs w:val="20"/>
        </w:rPr>
        <w:t>Elaboración propia.</w:t>
      </w:r>
    </w:p>
    <w:p w14:paraId="32C9A964" w14:textId="641A97F7" w:rsidR="00EC7CA5" w:rsidRDefault="00EC7CA5" w:rsidP="00D47333">
      <w:pPr>
        <w:ind w:firstLine="0"/>
        <w:rPr>
          <w:rFonts w:eastAsia="Times New Roman" w:cs="Times New Roman"/>
          <w:b/>
          <w:szCs w:val="24"/>
        </w:rPr>
      </w:pPr>
      <w:r>
        <w:rPr>
          <w:rFonts w:eastAsia="Times New Roman" w:cs="Times New Roman"/>
          <w:b/>
          <w:szCs w:val="24"/>
        </w:rPr>
        <w:t>Casos de uso #09 y #11</w:t>
      </w:r>
    </w:p>
    <w:p w14:paraId="7D742CED" w14:textId="77777777" w:rsidR="00EC7CA5" w:rsidRDefault="00EC7CA5" w:rsidP="00D47333">
      <w:pPr>
        <w:ind w:firstLine="0"/>
        <w:rPr>
          <w:rFonts w:eastAsia="Times New Roman" w:cs="Times New Roman"/>
          <w:b/>
          <w:szCs w:val="24"/>
        </w:rPr>
      </w:pPr>
      <w:r>
        <w:rPr>
          <w:rFonts w:eastAsia="Times New Roman" w:cs="Times New Roman"/>
          <w:b/>
          <w:szCs w:val="24"/>
        </w:rPr>
        <w:lastRenderedPageBreak/>
        <w:t>Nombre CU09: Crear rango (tabla parámetro)</w:t>
      </w:r>
    </w:p>
    <w:p w14:paraId="49982969" w14:textId="471D02F3" w:rsidR="00EC7CA5" w:rsidRDefault="00EC7CA5" w:rsidP="00D47333">
      <w:pPr>
        <w:ind w:firstLine="0"/>
        <w:rPr>
          <w:rFonts w:eastAsia="Times New Roman" w:cs="Times New Roman"/>
          <w:b/>
          <w:szCs w:val="24"/>
        </w:rPr>
      </w:pPr>
      <w:r>
        <w:rPr>
          <w:rFonts w:eastAsia="Times New Roman" w:cs="Times New Roman"/>
          <w:b/>
          <w:szCs w:val="24"/>
        </w:rPr>
        <w:t>Nombre CU11: Crear base de tiempo (tabla parámetro)</w:t>
      </w:r>
    </w:p>
    <w:p w14:paraId="36A0EA04" w14:textId="2F5BDF1C" w:rsidR="004F0D6A" w:rsidRPr="004F0D6A" w:rsidRDefault="004F0D6A" w:rsidP="004F0D6A">
      <w:pPr>
        <w:pStyle w:val="Descripcin"/>
        <w:keepNext/>
        <w:ind w:firstLine="0"/>
        <w:rPr>
          <w:color w:val="auto"/>
          <w:sz w:val="24"/>
          <w:szCs w:val="24"/>
        </w:rPr>
      </w:pPr>
      <w:bookmarkStart w:id="68" w:name="_Toc47024492"/>
      <w:r w:rsidRPr="004F0D6A">
        <w:rPr>
          <w:color w:val="auto"/>
          <w:sz w:val="24"/>
          <w:szCs w:val="24"/>
        </w:rPr>
        <w:t xml:space="preserve">Tabla </w:t>
      </w:r>
      <w:r w:rsidRPr="004F0D6A">
        <w:rPr>
          <w:color w:val="auto"/>
          <w:sz w:val="24"/>
          <w:szCs w:val="24"/>
        </w:rPr>
        <w:fldChar w:fldCharType="begin"/>
      </w:r>
      <w:r w:rsidRPr="004F0D6A">
        <w:rPr>
          <w:color w:val="auto"/>
          <w:sz w:val="24"/>
          <w:szCs w:val="24"/>
        </w:rPr>
        <w:instrText xml:space="preserve"> SEQ Tabla \* ARABIC </w:instrText>
      </w:r>
      <w:r w:rsidRPr="004F0D6A">
        <w:rPr>
          <w:color w:val="auto"/>
          <w:sz w:val="24"/>
          <w:szCs w:val="24"/>
        </w:rPr>
        <w:fldChar w:fldCharType="separate"/>
      </w:r>
      <w:r w:rsidR="00381C8E">
        <w:rPr>
          <w:noProof/>
          <w:color w:val="auto"/>
          <w:sz w:val="24"/>
          <w:szCs w:val="24"/>
        </w:rPr>
        <w:t>21</w:t>
      </w:r>
      <w:r w:rsidRPr="004F0D6A">
        <w:rPr>
          <w:color w:val="auto"/>
          <w:sz w:val="24"/>
          <w:szCs w:val="24"/>
        </w:rPr>
        <w:fldChar w:fldCharType="end"/>
      </w:r>
      <w:r w:rsidRPr="004F0D6A">
        <w:rPr>
          <w:color w:val="auto"/>
          <w:sz w:val="24"/>
          <w:szCs w:val="24"/>
        </w:rPr>
        <w:t>. Duración estimada de las tareas 3.3 y 3.4 (CU09 y CU11) del equipo de desarrollo.</w:t>
      </w:r>
      <w:bookmarkEnd w:id="68"/>
    </w:p>
    <w:tbl>
      <w:tblPr>
        <w:tblStyle w:val="Tablaconcuadrcula"/>
        <w:tblW w:w="6936" w:type="dxa"/>
        <w:tblLook w:val="04A0" w:firstRow="1" w:lastRow="0" w:firstColumn="1" w:lastColumn="0" w:noHBand="0" w:noVBand="1"/>
      </w:tblPr>
      <w:tblGrid>
        <w:gridCol w:w="620"/>
        <w:gridCol w:w="4097"/>
        <w:gridCol w:w="2219"/>
      </w:tblGrid>
      <w:tr w:rsidR="00EC7CA5" w14:paraId="0782320C" w14:textId="77777777" w:rsidTr="004F0D6A">
        <w:tc>
          <w:tcPr>
            <w:tcW w:w="620" w:type="dxa"/>
          </w:tcPr>
          <w:p w14:paraId="6D7974FD"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097" w:type="dxa"/>
          </w:tcPr>
          <w:p w14:paraId="6789F190"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19" w:type="dxa"/>
          </w:tcPr>
          <w:p w14:paraId="320511A2" w14:textId="77777777" w:rsidR="00EC7CA5" w:rsidRDefault="00EC7CA5" w:rsidP="00D47333">
            <w:pPr>
              <w:jc w:val="center"/>
              <w:rPr>
                <w:rFonts w:eastAsia="Times New Roman" w:cs="Times New Roman"/>
                <w:b/>
                <w:szCs w:val="24"/>
              </w:rPr>
            </w:pPr>
            <w:r>
              <w:rPr>
                <w:rFonts w:eastAsia="Times New Roman" w:cs="Times New Roman"/>
                <w:b/>
                <w:szCs w:val="24"/>
              </w:rPr>
              <w:t>Duración (días)</w:t>
            </w:r>
          </w:p>
        </w:tc>
      </w:tr>
      <w:tr w:rsidR="00EC7CA5" w14:paraId="5E409C37" w14:textId="77777777" w:rsidTr="004F0D6A">
        <w:tc>
          <w:tcPr>
            <w:tcW w:w="620" w:type="dxa"/>
          </w:tcPr>
          <w:p w14:paraId="28C6A0B2" w14:textId="77777777" w:rsidR="00EC7CA5" w:rsidRDefault="00EC7CA5" w:rsidP="00D47333">
            <w:pPr>
              <w:jc w:val="center"/>
              <w:rPr>
                <w:rFonts w:eastAsia="Times New Roman" w:cs="Times New Roman"/>
                <w:szCs w:val="24"/>
              </w:rPr>
            </w:pPr>
          </w:p>
          <w:p w14:paraId="670F9831" w14:textId="77777777" w:rsidR="00EC7CA5" w:rsidRDefault="00EC7CA5" w:rsidP="00D47333">
            <w:pPr>
              <w:jc w:val="center"/>
              <w:rPr>
                <w:rFonts w:eastAsia="Times New Roman" w:cs="Times New Roman"/>
                <w:szCs w:val="24"/>
              </w:rPr>
            </w:pPr>
          </w:p>
          <w:p w14:paraId="5C4E6D3C" w14:textId="77777777" w:rsidR="00EC7CA5" w:rsidRDefault="00EC7CA5" w:rsidP="00D47333">
            <w:pPr>
              <w:jc w:val="center"/>
              <w:rPr>
                <w:rFonts w:eastAsia="Times New Roman" w:cs="Times New Roman"/>
                <w:szCs w:val="24"/>
              </w:rPr>
            </w:pPr>
          </w:p>
          <w:p w14:paraId="47C1840B" w14:textId="77777777" w:rsidR="00EC7CA5" w:rsidRDefault="00EC7CA5" w:rsidP="00D47333">
            <w:pPr>
              <w:jc w:val="center"/>
              <w:rPr>
                <w:rFonts w:eastAsia="Times New Roman" w:cs="Times New Roman"/>
                <w:szCs w:val="24"/>
              </w:rPr>
            </w:pPr>
          </w:p>
          <w:p w14:paraId="65F36D64"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097" w:type="dxa"/>
          </w:tcPr>
          <w:p w14:paraId="46B87589"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D81EB4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C2CBD5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0B68A0AE" w14:textId="1BC875BA" w:rsidR="00EC7CA5" w:rsidRDefault="00EC7CA5" w:rsidP="00525E5E">
            <w:pPr>
              <w:numPr>
                <w:ilvl w:val="0"/>
                <w:numId w:val="80"/>
              </w:numPr>
              <w:jc w:val="left"/>
              <w:rPr>
                <w:rFonts w:eastAsia="Times New Roman" w:cs="Times New Roman"/>
                <w:szCs w:val="24"/>
              </w:rPr>
            </w:pPr>
            <w:r>
              <w:rPr>
                <w:rFonts w:eastAsia="Times New Roman" w:cs="Times New Roman"/>
                <w:szCs w:val="24"/>
              </w:rPr>
              <w:t xml:space="preserve">Refinamiento </w:t>
            </w:r>
            <w:r w:rsidR="008360D1">
              <w:rPr>
                <w:rFonts w:eastAsia="Times New Roman" w:cs="Times New Roman"/>
                <w:szCs w:val="24"/>
              </w:rPr>
              <w:t>de acuerdo con</w:t>
            </w:r>
            <w:r>
              <w:rPr>
                <w:rFonts w:eastAsia="Times New Roman" w:cs="Times New Roman"/>
                <w:szCs w:val="24"/>
              </w:rPr>
              <w:t xml:space="preserve"> las pruebas unitarias.</w:t>
            </w:r>
          </w:p>
          <w:p w14:paraId="47E8E03E" w14:textId="77777777" w:rsidR="00EC7CA5" w:rsidRDefault="00EC7CA5" w:rsidP="00525E5E">
            <w:pPr>
              <w:numPr>
                <w:ilvl w:val="0"/>
                <w:numId w:val="80"/>
              </w:numPr>
              <w:jc w:val="left"/>
              <w:rPr>
                <w:rFonts w:eastAsia="Times New Roman" w:cs="Times New Roman"/>
                <w:szCs w:val="24"/>
              </w:rPr>
            </w:pPr>
            <w:r>
              <w:rPr>
                <w:rFonts w:eastAsia="Times New Roman" w:cs="Times New Roman"/>
                <w:szCs w:val="24"/>
              </w:rPr>
              <w:t>Realizar pruebas de aceptación del usuario.</w:t>
            </w:r>
          </w:p>
          <w:p w14:paraId="4BEF8AB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19" w:type="dxa"/>
          </w:tcPr>
          <w:p w14:paraId="3FAA0A77" w14:textId="77777777" w:rsidR="00EC7CA5" w:rsidRDefault="00EC7CA5" w:rsidP="00D47333">
            <w:pPr>
              <w:jc w:val="center"/>
              <w:rPr>
                <w:rFonts w:eastAsia="Times New Roman" w:cs="Times New Roman"/>
                <w:b/>
                <w:szCs w:val="24"/>
              </w:rPr>
            </w:pPr>
          </w:p>
          <w:p w14:paraId="79604B99" w14:textId="77777777" w:rsidR="00EC7CA5" w:rsidRDefault="00EC7CA5" w:rsidP="00D47333">
            <w:pPr>
              <w:jc w:val="center"/>
              <w:rPr>
                <w:rFonts w:eastAsia="Times New Roman" w:cs="Times New Roman"/>
                <w:b/>
                <w:szCs w:val="24"/>
              </w:rPr>
            </w:pPr>
          </w:p>
          <w:p w14:paraId="7E411AA6" w14:textId="77777777" w:rsidR="00EC7CA5" w:rsidRDefault="00EC7CA5" w:rsidP="00D47333">
            <w:pPr>
              <w:jc w:val="center"/>
              <w:rPr>
                <w:rFonts w:eastAsia="Times New Roman" w:cs="Times New Roman"/>
                <w:b/>
                <w:szCs w:val="24"/>
              </w:rPr>
            </w:pPr>
          </w:p>
          <w:p w14:paraId="22A84C11" w14:textId="77777777" w:rsidR="00EC7CA5" w:rsidRDefault="00EC7CA5" w:rsidP="00D47333">
            <w:pPr>
              <w:jc w:val="center"/>
              <w:rPr>
                <w:rFonts w:eastAsia="Times New Roman" w:cs="Times New Roman"/>
                <w:b/>
                <w:szCs w:val="24"/>
              </w:rPr>
            </w:pPr>
          </w:p>
          <w:p w14:paraId="2D7AE219" w14:textId="77777777" w:rsidR="00EC7CA5" w:rsidRPr="002B698E" w:rsidRDefault="00EC7CA5" w:rsidP="00D47333">
            <w:pPr>
              <w:jc w:val="center"/>
              <w:rPr>
                <w:rFonts w:eastAsia="Times New Roman" w:cs="Times New Roman"/>
                <w:bCs/>
                <w:szCs w:val="24"/>
              </w:rPr>
            </w:pPr>
            <w:r>
              <w:rPr>
                <w:rFonts w:eastAsia="Times New Roman" w:cs="Times New Roman"/>
                <w:bCs/>
                <w:szCs w:val="24"/>
              </w:rPr>
              <w:t>6</w:t>
            </w:r>
          </w:p>
        </w:tc>
      </w:tr>
    </w:tbl>
    <w:p w14:paraId="0DDA9C04" w14:textId="77777777" w:rsidR="004F0D6A" w:rsidRDefault="004F0D6A" w:rsidP="004F0D6A">
      <w:pPr>
        <w:spacing w:line="240" w:lineRule="auto"/>
        <w:ind w:firstLine="0"/>
        <w:rPr>
          <w:rFonts w:eastAsia="Times New Roman" w:cs="Times New Roman"/>
          <w:bCs/>
          <w:i/>
          <w:iCs/>
          <w:szCs w:val="24"/>
        </w:rPr>
      </w:pPr>
    </w:p>
    <w:p w14:paraId="7E1B2A21" w14:textId="21A33951" w:rsidR="004F0D6A" w:rsidRPr="004F0D6A" w:rsidRDefault="004F0D6A" w:rsidP="00D47333">
      <w:pPr>
        <w:ind w:firstLine="0"/>
        <w:rPr>
          <w:rFonts w:eastAsia="Times New Roman" w:cs="Times New Roman"/>
          <w:bCs/>
          <w:sz w:val="20"/>
          <w:szCs w:val="20"/>
        </w:rPr>
      </w:pPr>
      <w:r w:rsidRPr="004F0D6A">
        <w:rPr>
          <w:rFonts w:eastAsia="Times New Roman" w:cs="Times New Roman"/>
          <w:bCs/>
          <w:i/>
          <w:iCs/>
          <w:sz w:val="20"/>
          <w:szCs w:val="20"/>
        </w:rPr>
        <w:t xml:space="preserve">Nota: </w:t>
      </w:r>
      <w:r w:rsidRPr="004F0D6A">
        <w:rPr>
          <w:rFonts w:eastAsia="Times New Roman" w:cs="Times New Roman"/>
          <w:bCs/>
          <w:sz w:val="20"/>
          <w:szCs w:val="20"/>
        </w:rPr>
        <w:t>Elaboración propia.</w:t>
      </w:r>
    </w:p>
    <w:p w14:paraId="364A2C4E" w14:textId="57451277" w:rsidR="00EC7CA5" w:rsidRPr="00D47333" w:rsidRDefault="00EC7CA5" w:rsidP="00D47333">
      <w:pPr>
        <w:ind w:firstLine="0"/>
        <w:rPr>
          <w:rFonts w:eastAsia="Times New Roman" w:cs="Times New Roman"/>
          <w:b/>
          <w:szCs w:val="24"/>
          <w:u w:val="single"/>
        </w:rPr>
      </w:pPr>
      <w:r>
        <w:rPr>
          <w:rFonts w:eastAsia="Times New Roman" w:cs="Times New Roman"/>
          <w:b/>
          <w:szCs w:val="24"/>
          <w:u w:val="single"/>
        </w:rPr>
        <w:t xml:space="preserve">Equipo de calidad </w:t>
      </w:r>
      <w:r w:rsidRPr="00D71D1F">
        <w:rPr>
          <w:rFonts w:eastAsia="Times New Roman" w:cs="Times New Roman"/>
          <w:b/>
          <w:szCs w:val="24"/>
          <w:u w:val="single"/>
        </w:rPr>
        <w:t>(Requerimientos de comunicación y transferencia de información 1 y 2)</w:t>
      </w:r>
    </w:p>
    <w:p w14:paraId="56928C9E"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t>Casos de uso #04 y #08</w:t>
      </w:r>
    </w:p>
    <w:p w14:paraId="4F2972E6" w14:textId="77777777" w:rsidR="00EC7CA5" w:rsidRPr="004D1E6C" w:rsidRDefault="00EC7CA5" w:rsidP="00D47333">
      <w:pPr>
        <w:ind w:firstLine="0"/>
        <w:rPr>
          <w:rFonts w:eastAsia="Times New Roman" w:cs="Times New Roman"/>
          <w:b/>
          <w:szCs w:val="24"/>
          <w:lang w:val="es-MX"/>
        </w:rPr>
      </w:pPr>
      <w:r w:rsidRPr="004D1E6C">
        <w:rPr>
          <w:rFonts w:eastAsia="Times New Roman" w:cs="Times New Roman"/>
          <w:b/>
          <w:szCs w:val="24"/>
          <w:lang w:val="es-MX"/>
        </w:rPr>
        <w:t>Nombre CU04: Crear región (tabla parámetro)</w:t>
      </w:r>
    </w:p>
    <w:p w14:paraId="4E96F3EB" w14:textId="33E4A92B" w:rsidR="00EC7CA5" w:rsidRDefault="00EC7CA5" w:rsidP="00D47333">
      <w:pPr>
        <w:ind w:firstLine="0"/>
        <w:rPr>
          <w:rFonts w:eastAsia="Times New Roman" w:cs="Times New Roman"/>
          <w:b/>
          <w:szCs w:val="24"/>
          <w:lang w:val="es-MX"/>
        </w:rPr>
      </w:pPr>
      <w:r w:rsidRPr="004D1E6C">
        <w:rPr>
          <w:rFonts w:eastAsia="Times New Roman" w:cs="Times New Roman"/>
          <w:b/>
          <w:szCs w:val="24"/>
          <w:lang w:val="es-MX"/>
        </w:rPr>
        <w:t>Nombre CU08: Crear ciudad (tabla parámetro)</w:t>
      </w:r>
    </w:p>
    <w:p w14:paraId="289493A5" w14:textId="44CDFF94" w:rsidR="00BB6C2C" w:rsidRPr="00BB6C2C" w:rsidRDefault="00BB6C2C" w:rsidP="00BB6C2C">
      <w:pPr>
        <w:pStyle w:val="Descripcin"/>
        <w:keepNext/>
        <w:ind w:firstLine="0"/>
        <w:rPr>
          <w:color w:val="auto"/>
          <w:sz w:val="24"/>
          <w:szCs w:val="24"/>
        </w:rPr>
      </w:pPr>
      <w:bookmarkStart w:id="69" w:name="_Toc47024493"/>
      <w:r w:rsidRPr="00BB6C2C">
        <w:rPr>
          <w:color w:val="auto"/>
          <w:sz w:val="24"/>
          <w:szCs w:val="24"/>
        </w:rPr>
        <w:t xml:space="preserve">Tabla </w:t>
      </w:r>
      <w:r w:rsidRPr="00BB6C2C">
        <w:rPr>
          <w:color w:val="auto"/>
          <w:sz w:val="24"/>
          <w:szCs w:val="24"/>
        </w:rPr>
        <w:fldChar w:fldCharType="begin"/>
      </w:r>
      <w:r w:rsidRPr="00BB6C2C">
        <w:rPr>
          <w:color w:val="auto"/>
          <w:sz w:val="24"/>
          <w:szCs w:val="24"/>
        </w:rPr>
        <w:instrText xml:space="preserve"> SEQ Tabla \* ARABIC </w:instrText>
      </w:r>
      <w:r w:rsidRPr="00BB6C2C">
        <w:rPr>
          <w:color w:val="auto"/>
          <w:sz w:val="24"/>
          <w:szCs w:val="24"/>
        </w:rPr>
        <w:fldChar w:fldCharType="separate"/>
      </w:r>
      <w:r w:rsidR="00381C8E">
        <w:rPr>
          <w:noProof/>
          <w:color w:val="auto"/>
          <w:sz w:val="24"/>
          <w:szCs w:val="24"/>
        </w:rPr>
        <w:t>22</w:t>
      </w:r>
      <w:r w:rsidRPr="00BB6C2C">
        <w:rPr>
          <w:color w:val="auto"/>
          <w:sz w:val="24"/>
          <w:szCs w:val="24"/>
        </w:rPr>
        <w:fldChar w:fldCharType="end"/>
      </w:r>
      <w:r w:rsidRPr="00BB6C2C">
        <w:rPr>
          <w:color w:val="auto"/>
          <w:sz w:val="24"/>
          <w:szCs w:val="24"/>
        </w:rPr>
        <w:t>. Duración estimada de las tareas 1.1 - 4.1 (CU04 y CU08) del equipo de calidad.</w:t>
      </w:r>
      <w:bookmarkEnd w:id="69"/>
    </w:p>
    <w:tbl>
      <w:tblPr>
        <w:tblW w:w="0" w:type="auto"/>
        <w:tblInd w:w="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20"/>
        <w:gridCol w:w="4253"/>
        <w:gridCol w:w="7"/>
        <w:gridCol w:w="1743"/>
        <w:gridCol w:w="9"/>
      </w:tblGrid>
      <w:tr w:rsidR="00EC7CA5" w14:paraId="2E21297C" w14:textId="77777777" w:rsidTr="00BB6C2C">
        <w:trPr>
          <w:gridAfter w:val="1"/>
          <w:wAfter w:w="9" w:type="dxa"/>
          <w:trHeight w:val="167"/>
        </w:trPr>
        <w:tc>
          <w:tcPr>
            <w:tcW w:w="620" w:type="dxa"/>
          </w:tcPr>
          <w:p w14:paraId="10184E2C"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4253" w:type="dxa"/>
          </w:tcPr>
          <w:p w14:paraId="0F7BB2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1750" w:type="dxa"/>
            <w:gridSpan w:val="2"/>
          </w:tcPr>
          <w:p w14:paraId="17803F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6416F7F1" w14:textId="77777777" w:rsidTr="00BB6C2C">
        <w:trPr>
          <w:gridAfter w:val="1"/>
          <w:wAfter w:w="9" w:type="dxa"/>
          <w:trHeight w:val="324"/>
        </w:trPr>
        <w:tc>
          <w:tcPr>
            <w:tcW w:w="620" w:type="dxa"/>
          </w:tcPr>
          <w:p w14:paraId="69DA4188" w14:textId="77777777" w:rsidR="00EC7CA5" w:rsidRDefault="00EC7CA5" w:rsidP="00B73A68">
            <w:pPr>
              <w:spacing w:line="240" w:lineRule="auto"/>
              <w:ind w:firstLine="0"/>
              <w:rPr>
                <w:rFonts w:eastAsia="Times New Roman" w:cs="Times New Roman"/>
                <w:b/>
                <w:szCs w:val="24"/>
                <w:lang w:val="es-MX"/>
              </w:rPr>
            </w:pPr>
          </w:p>
          <w:p w14:paraId="7510F0D2" w14:textId="77777777" w:rsidR="00EC7CA5" w:rsidRDefault="00EC7CA5" w:rsidP="00D47333">
            <w:pPr>
              <w:spacing w:line="240" w:lineRule="auto"/>
              <w:jc w:val="center"/>
              <w:rPr>
                <w:rFonts w:eastAsia="Times New Roman" w:cs="Times New Roman"/>
                <w:b/>
                <w:szCs w:val="24"/>
                <w:lang w:val="es-MX"/>
              </w:rPr>
            </w:pPr>
            <w:r>
              <w:rPr>
                <w:rFonts w:eastAsia="Times New Roman" w:cs="Times New Roman"/>
                <w:b/>
                <w:szCs w:val="24"/>
                <w:lang w:val="es-MX"/>
              </w:rPr>
              <w:t>1</w:t>
            </w:r>
          </w:p>
        </w:tc>
        <w:tc>
          <w:tcPr>
            <w:tcW w:w="4253" w:type="dxa"/>
            <w:shd w:val="clear" w:color="auto" w:fill="auto"/>
          </w:tcPr>
          <w:p w14:paraId="2C9351CF" w14:textId="77777777" w:rsidR="005D6ED6" w:rsidRDefault="00EC7CA5" w:rsidP="00D47333">
            <w:pPr>
              <w:spacing w:line="240" w:lineRule="auto"/>
              <w:rPr>
                <w:rFonts w:eastAsia="Times New Roman" w:cs="Times New Roman"/>
                <w:b/>
                <w:szCs w:val="24"/>
                <w:lang w:val="es-MX"/>
              </w:rPr>
            </w:pPr>
            <w:r>
              <w:rPr>
                <w:rFonts w:eastAsia="Times New Roman" w:cs="Times New Roman"/>
                <w:b/>
                <w:szCs w:val="24"/>
                <w:lang w:val="es-MX"/>
              </w:rPr>
              <w:t xml:space="preserve">Fase 1: Planeación.                      </w:t>
            </w:r>
          </w:p>
          <w:p w14:paraId="13C27FC4" w14:textId="77777777" w:rsidR="00EC7CA5" w:rsidRDefault="00EC7CA5" w:rsidP="00D47333">
            <w:pPr>
              <w:spacing w:line="240" w:lineRule="auto"/>
              <w:rPr>
                <w:rFonts w:eastAsia="Times New Roman" w:cs="Times New Roman"/>
                <w:szCs w:val="24"/>
                <w:lang w:val="es-MX"/>
              </w:rPr>
            </w:pPr>
            <w:r>
              <w:rPr>
                <w:rFonts w:eastAsia="Times New Roman" w:cs="Times New Roman"/>
                <w:b/>
                <w:szCs w:val="24"/>
                <w:lang w:val="es-MX"/>
              </w:rPr>
              <w:t xml:space="preserve">Obj: </w:t>
            </w:r>
            <w:r w:rsidRPr="002F0B59">
              <w:rPr>
                <w:rFonts w:eastAsia="Times New Roman" w:cs="Times New Roman"/>
                <w:szCs w:val="24"/>
                <w:lang w:val="es-MX"/>
              </w:rPr>
              <w:t>Se define el alcance del proyecto a desarrollar al igual que los</w:t>
            </w:r>
            <w:r>
              <w:rPr>
                <w:rFonts w:eastAsia="Times New Roman" w:cs="Times New Roman"/>
                <w:szCs w:val="24"/>
                <w:lang w:val="es-MX"/>
              </w:rPr>
              <w:t xml:space="preserve"> roles del equipo de trabajo</w:t>
            </w:r>
            <w:r w:rsidR="00B50177">
              <w:rPr>
                <w:rFonts w:eastAsia="Times New Roman" w:cs="Times New Roman"/>
                <w:szCs w:val="24"/>
                <w:lang w:val="es-MX"/>
              </w:rPr>
              <w:t>.</w:t>
            </w:r>
          </w:p>
          <w:p w14:paraId="27AC2C17" w14:textId="77777777" w:rsidR="00B50177" w:rsidRPr="005721D7" w:rsidRDefault="00B50177" w:rsidP="00B50177">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Diagrama de cosos de uso</w:t>
            </w:r>
          </w:p>
          <w:p w14:paraId="40DFD84A" w14:textId="77777777" w:rsidR="00B50177" w:rsidRDefault="00B50177" w:rsidP="00B50177">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Validación de diagramas de casos de uso.</w:t>
            </w:r>
          </w:p>
          <w:p w14:paraId="25F39024" w14:textId="304A01F1" w:rsidR="00B50177" w:rsidRPr="00B50177" w:rsidRDefault="00B50177" w:rsidP="00B50177">
            <w:pPr>
              <w:pStyle w:val="Prrafodelista"/>
              <w:numPr>
                <w:ilvl w:val="0"/>
                <w:numId w:val="117"/>
              </w:numPr>
              <w:spacing w:after="160" w:line="240" w:lineRule="auto"/>
              <w:jc w:val="left"/>
              <w:rPr>
                <w:rFonts w:eastAsia="Times New Roman" w:cs="Times New Roman"/>
                <w:szCs w:val="24"/>
                <w:lang w:val="es-MX"/>
              </w:rPr>
            </w:pPr>
            <w:r w:rsidRPr="00B50177">
              <w:rPr>
                <w:rFonts w:eastAsia="Times New Roman" w:cs="Times New Roman"/>
                <w:szCs w:val="24"/>
                <w:lang w:val="es-MX"/>
              </w:rPr>
              <w:t>Tipos de pruebas</w:t>
            </w:r>
            <w:r>
              <w:rPr>
                <w:rFonts w:eastAsia="Times New Roman" w:cs="Times New Roman"/>
                <w:szCs w:val="24"/>
                <w:lang w:val="es-MX"/>
              </w:rPr>
              <w:t>.</w:t>
            </w:r>
            <w:r w:rsidRPr="00B50177">
              <w:rPr>
                <w:rFonts w:eastAsia="Times New Roman" w:cs="Times New Roman"/>
                <w:szCs w:val="24"/>
                <w:lang w:val="es-MX"/>
              </w:rPr>
              <w:t xml:space="preserve">           </w:t>
            </w:r>
          </w:p>
        </w:tc>
        <w:tc>
          <w:tcPr>
            <w:tcW w:w="1750" w:type="dxa"/>
            <w:gridSpan w:val="2"/>
            <w:shd w:val="clear" w:color="auto" w:fill="auto"/>
          </w:tcPr>
          <w:p w14:paraId="0BED85A1" w14:textId="77777777" w:rsidR="00EC7CA5" w:rsidRDefault="00EC7CA5" w:rsidP="00D47333">
            <w:pPr>
              <w:spacing w:line="240" w:lineRule="auto"/>
              <w:jc w:val="center"/>
              <w:rPr>
                <w:rFonts w:eastAsia="Times New Roman" w:cs="Times New Roman"/>
                <w:szCs w:val="24"/>
                <w:lang w:val="es-MX"/>
              </w:rPr>
            </w:pPr>
          </w:p>
          <w:p w14:paraId="322C2F15"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9</w:t>
            </w:r>
          </w:p>
        </w:tc>
      </w:tr>
      <w:tr w:rsidR="00EC7CA5" w14:paraId="2A1C76C6" w14:textId="77777777" w:rsidTr="00BB6C2C">
        <w:trPr>
          <w:trHeight w:val="624"/>
        </w:trPr>
        <w:tc>
          <w:tcPr>
            <w:tcW w:w="620" w:type="dxa"/>
          </w:tcPr>
          <w:p w14:paraId="63D50F90" w14:textId="77777777" w:rsidR="00BD45CA" w:rsidRDefault="00BD45CA" w:rsidP="00D47333">
            <w:pPr>
              <w:spacing w:line="240" w:lineRule="auto"/>
              <w:rPr>
                <w:rFonts w:eastAsia="Times New Roman" w:cs="Times New Roman"/>
                <w:b/>
                <w:szCs w:val="24"/>
                <w:lang w:val="es-MX"/>
              </w:rPr>
            </w:pPr>
          </w:p>
          <w:p w14:paraId="7404D2AA" w14:textId="77777777" w:rsidR="00BD45CA" w:rsidRDefault="00BD45CA" w:rsidP="00D47333">
            <w:pPr>
              <w:spacing w:line="240" w:lineRule="auto"/>
              <w:rPr>
                <w:rFonts w:eastAsia="Times New Roman" w:cs="Times New Roman"/>
                <w:b/>
                <w:szCs w:val="24"/>
                <w:lang w:val="es-MX"/>
              </w:rPr>
            </w:pPr>
          </w:p>
          <w:p w14:paraId="7E8DB8CE" w14:textId="77777777" w:rsidR="00BD45CA" w:rsidRDefault="00BD45CA" w:rsidP="00D47333">
            <w:pPr>
              <w:spacing w:line="240" w:lineRule="auto"/>
              <w:rPr>
                <w:rFonts w:eastAsia="Times New Roman" w:cs="Times New Roman"/>
                <w:b/>
                <w:szCs w:val="24"/>
                <w:lang w:val="es-MX"/>
              </w:rPr>
            </w:pPr>
          </w:p>
          <w:p w14:paraId="44D3B9C2" w14:textId="77777777" w:rsidR="00BD45CA" w:rsidRDefault="00BD45CA" w:rsidP="00D47333">
            <w:pPr>
              <w:spacing w:line="240" w:lineRule="auto"/>
              <w:rPr>
                <w:rFonts w:eastAsia="Times New Roman" w:cs="Times New Roman"/>
                <w:b/>
                <w:szCs w:val="24"/>
                <w:lang w:val="es-MX"/>
              </w:rPr>
            </w:pPr>
          </w:p>
          <w:p w14:paraId="117525E3" w14:textId="77777777" w:rsidR="00BD45CA" w:rsidRDefault="00BD45CA" w:rsidP="00D47333">
            <w:pPr>
              <w:spacing w:line="240" w:lineRule="auto"/>
              <w:rPr>
                <w:rFonts w:eastAsia="Times New Roman" w:cs="Times New Roman"/>
                <w:b/>
                <w:szCs w:val="24"/>
                <w:lang w:val="es-MX"/>
              </w:rPr>
            </w:pPr>
          </w:p>
          <w:p w14:paraId="390E3B29" w14:textId="77777777" w:rsidR="00BD45CA" w:rsidRDefault="00BD45CA" w:rsidP="00D47333">
            <w:pPr>
              <w:spacing w:line="240" w:lineRule="auto"/>
              <w:rPr>
                <w:rFonts w:eastAsia="Times New Roman" w:cs="Times New Roman"/>
                <w:b/>
                <w:szCs w:val="24"/>
                <w:lang w:val="es-MX"/>
              </w:rPr>
            </w:pPr>
          </w:p>
          <w:p w14:paraId="13A44C4F" w14:textId="77777777" w:rsidR="00BD45CA" w:rsidRDefault="00BD45CA" w:rsidP="00D47333">
            <w:pPr>
              <w:spacing w:line="240" w:lineRule="auto"/>
              <w:rPr>
                <w:rFonts w:eastAsia="Times New Roman" w:cs="Times New Roman"/>
                <w:b/>
                <w:szCs w:val="24"/>
                <w:lang w:val="es-MX"/>
              </w:rPr>
            </w:pPr>
          </w:p>
          <w:p w14:paraId="6032C50C" w14:textId="7200615E"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2</w:t>
            </w:r>
          </w:p>
        </w:tc>
        <w:tc>
          <w:tcPr>
            <w:tcW w:w="4253" w:type="dxa"/>
            <w:shd w:val="clear" w:color="auto" w:fill="auto"/>
          </w:tcPr>
          <w:p w14:paraId="16BE37CD" w14:textId="77777777"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Fase 2: Preparación de pruebas según las características de la ISO/IEC 25110(adecuación funcional, eficiencia de desempeño, usabilidad, seguridad y mantenibilidad)</w:t>
            </w:r>
          </w:p>
          <w:p w14:paraId="1A6F702B" w14:textId="77777777" w:rsidR="00EC7CA5" w:rsidRDefault="00EC7CA5" w:rsidP="00D47333">
            <w:pPr>
              <w:spacing w:line="240" w:lineRule="auto"/>
              <w:rPr>
                <w:rFonts w:eastAsia="Times New Roman" w:cs="Times New Roman"/>
                <w:szCs w:val="24"/>
                <w:lang w:val="es-MX"/>
              </w:rPr>
            </w:pPr>
            <w:r>
              <w:rPr>
                <w:rFonts w:eastAsia="Times New Roman" w:cs="Times New Roman"/>
                <w:b/>
                <w:szCs w:val="24"/>
                <w:lang w:val="es-MX"/>
              </w:rPr>
              <w:t xml:space="preserve">Obj: </w:t>
            </w:r>
            <w:r w:rsidRPr="00D73125">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02EDA0B" w14:textId="77777777" w:rsidR="00EC7CA5" w:rsidRDefault="00EC7CA5" w:rsidP="00D47333">
            <w:pPr>
              <w:spacing w:line="240" w:lineRule="auto"/>
              <w:rPr>
                <w:rFonts w:eastAsia="Times New Roman" w:cs="Times New Roman"/>
                <w:b/>
                <w:szCs w:val="24"/>
                <w:lang w:val="es-MX"/>
              </w:rPr>
            </w:pPr>
            <w:r w:rsidRPr="00D73125">
              <w:rPr>
                <w:rFonts w:eastAsia="Times New Roman" w:cs="Times New Roman"/>
                <w:b/>
                <w:szCs w:val="24"/>
                <w:lang w:val="es-MX"/>
              </w:rPr>
              <w:t>Actividades:</w:t>
            </w:r>
          </w:p>
          <w:p w14:paraId="606FA93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lastRenderedPageBreak/>
              <w:t>Modelado de dominio</w:t>
            </w:r>
          </w:p>
          <w:p w14:paraId="36BB9F4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Plan de pruebas.</w:t>
            </w:r>
          </w:p>
          <w:p w14:paraId="56DA9A78"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del diseño de pruebas.</w:t>
            </w:r>
          </w:p>
          <w:p w14:paraId="1B64DD77"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Especificación de casos de prueba</w:t>
            </w:r>
          </w:p>
          <w:p w14:paraId="0790D8FA" w14:textId="77777777" w:rsidR="00EC7CA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Procedimiento de pruebas</w:t>
            </w:r>
          </w:p>
          <w:p w14:paraId="5AE0B1E1" w14:textId="77777777" w:rsidR="00EC7CA5" w:rsidRPr="00D73125" w:rsidRDefault="00EC7CA5" w:rsidP="00525E5E">
            <w:pPr>
              <w:pStyle w:val="Prrafodelista"/>
              <w:numPr>
                <w:ilvl w:val="0"/>
                <w:numId w:val="114"/>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1759" w:type="dxa"/>
            <w:gridSpan w:val="3"/>
            <w:shd w:val="clear" w:color="auto" w:fill="auto"/>
          </w:tcPr>
          <w:p w14:paraId="7914F461" w14:textId="77777777" w:rsidR="00EC7CA5" w:rsidRDefault="00EC7CA5" w:rsidP="00D47333">
            <w:pPr>
              <w:spacing w:line="240" w:lineRule="auto"/>
              <w:jc w:val="center"/>
              <w:rPr>
                <w:rFonts w:eastAsia="Times New Roman" w:cs="Times New Roman"/>
                <w:szCs w:val="24"/>
                <w:lang w:val="es-MX"/>
              </w:rPr>
            </w:pPr>
          </w:p>
          <w:p w14:paraId="33F01FCE" w14:textId="77777777" w:rsidR="00EC7CA5" w:rsidRDefault="00EC7CA5" w:rsidP="00D47333">
            <w:pPr>
              <w:spacing w:line="240" w:lineRule="auto"/>
              <w:jc w:val="center"/>
              <w:rPr>
                <w:rFonts w:eastAsia="Times New Roman" w:cs="Times New Roman"/>
                <w:szCs w:val="24"/>
                <w:lang w:val="es-MX"/>
              </w:rPr>
            </w:pPr>
          </w:p>
          <w:p w14:paraId="1E00F156" w14:textId="77777777" w:rsidR="00EC7CA5" w:rsidRDefault="00EC7CA5" w:rsidP="00D47333">
            <w:pPr>
              <w:spacing w:line="240" w:lineRule="auto"/>
              <w:jc w:val="center"/>
              <w:rPr>
                <w:rFonts w:eastAsia="Times New Roman" w:cs="Times New Roman"/>
                <w:szCs w:val="24"/>
                <w:lang w:val="es-MX"/>
              </w:rPr>
            </w:pPr>
          </w:p>
          <w:p w14:paraId="25373F5E" w14:textId="77777777" w:rsidR="00EC7CA5" w:rsidRDefault="00EC7CA5" w:rsidP="00D47333">
            <w:pPr>
              <w:spacing w:line="240" w:lineRule="auto"/>
              <w:jc w:val="center"/>
              <w:rPr>
                <w:rFonts w:eastAsia="Times New Roman" w:cs="Times New Roman"/>
                <w:szCs w:val="24"/>
                <w:lang w:val="es-MX"/>
              </w:rPr>
            </w:pPr>
          </w:p>
          <w:p w14:paraId="5386CBCB" w14:textId="77777777" w:rsidR="00EC7CA5" w:rsidRDefault="00EC7CA5" w:rsidP="00D47333">
            <w:pPr>
              <w:spacing w:line="240" w:lineRule="auto"/>
              <w:jc w:val="center"/>
              <w:rPr>
                <w:rFonts w:eastAsia="Times New Roman" w:cs="Times New Roman"/>
                <w:szCs w:val="24"/>
                <w:lang w:val="es-MX"/>
              </w:rPr>
            </w:pPr>
          </w:p>
          <w:p w14:paraId="754511FF" w14:textId="77777777" w:rsidR="00EC7CA5" w:rsidRDefault="00EC7CA5" w:rsidP="00D47333">
            <w:pPr>
              <w:spacing w:line="240" w:lineRule="auto"/>
              <w:jc w:val="center"/>
              <w:rPr>
                <w:rFonts w:eastAsia="Times New Roman" w:cs="Times New Roman"/>
                <w:szCs w:val="24"/>
                <w:lang w:val="es-MX"/>
              </w:rPr>
            </w:pPr>
          </w:p>
          <w:p w14:paraId="75D04903" w14:textId="77777777" w:rsidR="00EC7CA5" w:rsidRDefault="00EC7CA5" w:rsidP="00D47333">
            <w:pPr>
              <w:spacing w:line="240" w:lineRule="auto"/>
              <w:jc w:val="center"/>
              <w:rPr>
                <w:rFonts w:eastAsia="Times New Roman" w:cs="Times New Roman"/>
                <w:szCs w:val="24"/>
                <w:lang w:val="es-MX"/>
              </w:rPr>
            </w:pPr>
          </w:p>
          <w:p w14:paraId="528DEF26"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17</w:t>
            </w:r>
          </w:p>
        </w:tc>
      </w:tr>
      <w:tr w:rsidR="00EC7CA5" w14:paraId="65B43805" w14:textId="77777777" w:rsidTr="00BB6C2C">
        <w:trPr>
          <w:trHeight w:val="348"/>
        </w:trPr>
        <w:tc>
          <w:tcPr>
            <w:tcW w:w="620" w:type="dxa"/>
          </w:tcPr>
          <w:p w14:paraId="5492D9D7" w14:textId="77777777" w:rsidR="00BD45CA" w:rsidRDefault="00BD45CA" w:rsidP="00D47333">
            <w:pPr>
              <w:spacing w:line="240" w:lineRule="auto"/>
              <w:rPr>
                <w:rFonts w:eastAsia="Times New Roman" w:cs="Times New Roman"/>
                <w:b/>
                <w:szCs w:val="24"/>
                <w:lang w:val="es-MX"/>
              </w:rPr>
            </w:pPr>
          </w:p>
          <w:p w14:paraId="62EE0B37" w14:textId="77777777" w:rsidR="00BD45CA" w:rsidRDefault="00BD45CA" w:rsidP="00D47333">
            <w:pPr>
              <w:spacing w:line="240" w:lineRule="auto"/>
              <w:rPr>
                <w:rFonts w:eastAsia="Times New Roman" w:cs="Times New Roman"/>
                <w:b/>
                <w:szCs w:val="24"/>
                <w:lang w:val="es-MX"/>
              </w:rPr>
            </w:pPr>
          </w:p>
          <w:p w14:paraId="3525525D" w14:textId="77777777" w:rsidR="00BD45CA" w:rsidRDefault="00BD45CA" w:rsidP="00D47333">
            <w:pPr>
              <w:spacing w:line="240" w:lineRule="auto"/>
              <w:rPr>
                <w:rFonts w:eastAsia="Times New Roman" w:cs="Times New Roman"/>
                <w:b/>
                <w:szCs w:val="24"/>
                <w:lang w:val="es-MX"/>
              </w:rPr>
            </w:pPr>
          </w:p>
          <w:p w14:paraId="210547F9" w14:textId="61312355"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3</w:t>
            </w:r>
          </w:p>
        </w:tc>
        <w:tc>
          <w:tcPr>
            <w:tcW w:w="4260" w:type="dxa"/>
            <w:gridSpan w:val="2"/>
            <w:shd w:val="clear" w:color="auto" w:fill="auto"/>
          </w:tcPr>
          <w:p w14:paraId="62A6DE37" w14:textId="77777777" w:rsidR="00EC7CA5" w:rsidRPr="005D6ED6" w:rsidRDefault="00EC7CA5" w:rsidP="005D6ED6">
            <w:pPr>
              <w:tabs>
                <w:tab w:val="left" w:pos="900"/>
              </w:tabs>
              <w:spacing w:line="240" w:lineRule="auto"/>
              <w:jc w:val="left"/>
              <w:rPr>
                <w:rFonts w:eastAsia="Times New Roman" w:cs="Times New Roman"/>
                <w:b/>
                <w:bCs/>
                <w:szCs w:val="24"/>
                <w:lang w:val="es-MX"/>
              </w:rPr>
            </w:pPr>
            <w:r w:rsidRPr="005D6ED6">
              <w:rPr>
                <w:rFonts w:eastAsia="Times New Roman" w:cs="Times New Roman"/>
                <w:b/>
                <w:bCs/>
                <w:szCs w:val="24"/>
                <w:lang w:val="es-MX"/>
              </w:rPr>
              <w:t xml:space="preserve">Fase 3: Ejecución de pruebas </w:t>
            </w:r>
          </w:p>
          <w:p w14:paraId="36A7DE1D" w14:textId="77777777" w:rsidR="00EC7CA5" w:rsidRPr="00AC7ED2" w:rsidRDefault="00EC7CA5" w:rsidP="00D47333">
            <w:pPr>
              <w:tabs>
                <w:tab w:val="left" w:pos="900"/>
              </w:tabs>
              <w:spacing w:line="240" w:lineRule="auto"/>
              <w:rPr>
                <w:rFonts w:eastAsia="Times New Roman" w:cs="Times New Roman"/>
                <w:szCs w:val="24"/>
                <w:lang w:val="es-MX"/>
              </w:rPr>
            </w:pPr>
            <w:r w:rsidRPr="005D6ED6">
              <w:rPr>
                <w:rFonts w:eastAsia="Times New Roman" w:cs="Times New Roman"/>
                <w:b/>
                <w:bCs/>
                <w:szCs w:val="24"/>
                <w:lang w:val="es-MX"/>
              </w:rPr>
              <w:t>Obj:</w:t>
            </w:r>
            <w:r w:rsidRPr="00AC7ED2">
              <w:rPr>
                <w:rFonts w:eastAsia="Times New Roman" w:cs="Times New Roman"/>
                <w:szCs w:val="24"/>
                <w:lang w:val="es-MX"/>
              </w:rPr>
              <w:t xml:space="preserve"> Se busca con los datos de la fase 2 ejecutar las pruebas.</w:t>
            </w:r>
          </w:p>
          <w:p w14:paraId="6100DB38" w14:textId="77777777" w:rsidR="00EC7CA5" w:rsidRPr="00AC7ED2" w:rsidRDefault="00EC7CA5" w:rsidP="00D47333">
            <w:pPr>
              <w:tabs>
                <w:tab w:val="left" w:pos="900"/>
              </w:tabs>
              <w:spacing w:line="240" w:lineRule="auto"/>
              <w:rPr>
                <w:rFonts w:eastAsia="Times New Roman" w:cs="Times New Roman"/>
                <w:szCs w:val="24"/>
                <w:lang w:val="es-MX"/>
              </w:rPr>
            </w:pPr>
            <w:r w:rsidRPr="00AC7ED2">
              <w:rPr>
                <w:rFonts w:eastAsia="Times New Roman" w:cs="Times New Roman"/>
                <w:szCs w:val="24"/>
                <w:lang w:val="es-MX"/>
              </w:rPr>
              <w:t>Actividades:</w:t>
            </w:r>
          </w:p>
          <w:p w14:paraId="78E6E7A1"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Logs de prueba</w:t>
            </w:r>
          </w:p>
          <w:p w14:paraId="4D510818"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Realizar Pruebas</w:t>
            </w:r>
          </w:p>
          <w:p w14:paraId="38B05D42" w14:textId="77777777" w:rsidR="00EC7CA5" w:rsidRPr="00AC7ED2" w:rsidRDefault="00EC7CA5" w:rsidP="00525E5E">
            <w:pPr>
              <w:pStyle w:val="Prrafodelista"/>
              <w:numPr>
                <w:ilvl w:val="0"/>
                <w:numId w:val="115"/>
              </w:numPr>
              <w:tabs>
                <w:tab w:val="left" w:pos="900"/>
              </w:tabs>
              <w:spacing w:after="160" w:line="240" w:lineRule="auto"/>
              <w:rPr>
                <w:rFonts w:eastAsia="Times New Roman" w:cs="Times New Roman"/>
                <w:szCs w:val="24"/>
                <w:lang w:val="es-MX"/>
              </w:rPr>
            </w:pPr>
            <w:r w:rsidRPr="00AC7ED2">
              <w:rPr>
                <w:rFonts w:eastAsia="Times New Roman" w:cs="Times New Roman"/>
                <w:szCs w:val="24"/>
                <w:lang w:val="es-MX"/>
              </w:rPr>
              <w:t>Reporte de incidencias</w:t>
            </w:r>
          </w:p>
        </w:tc>
        <w:tc>
          <w:tcPr>
            <w:tcW w:w="1752" w:type="dxa"/>
            <w:gridSpan w:val="2"/>
            <w:shd w:val="clear" w:color="auto" w:fill="auto"/>
          </w:tcPr>
          <w:p w14:paraId="60F66CF7" w14:textId="77777777" w:rsidR="00EC7CA5" w:rsidRDefault="00EC7CA5" w:rsidP="00D47333">
            <w:pPr>
              <w:spacing w:line="240" w:lineRule="auto"/>
              <w:jc w:val="center"/>
              <w:rPr>
                <w:rFonts w:eastAsia="Times New Roman" w:cs="Times New Roman"/>
                <w:szCs w:val="24"/>
                <w:lang w:val="es-MX"/>
              </w:rPr>
            </w:pPr>
          </w:p>
          <w:p w14:paraId="68BF1E36" w14:textId="77777777" w:rsidR="00EC7CA5" w:rsidRDefault="00EC7CA5" w:rsidP="00D47333">
            <w:pPr>
              <w:spacing w:line="240" w:lineRule="auto"/>
              <w:jc w:val="center"/>
              <w:rPr>
                <w:rFonts w:eastAsia="Times New Roman" w:cs="Times New Roman"/>
                <w:szCs w:val="24"/>
                <w:lang w:val="es-MX"/>
              </w:rPr>
            </w:pPr>
          </w:p>
          <w:p w14:paraId="06F6FFB2" w14:textId="77777777" w:rsidR="00EC7CA5" w:rsidRDefault="00EC7CA5" w:rsidP="00D47333">
            <w:pPr>
              <w:spacing w:line="240" w:lineRule="auto"/>
              <w:jc w:val="center"/>
              <w:rPr>
                <w:rFonts w:eastAsia="Times New Roman" w:cs="Times New Roman"/>
                <w:szCs w:val="24"/>
                <w:lang w:val="es-MX"/>
              </w:rPr>
            </w:pPr>
          </w:p>
          <w:p w14:paraId="4CBC0FBA"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7</w:t>
            </w:r>
          </w:p>
        </w:tc>
      </w:tr>
      <w:tr w:rsidR="00EC7CA5" w14:paraId="1FCE29A3" w14:textId="77777777" w:rsidTr="00BB6C2C">
        <w:trPr>
          <w:trHeight w:val="396"/>
        </w:trPr>
        <w:tc>
          <w:tcPr>
            <w:tcW w:w="620" w:type="dxa"/>
          </w:tcPr>
          <w:p w14:paraId="76AAD6DE" w14:textId="77777777" w:rsidR="00BD45CA" w:rsidRDefault="00BD45CA" w:rsidP="00D47333">
            <w:pPr>
              <w:spacing w:line="240" w:lineRule="auto"/>
              <w:rPr>
                <w:rFonts w:eastAsia="Times New Roman" w:cs="Times New Roman"/>
                <w:b/>
                <w:szCs w:val="24"/>
                <w:lang w:val="es-MX"/>
              </w:rPr>
            </w:pPr>
          </w:p>
          <w:p w14:paraId="4E512115" w14:textId="77777777" w:rsidR="00BD45CA" w:rsidRDefault="00BD45CA" w:rsidP="00D47333">
            <w:pPr>
              <w:spacing w:line="240" w:lineRule="auto"/>
              <w:rPr>
                <w:rFonts w:eastAsia="Times New Roman" w:cs="Times New Roman"/>
                <w:b/>
                <w:szCs w:val="24"/>
                <w:lang w:val="es-MX"/>
              </w:rPr>
            </w:pPr>
          </w:p>
          <w:p w14:paraId="4DD615C5" w14:textId="1301FCEF" w:rsidR="00EC7CA5" w:rsidRDefault="00EC7CA5" w:rsidP="00D47333">
            <w:pPr>
              <w:spacing w:line="240" w:lineRule="auto"/>
              <w:rPr>
                <w:rFonts w:eastAsia="Times New Roman" w:cs="Times New Roman"/>
                <w:b/>
                <w:szCs w:val="24"/>
                <w:lang w:val="es-MX"/>
              </w:rPr>
            </w:pPr>
            <w:r>
              <w:rPr>
                <w:rFonts w:eastAsia="Times New Roman" w:cs="Times New Roman"/>
                <w:b/>
                <w:szCs w:val="24"/>
                <w:lang w:val="es-MX"/>
              </w:rPr>
              <w:t>4</w:t>
            </w:r>
          </w:p>
        </w:tc>
        <w:tc>
          <w:tcPr>
            <w:tcW w:w="4260" w:type="dxa"/>
            <w:gridSpan w:val="2"/>
            <w:shd w:val="clear" w:color="auto" w:fill="auto"/>
          </w:tcPr>
          <w:p w14:paraId="290E0D5F" w14:textId="77777777" w:rsidR="00EC7CA5" w:rsidRPr="005D6ED6" w:rsidRDefault="00EC7CA5" w:rsidP="00D47333">
            <w:pPr>
              <w:spacing w:line="240" w:lineRule="auto"/>
              <w:rPr>
                <w:rFonts w:eastAsia="Times New Roman" w:cs="Times New Roman"/>
                <w:b/>
                <w:bCs/>
                <w:szCs w:val="24"/>
                <w:lang w:val="es-MX"/>
              </w:rPr>
            </w:pPr>
            <w:r w:rsidRPr="005D6ED6">
              <w:rPr>
                <w:rFonts w:eastAsia="Times New Roman" w:cs="Times New Roman"/>
                <w:b/>
                <w:bCs/>
                <w:szCs w:val="24"/>
                <w:lang w:val="es-MX"/>
              </w:rPr>
              <w:t>Fase 4: Finalización de pruebas</w:t>
            </w:r>
          </w:p>
          <w:p w14:paraId="1B23B115" w14:textId="77777777" w:rsidR="00EC7CA5" w:rsidRPr="00AC7ED2" w:rsidRDefault="00EC7CA5" w:rsidP="00D47333">
            <w:pPr>
              <w:spacing w:line="240" w:lineRule="auto"/>
              <w:rPr>
                <w:rFonts w:eastAsia="Times New Roman" w:cs="Times New Roman"/>
                <w:szCs w:val="24"/>
                <w:lang w:val="es-MX"/>
              </w:rPr>
            </w:pPr>
            <w:r w:rsidRPr="005D6ED6">
              <w:rPr>
                <w:rFonts w:eastAsia="Times New Roman" w:cs="Times New Roman"/>
                <w:b/>
                <w:bCs/>
                <w:szCs w:val="24"/>
                <w:lang w:val="es-MX"/>
              </w:rPr>
              <w:t>Obj:</w:t>
            </w:r>
            <w:r w:rsidRPr="00AC7ED2">
              <w:rPr>
                <w:rFonts w:eastAsia="Times New Roman" w:cs="Times New Roman"/>
                <w:szCs w:val="24"/>
                <w:lang w:val="es-MX"/>
              </w:rPr>
              <w:t xml:space="preserve"> Documentar los resultados</w:t>
            </w:r>
          </w:p>
          <w:p w14:paraId="434D359D" w14:textId="77777777" w:rsidR="00EC7CA5" w:rsidRPr="00AC7ED2" w:rsidRDefault="00EC7CA5" w:rsidP="00D47333">
            <w:pPr>
              <w:spacing w:line="240" w:lineRule="auto"/>
              <w:rPr>
                <w:rFonts w:eastAsia="Times New Roman" w:cs="Times New Roman"/>
                <w:szCs w:val="24"/>
                <w:lang w:val="es-MX"/>
              </w:rPr>
            </w:pPr>
            <w:r w:rsidRPr="00AC7ED2">
              <w:rPr>
                <w:rFonts w:eastAsia="Times New Roman" w:cs="Times New Roman"/>
                <w:szCs w:val="24"/>
                <w:lang w:val="es-MX"/>
              </w:rPr>
              <w:t>Actividades</w:t>
            </w:r>
          </w:p>
          <w:p w14:paraId="040EB0B7" w14:textId="77777777" w:rsidR="00EC7CA5" w:rsidRPr="00AC7ED2" w:rsidRDefault="00EC7CA5" w:rsidP="00525E5E">
            <w:pPr>
              <w:pStyle w:val="Prrafodelista"/>
              <w:numPr>
                <w:ilvl w:val="0"/>
                <w:numId w:val="116"/>
              </w:numPr>
              <w:spacing w:after="160" w:line="240" w:lineRule="auto"/>
              <w:jc w:val="left"/>
              <w:rPr>
                <w:rFonts w:eastAsia="Times New Roman" w:cs="Times New Roman"/>
                <w:szCs w:val="24"/>
                <w:lang w:val="es-MX"/>
              </w:rPr>
            </w:pPr>
            <w:r w:rsidRPr="00AC7ED2">
              <w:rPr>
                <w:rFonts w:eastAsia="Times New Roman" w:cs="Times New Roman"/>
                <w:szCs w:val="24"/>
                <w:lang w:val="es-MX"/>
              </w:rPr>
              <w:t>Reporte final de pruebas</w:t>
            </w:r>
          </w:p>
        </w:tc>
        <w:tc>
          <w:tcPr>
            <w:tcW w:w="1752" w:type="dxa"/>
            <w:gridSpan w:val="2"/>
            <w:shd w:val="clear" w:color="auto" w:fill="auto"/>
          </w:tcPr>
          <w:p w14:paraId="429E0671" w14:textId="77777777" w:rsidR="00EC7CA5" w:rsidRDefault="00EC7CA5" w:rsidP="00D47333">
            <w:pPr>
              <w:spacing w:line="240" w:lineRule="auto"/>
              <w:jc w:val="center"/>
              <w:rPr>
                <w:rFonts w:eastAsia="Times New Roman" w:cs="Times New Roman"/>
                <w:szCs w:val="24"/>
                <w:lang w:val="es-MX"/>
              </w:rPr>
            </w:pPr>
          </w:p>
          <w:p w14:paraId="4369EC1A" w14:textId="77777777" w:rsidR="00EC7CA5" w:rsidRDefault="00EC7CA5" w:rsidP="00D47333">
            <w:pPr>
              <w:spacing w:line="240" w:lineRule="auto"/>
              <w:jc w:val="center"/>
              <w:rPr>
                <w:rFonts w:eastAsia="Times New Roman" w:cs="Times New Roman"/>
                <w:szCs w:val="24"/>
                <w:lang w:val="es-MX"/>
              </w:rPr>
            </w:pPr>
          </w:p>
          <w:p w14:paraId="51936D1F" w14:textId="77777777" w:rsidR="00EC7CA5" w:rsidRPr="00AC7ED2" w:rsidRDefault="00EC7CA5" w:rsidP="00D47333">
            <w:pPr>
              <w:spacing w:line="240" w:lineRule="auto"/>
              <w:jc w:val="center"/>
              <w:rPr>
                <w:rFonts w:eastAsia="Times New Roman" w:cs="Times New Roman"/>
                <w:szCs w:val="24"/>
                <w:lang w:val="es-MX"/>
              </w:rPr>
            </w:pPr>
            <w:r w:rsidRPr="00AC7ED2">
              <w:rPr>
                <w:rFonts w:eastAsia="Times New Roman" w:cs="Times New Roman"/>
                <w:szCs w:val="24"/>
                <w:lang w:val="es-MX"/>
              </w:rPr>
              <w:t>2</w:t>
            </w:r>
          </w:p>
        </w:tc>
      </w:tr>
    </w:tbl>
    <w:p w14:paraId="432010DB" w14:textId="77777777" w:rsidR="00EC7CA5" w:rsidRDefault="00EC7CA5" w:rsidP="00D47333">
      <w:pPr>
        <w:spacing w:line="240" w:lineRule="auto"/>
        <w:rPr>
          <w:rFonts w:eastAsia="Times New Roman" w:cs="Times New Roman"/>
          <w:b/>
          <w:szCs w:val="24"/>
          <w:lang w:val="es-MX"/>
        </w:rPr>
      </w:pPr>
    </w:p>
    <w:p w14:paraId="5B65D8F3" w14:textId="2A81E86D" w:rsidR="00BB6C2C" w:rsidRPr="00BB6C2C" w:rsidRDefault="00BB6C2C" w:rsidP="00D47333">
      <w:pPr>
        <w:ind w:firstLine="0"/>
        <w:rPr>
          <w:rFonts w:eastAsia="Times New Roman" w:cs="Times New Roman"/>
          <w:bCs/>
          <w:sz w:val="20"/>
          <w:szCs w:val="20"/>
        </w:rPr>
      </w:pPr>
      <w:r w:rsidRPr="00BB6C2C">
        <w:rPr>
          <w:rFonts w:eastAsia="Times New Roman" w:cs="Times New Roman"/>
          <w:bCs/>
          <w:i/>
          <w:iCs/>
          <w:sz w:val="20"/>
          <w:szCs w:val="20"/>
        </w:rPr>
        <w:t xml:space="preserve">Nota: </w:t>
      </w:r>
      <w:r w:rsidRPr="00BB6C2C">
        <w:rPr>
          <w:rFonts w:eastAsia="Times New Roman" w:cs="Times New Roman"/>
          <w:bCs/>
          <w:sz w:val="20"/>
          <w:szCs w:val="20"/>
        </w:rPr>
        <w:t>Elaboración propia.</w:t>
      </w:r>
    </w:p>
    <w:p w14:paraId="403375B4" w14:textId="54EB2135" w:rsidR="00EC7CA5" w:rsidRDefault="00EC7CA5" w:rsidP="00D47333">
      <w:pPr>
        <w:ind w:firstLine="0"/>
        <w:rPr>
          <w:rFonts w:eastAsia="Times New Roman" w:cs="Times New Roman"/>
          <w:b/>
          <w:szCs w:val="24"/>
        </w:rPr>
      </w:pPr>
      <w:r>
        <w:rPr>
          <w:rFonts w:eastAsia="Times New Roman" w:cs="Times New Roman"/>
          <w:b/>
          <w:szCs w:val="24"/>
        </w:rPr>
        <w:t>Casos de uso #16 y #10</w:t>
      </w:r>
    </w:p>
    <w:p w14:paraId="1137538F" w14:textId="77777777"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 xml:space="preserve">Nombre CU16: Crear mantenimiento (tabla parámetro) </w:t>
      </w:r>
    </w:p>
    <w:p w14:paraId="5200852E" w14:textId="3EA7ED88" w:rsidR="00EC7CA5" w:rsidRPr="00D73125" w:rsidRDefault="00EC7CA5" w:rsidP="00D47333">
      <w:pPr>
        <w:ind w:firstLine="0"/>
        <w:rPr>
          <w:rFonts w:eastAsia="Times New Roman" w:cs="Times New Roman"/>
          <w:b/>
          <w:szCs w:val="24"/>
          <w:lang w:val="es-MX"/>
        </w:rPr>
      </w:pPr>
      <w:r w:rsidRPr="00D73125">
        <w:rPr>
          <w:rFonts w:eastAsia="Times New Roman" w:cs="Times New Roman"/>
          <w:b/>
          <w:szCs w:val="24"/>
          <w:lang w:val="es-MX"/>
        </w:rPr>
        <w:t>Nombre CU10: Crear alerta (tabla parámetro)</w:t>
      </w:r>
    </w:p>
    <w:p w14:paraId="3B1569CB" w14:textId="24F82F28" w:rsidR="006868D2" w:rsidRPr="006868D2" w:rsidRDefault="006868D2" w:rsidP="006868D2">
      <w:pPr>
        <w:pStyle w:val="Descripcin"/>
        <w:keepNext/>
        <w:ind w:firstLine="0"/>
        <w:rPr>
          <w:color w:val="auto"/>
          <w:sz w:val="24"/>
          <w:szCs w:val="24"/>
        </w:rPr>
      </w:pPr>
      <w:bookmarkStart w:id="70" w:name="_Toc47024494"/>
      <w:r w:rsidRPr="006868D2">
        <w:rPr>
          <w:color w:val="auto"/>
          <w:sz w:val="24"/>
          <w:szCs w:val="24"/>
        </w:rPr>
        <w:t xml:space="preserve">Tabla </w:t>
      </w:r>
      <w:r w:rsidRPr="006868D2">
        <w:rPr>
          <w:color w:val="auto"/>
          <w:sz w:val="24"/>
          <w:szCs w:val="24"/>
        </w:rPr>
        <w:fldChar w:fldCharType="begin"/>
      </w:r>
      <w:r w:rsidRPr="006868D2">
        <w:rPr>
          <w:color w:val="auto"/>
          <w:sz w:val="24"/>
          <w:szCs w:val="24"/>
        </w:rPr>
        <w:instrText xml:space="preserve"> SEQ Tabla \* ARABIC </w:instrText>
      </w:r>
      <w:r w:rsidRPr="006868D2">
        <w:rPr>
          <w:color w:val="auto"/>
          <w:sz w:val="24"/>
          <w:szCs w:val="24"/>
        </w:rPr>
        <w:fldChar w:fldCharType="separate"/>
      </w:r>
      <w:r w:rsidR="00381C8E">
        <w:rPr>
          <w:noProof/>
          <w:color w:val="auto"/>
          <w:sz w:val="24"/>
          <w:szCs w:val="24"/>
        </w:rPr>
        <w:t>23</w:t>
      </w:r>
      <w:r w:rsidRPr="006868D2">
        <w:rPr>
          <w:color w:val="auto"/>
          <w:sz w:val="24"/>
          <w:szCs w:val="24"/>
        </w:rPr>
        <w:fldChar w:fldCharType="end"/>
      </w:r>
      <w:r w:rsidRPr="006868D2">
        <w:rPr>
          <w:color w:val="auto"/>
          <w:sz w:val="24"/>
          <w:szCs w:val="24"/>
        </w:rPr>
        <w:t>. Duración estimada de las tareas 1.1 - 4.1 (CU16 y CU10) del equipo de calidad.</w:t>
      </w:r>
      <w:bookmarkEnd w:id="70"/>
    </w:p>
    <w:tbl>
      <w:tblPr>
        <w:tblW w:w="0" w:type="auto"/>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3576"/>
        <w:gridCol w:w="2028"/>
      </w:tblGrid>
      <w:tr w:rsidR="00EC7CA5" w14:paraId="419C305C" w14:textId="77777777" w:rsidTr="00D47333">
        <w:trPr>
          <w:trHeight w:val="215"/>
        </w:trPr>
        <w:tc>
          <w:tcPr>
            <w:tcW w:w="1440" w:type="dxa"/>
          </w:tcPr>
          <w:p w14:paraId="790226ED"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576" w:type="dxa"/>
          </w:tcPr>
          <w:p w14:paraId="629C3D8B"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028" w:type="dxa"/>
          </w:tcPr>
          <w:p w14:paraId="1EF1E99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00912070" w14:textId="77777777" w:rsidTr="00D47333">
        <w:trPr>
          <w:trHeight w:val="336"/>
        </w:trPr>
        <w:tc>
          <w:tcPr>
            <w:tcW w:w="1440" w:type="dxa"/>
          </w:tcPr>
          <w:p w14:paraId="1FF80AB9" w14:textId="77777777" w:rsidR="00EC7CA5" w:rsidRDefault="00EC7CA5" w:rsidP="00D47333">
            <w:pPr>
              <w:rPr>
                <w:rFonts w:eastAsia="Times New Roman" w:cs="Times New Roman"/>
                <w:b/>
                <w:szCs w:val="24"/>
                <w:lang w:val="es-MX"/>
              </w:rPr>
            </w:pPr>
          </w:p>
          <w:p w14:paraId="2875FBF2" w14:textId="0BF40CA2" w:rsidR="00EC7CA5" w:rsidRDefault="00EC7CA5" w:rsidP="00BD45CA">
            <w:pPr>
              <w:ind w:firstLine="0"/>
              <w:rPr>
                <w:rFonts w:eastAsia="Times New Roman" w:cs="Times New Roman"/>
                <w:b/>
                <w:szCs w:val="24"/>
                <w:lang w:val="es-MX"/>
              </w:rPr>
            </w:pPr>
          </w:p>
          <w:p w14:paraId="514F3C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576" w:type="dxa"/>
            <w:shd w:val="clear" w:color="auto" w:fill="auto"/>
          </w:tcPr>
          <w:p w14:paraId="67DC155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1: Planeación                            Obj: </w:t>
            </w:r>
            <w:r w:rsidRPr="005721D7">
              <w:rPr>
                <w:rFonts w:eastAsia="Times New Roman" w:cs="Times New Roman"/>
                <w:szCs w:val="24"/>
                <w:lang w:val="es-MX"/>
              </w:rPr>
              <w:t>Se define el alcance del proyecto a desarrollar al igual que los roles del equipo de trabajo.</w:t>
            </w:r>
          </w:p>
          <w:p w14:paraId="012B32B4"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144C82E"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Diagrama de cosos de uso</w:t>
            </w:r>
          </w:p>
          <w:p w14:paraId="76C06DAB"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Validación de diagramas de casos de uso.</w:t>
            </w:r>
          </w:p>
          <w:p w14:paraId="4F3C2026" w14:textId="77777777" w:rsidR="00EC7CA5" w:rsidRPr="005721D7" w:rsidRDefault="00EC7CA5" w:rsidP="00525E5E">
            <w:pPr>
              <w:pStyle w:val="Prrafodelista"/>
              <w:numPr>
                <w:ilvl w:val="0"/>
                <w:numId w:val="117"/>
              </w:numPr>
              <w:spacing w:after="160" w:line="240" w:lineRule="auto"/>
              <w:jc w:val="left"/>
              <w:rPr>
                <w:rFonts w:eastAsia="Times New Roman" w:cs="Times New Roman"/>
                <w:szCs w:val="24"/>
                <w:lang w:val="es-MX"/>
              </w:rPr>
            </w:pPr>
            <w:r w:rsidRPr="005721D7">
              <w:rPr>
                <w:rFonts w:eastAsia="Times New Roman" w:cs="Times New Roman"/>
                <w:szCs w:val="24"/>
                <w:lang w:val="es-MX"/>
              </w:rPr>
              <w:t xml:space="preserve">Tipos de pruebas                 </w:t>
            </w:r>
          </w:p>
        </w:tc>
        <w:tc>
          <w:tcPr>
            <w:tcW w:w="2028" w:type="dxa"/>
            <w:shd w:val="clear" w:color="auto" w:fill="auto"/>
          </w:tcPr>
          <w:p w14:paraId="50AA225A" w14:textId="77777777" w:rsidR="00EC7CA5" w:rsidRDefault="00EC7CA5" w:rsidP="00D47333">
            <w:pPr>
              <w:jc w:val="center"/>
              <w:rPr>
                <w:rFonts w:eastAsia="Times New Roman" w:cs="Times New Roman"/>
                <w:bCs/>
                <w:szCs w:val="24"/>
                <w:lang w:val="es-MX"/>
              </w:rPr>
            </w:pPr>
          </w:p>
          <w:p w14:paraId="77A124AD" w14:textId="77777777" w:rsidR="00EC7CA5" w:rsidRDefault="00EC7CA5" w:rsidP="00C6717F">
            <w:pPr>
              <w:ind w:firstLine="0"/>
              <w:rPr>
                <w:rFonts w:eastAsia="Times New Roman" w:cs="Times New Roman"/>
                <w:bCs/>
                <w:szCs w:val="24"/>
                <w:lang w:val="es-MX"/>
              </w:rPr>
            </w:pPr>
          </w:p>
          <w:p w14:paraId="7C0901A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9</w:t>
            </w:r>
          </w:p>
        </w:tc>
      </w:tr>
      <w:tr w:rsidR="00EC7CA5" w14:paraId="5CC3F0C5" w14:textId="77777777" w:rsidTr="00D47333">
        <w:trPr>
          <w:trHeight w:val="420"/>
        </w:trPr>
        <w:tc>
          <w:tcPr>
            <w:tcW w:w="1440" w:type="dxa"/>
          </w:tcPr>
          <w:p w14:paraId="782C96C9" w14:textId="77777777" w:rsidR="00BD45CA" w:rsidRDefault="00BD45CA" w:rsidP="00D47333">
            <w:pPr>
              <w:jc w:val="center"/>
              <w:rPr>
                <w:rFonts w:eastAsia="Times New Roman" w:cs="Times New Roman"/>
                <w:b/>
                <w:szCs w:val="24"/>
                <w:lang w:val="es-MX"/>
              </w:rPr>
            </w:pPr>
          </w:p>
          <w:p w14:paraId="0D592538" w14:textId="77777777" w:rsidR="00BD45CA" w:rsidRDefault="00BD45CA" w:rsidP="00D47333">
            <w:pPr>
              <w:jc w:val="center"/>
              <w:rPr>
                <w:rFonts w:eastAsia="Times New Roman" w:cs="Times New Roman"/>
                <w:b/>
                <w:szCs w:val="24"/>
                <w:lang w:val="es-MX"/>
              </w:rPr>
            </w:pPr>
          </w:p>
          <w:p w14:paraId="77A8E7D0" w14:textId="77777777" w:rsidR="00BD45CA" w:rsidRDefault="00BD45CA" w:rsidP="00D47333">
            <w:pPr>
              <w:jc w:val="center"/>
              <w:rPr>
                <w:rFonts w:eastAsia="Times New Roman" w:cs="Times New Roman"/>
                <w:b/>
                <w:szCs w:val="24"/>
                <w:lang w:val="es-MX"/>
              </w:rPr>
            </w:pPr>
          </w:p>
          <w:p w14:paraId="08920570" w14:textId="77777777" w:rsidR="00BD45CA" w:rsidRDefault="00BD45CA" w:rsidP="00D47333">
            <w:pPr>
              <w:jc w:val="center"/>
              <w:rPr>
                <w:rFonts w:eastAsia="Times New Roman" w:cs="Times New Roman"/>
                <w:b/>
                <w:szCs w:val="24"/>
                <w:lang w:val="es-MX"/>
              </w:rPr>
            </w:pPr>
          </w:p>
          <w:p w14:paraId="5A962827" w14:textId="25D21C3D"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576" w:type="dxa"/>
            <w:shd w:val="clear" w:color="auto" w:fill="auto"/>
          </w:tcPr>
          <w:p w14:paraId="4D8F343D" w14:textId="1EC53920"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lastRenderedPageBreak/>
              <w:t xml:space="preserve">Fase 2: Preparación de pruebas según las características de la ISO/IEC 25010(adecuación funcional, eficiencia de desempeño, usabilidad, </w:t>
            </w:r>
            <w:r>
              <w:rPr>
                <w:rFonts w:eastAsia="Times New Roman" w:cs="Times New Roman"/>
                <w:b/>
                <w:szCs w:val="24"/>
                <w:lang w:val="es-MX"/>
              </w:rPr>
              <w:lastRenderedPageBreak/>
              <w:t>seguridad y mantenibilidad) Obj</w:t>
            </w:r>
            <w:r w:rsidR="00C1521D">
              <w:rPr>
                <w:rFonts w:eastAsia="Times New Roman" w:cs="Times New Roman"/>
                <w:b/>
                <w:szCs w:val="24"/>
                <w:lang w:val="es-MX"/>
              </w:rPr>
              <w:t>:</w:t>
            </w:r>
            <w:r>
              <w:rPr>
                <w:rFonts w:eastAsia="Times New Roman" w:cs="Times New Roman"/>
                <w:b/>
                <w:szCs w:val="24"/>
                <w:lang w:val="es-MX"/>
              </w:rPr>
              <w:t xml:space="preserve"> </w:t>
            </w:r>
            <w:r w:rsidRPr="003A7B45">
              <w:rPr>
                <w:rFonts w:eastAsia="Times New Roman" w:cs="Times New Roman"/>
                <w:szCs w:val="24"/>
                <w:lang w:val="es-MX"/>
              </w:rPr>
              <w:t>Se busca elaborar las pruebas a la cuales se va a someter el software.</w:t>
            </w:r>
          </w:p>
          <w:p w14:paraId="09D3E5D3"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1248514"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112174D"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7E149FF0"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848B883"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18DB8363" w14:textId="77777777" w:rsidR="00EC7CA5" w:rsidRDefault="00EC7CA5" w:rsidP="00525E5E">
            <w:pPr>
              <w:pStyle w:val="Prrafodelista"/>
              <w:numPr>
                <w:ilvl w:val="0"/>
                <w:numId w:val="11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384C21F1" w14:textId="77777777" w:rsidR="00EC7CA5" w:rsidRPr="003A7B45" w:rsidRDefault="00EC7CA5" w:rsidP="00525E5E">
            <w:pPr>
              <w:pStyle w:val="Prrafodelista"/>
              <w:numPr>
                <w:ilvl w:val="0"/>
                <w:numId w:val="118"/>
              </w:numPr>
              <w:spacing w:after="160" w:line="240" w:lineRule="auto"/>
              <w:jc w:val="left"/>
              <w:rPr>
                <w:rFonts w:eastAsia="Times New Roman" w:cs="Times New Roman"/>
                <w:szCs w:val="24"/>
                <w:lang w:val="es-MX"/>
              </w:rPr>
            </w:pPr>
            <w:r>
              <w:rPr>
                <w:rFonts w:eastAsia="Times New Roman" w:cs="Times New Roman"/>
                <w:szCs w:val="24"/>
                <w:lang w:val="es-MX"/>
              </w:rPr>
              <w:t>Reporte de trasmisión de pruebas.</w:t>
            </w:r>
          </w:p>
        </w:tc>
        <w:tc>
          <w:tcPr>
            <w:tcW w:w="2028" w:type="dxa"/>
            <w:shd w:val="clear" w:color="auto" w:fill="auto"/>
          </w:tcPr>
          <w:p w14:paraId="5BBEDE22" w14:textId="77777777" w:rsidR="00EC7CA5" w:rsidRDefault="00EC7CA5" w:rsidP="00D47333">
            <w:pPr>
              <w:jc w:val="center"/>
              <w:rPr>
                <w:rFonts w:eastAsia="Times New Roman" w:cs="Times New Roman"/>
                <w:bCs/>
                <w:szCs w:val="24"/>
                <w:lang w:val="es-MX"/>
              </w:rPr>
            </w:pPr>
          </w:p>
          <w:p w14:paraId="445CB869" w14:textId="77777777" w:rsidR="00EC7CA5" w:rsidRDefault="00EC7CA5" w:rsidP="00D47333">
            <w:pPr>
              <w:jc w:val="center"/>
              <w:rPr>
                <w:rFonts w:eastAsia="Times New Roman" w:cs="Times New Roman"/>
                <w:bCs/>
                <w:szCs w:val="24"/>
                <w:lang w:val="es-MX"/>
              </w:rPr>
            </w:pPr>
          </w:p>
          <w:p w14:paraId="6ED57772" w14:textId="77777777" w:rsidR="00EC7CA5" w:rsidRDefault="00EC7CA5" w:rsidP="00BD45CA">
            <w:pPr>
              <w:ind w:firstLine="0"/>
              <w:rPr>
                <w:rFonts w:eastAsia="Times New Roman" w:cs="Times New Roman"/>
                <w:bCs/>
                <w:szCs w:val="24"/>
                <w:lang w:val="es-MX"/>
              </w:rPr>
            </w:pPr>
          </w:p>
          <w:p w14:paraId="0E543D5D" w14:textId="77777777" w:rsidR="00EC7CA5" w:rsidRDefault="00EC7CA5" w:rsidP="00D47333">
            <w:pPr>
              <w:jc w:val="center"/>
              <w:rPr>
                <w:rFonts w:eastAsia="Times New Roman" w:cs="Times New Roman"/>
                <w:bCs/>
                <w:szCs w:val="24"/>
                <w:lang w:val="es-MX"/>
              </w:rPr>
            </w:pPr>
          </w:p>
          <w:p w14:paraId="50C2D075"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19</w:t>
            </w:r>
          </w:p>
        </w:tc>
      </w:tr>
      <w:tr w:rsidR="00EC7CA5" w14:paraId="5A3CC221" w14:textId="77777777" w:rsidTr="00D47333">
        <w:trPr>
          <w:trHeight w:val="468"/>
        </w:trPr>
        <w:tc>
          <w:tcPr>
            <w:tcW w:w="1440" w:type="dxa"/>
          </w:tcPr>
          <w:p w14:paraId="63F88E5B" w14:textId="77777777" w:rsidR="00EC7CA5" w:rsidRDefault="00EC7CA5" w:rsidP="00D47333">
            <w:pPr>
              <w:jc w:val="center"/>
              <w:rPr>
                <w:rFonts w:eastAsia="Times New Roman" w:cs="Times New Roman"/>
                <w:b/>
                <w:szCs w:val="24"/>
                <w:lang w:val="es-MX"/>
              </w:rPr>
            </w:pPr>
          </w:p>
          <w:p w14:paraId="517A1C43" w14:textId="77777777" w:rsidR="00EC7CA5" w:rsidRDefault="00EC7CA5" w:rsidP="00D47333">
            <w:pPr>
              <w:jc w:val="center"/>
              <w:rPr>
                <w:rFonts w:eastAsia="Times New Roman" w:cs="Times New Roman"/>
                <w:b/>
                <w:szCs w:val="24"/>
                <w:lang w:val="es-MX"/>
              </w:rPr>
            </w:pPr>
          </w:p>
          <w:p w14:paraId="549B230F" w14:textId="77777777" w:rsidR="00EC7CA5" w:rsidRDefault="00EC7CA5" w:rsidP="00D47333">
            <w:pPr>
              <w:jc w:val="center"/>
              <w:rPr>
                <w:rFonts w:eastAsia="Times New Roman" w:cs="Times New Roman"/>
                <w:b/>
                <w:szCs w:val="24"/>
                <w:lang w:val="es-MX"/>
              </w:rPr>
            </w:pPr>
          </w:p>
          <w:p w14:paraId="5E9CE5CB"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576" w:type="dxa"/>
            <w:shd w:val="clear" w:color="auto" w:fill="auto"/>
          </w:tcPr>
          <w:p w14:paraId="44287370" w14:textId="77777777" w:rsidR="00EC7CA5" w:rsidRPr="003A7B45" w:rsidRDefault="00EC7CA5" w:rsidP="005D6ED6">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Obj: </w:t>
            </w:r>
            <w:r w:rsidRPr="003A7B45">
              <w:rPr>
                <w:rFonts w:eastAsia="Times New Roman" w:cs="Times New Roman"/>
                <w:szCs w:val="24"/>
                <w:lang w:val="es-MX"/>
              </w:rPr>
              <w:t>Se busca con los datos de la fase 2 ejecutar las pruebas.</w:t>
            </w:r>
          </w:p>
          <w:p w14:paraId="5EE16F98"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983073E"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Logs de prueba</w:t>
            </w:r>
          </w:p>
          <w:p w14:paraId="02B99405" w14:textId="77777777" w:rsidR="00EC7CA5" w:rsidRPr="003A7B45"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Realizar Pruebas</w:t>
            </w:r>
          </w:p>
          <w:p w14:paraId="247023AA" w14:textId="77777777" w:rsidR="00EC7CA5" w:rsidRPr="0027716F" w:rsidRDefault="00EC7CA5" w:rsidP="00525E5E">
            <w:pPr>
              <w:pStyle w:val="Prrafodelista"/>
              <w:numPr>
                <w:ilvl w:val="0"/>
                <w:numId w:val="119"/>
              </w:numPr>
              <w:spacing w:after="160" w:line="240" w:lineRule="auto"/>
              <w:jc w:val="left"/>
              <w:rPr>
                <w:rFonts w:eastAsia="Times New Roman" w:cs="Times New Roman"/>
                <w:szCs w:val="24"/>
                <w:lang w:val="es-MX"/>
              </w:rPr>
            </w:pPr>
            <w:r w:rsidRPr="003A7B45">
              <w:rPr>
                <w:rFonts w:eastAsia="Times New Roman" w:cs="Times New Roman"/>
                <w:szCs w:val="24"/>
                <w:lang w:val="es-MX"/>
              </w:rPr>
              <w:t>Reporte de incidencias</w:t>
            </w:r>
          </w:p>
        </w:tc>
        <w:tc>
          <w:tcPr>
            <w:tcW w:w="2028" w:type="dxa"/>
            <w:shd w:val="clear" w:color="auto" w:fill="auto"/>
          </w:tcPr>
          <w:p w14:paraId="7D14EBCD" w14:textId="77777777" w:rsidR="00EC7CA5" w:rsidRDefault="00EC7CA5" w:rsidP="00D47333">
            <w:pPr>
              <w:jc w:val="center"/>
              <w:rPr>
                <w:rFonts w:eastAsia="Times New Roman" w:cs="Times New Roman"/>
                <w:bCs/>
                <w:szCs w:val="24"/>
                <w:lang w:val="es-MX"/>
              </w:rPr>
            </w:pPr>
          </w:p>
          <w:p w14:paraId="26A70D69" w14:textId="77777777" w:rsidR="00EC7CA5" w:rsidRDefault="00EC7CA5" w:rsidP="00D47333">
            <w:pPr>
              <w:jc w:val="center"/>
              <w:rPr>
                <w:rFonts w:eastAsia="Times New Roman" w:cs="Times New Roman"/>
                <w:bCs/>
                <w:szCs w:val="24"/>
                <w:lang w:val="es-MX"/>
              </w:rPr>
            </w:pPr>
          </w:p>
          <w:p w14:paraId="71BA4B62" w14:textId="77777777" w:rsidR="00EC7CA5" w:rsidRDefault="00EC7CA5" w:rsidP="00D47333">
            <w:pPr>
              <w:jc w:val="center"/>
              <w:rPr>
                <w:rFonts w:eastAsia="Times New Roman" w:cs="Times New Roman"/>
                <w:bCs/>
                <w:szCs w:val="24"/>
                <w:lang w:val="es-MX"/>
              </w:rPr>
            </w:pPr>
          </w:p>
          <w:p w14:paraId="12EAF16E"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3</w:t>
            </w:r>
          </w:p>
        </w:tc>
      </w:tr>
      <w:tr w:rsidR="00EC7CA5" w14:paraId="296DDFDA" w14:textId="77777777" w:rsidTr="00D47333">
        <w:trPr>
          <w:trHeight w:val="552"/>
        </w:trPr>
        <w:tc>
          <w:tcPr>
            <w:tcW w:w="1440" w:type="dxa"/>
          </w:tcPr>
          <w:p w14:paraId="67F05C87" w14:textId="77777777" w:rsidR="00EC7CA5" w:rsidRDefault="00EC7CA5" w:rsidP="00D47333">
            <w:pPr>
              <w:jc w:val="center"/>
              <w:rPr>
                <w:rFonts w:eastAsia="Times New Roman" w:cs="Times New Roman"/>
                <w:b/>
                <w:szCs w:val="24"/>
                <w:lang w:val="es-MX"/>
              </w:rPr>
            </w:pPr>
          </w:p>
          <w:p w14:paraId="0B1AA081" w14:textId="77777777" w:rsidR="00EC7CA5" w:rsidRDefault="00EC7CA5" w:rsidP="00D47333">
            <w:pPr>
              <w:jc w:val="center"/>
              <w:rPr>
                <w:rFonts w:eastAsia="Times New Roman" w:cs="Times New Roman"/>
                <w:b/>
                <w:szCs w:val="24"/>
                <w:lang w:val="es-MX"/>
              </w:rPr>
            </w:pPr>
          </w:p>
          <w:p w14:paraId="178C393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576" w:type="dxa"/>
            <w:shd w:val="clear" w:color="auto" w:fill="auto"/>
          </w:tcPr>
          <w:p w14:paraId="591CC29A" w14:textId="77777777" w:rsidR="00C1521D"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 xml:space="preserve">Fase 4: Finalización de pruebas </w:t>
            </w:r>
          </w:p>
          <w:p w14:paraId="797B262D" w14:textId="0F2D54D9" w:rsidR="00EC7CA5" w:rsidRDefault="00EC7CA5" w:rsidP="00C1521D">
            <w:pPr>
              <w:spacing w:line="240" w:lineRule="auto"/>
              <w:ind w:firstLine="0"/>
              <w:jc w:val="left"/>
              <w:rPr>
                <w:rFonts w:eastAsia="Times New Roman" w:cs="Times New Roman"/>
                <w:b/>
                <w:szCs w:val="24"/>
                <w:lang w:val="es-MX"/>
              </w:rPr>
            </w:pPr>
            <w:r>
              <w:rPr>
                <w:rFonts w:eastAsia="Times New Roman" w:cs="Times New Roman"/>
                <w:b/>
                <w:szCs w:val="24"/>
                <w:lang w:val="es-MX"/>
              </w:rPr>
              <w:t>Obj:</w:t>
            </w:r>
            <w:r w:rsidRPr="00D853B1">
              <w:rPr>
                <w:rFonts w:eastAsia="Times New Roman" w:cs="Times New Roman"/>
                <w:szCs w:val="24"/>
                <w:lang w:val="es-MX"/>
              </w:rPr>
              <w:t xml:space="preserve"> Documentar los resultados</w:t>
            </w:r>
          </w:p>
          <w:p w14:paraId="04748596" w14:textId="77777777" w:rsidR="00EC7CA5" w:rsidRDefault="00EC7CA5" w:rsidP="005D6ED6">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5357B13" w14:textId="77777777" w:rsidR="00EC7CA5" w:rsidRPr="00D853B1" w:rsidRDefault="00EC7CA5" w:rsidP="00525E5E">
            <w:pPr>
              <w:pStyle w:val="Prrafodelista"/>
              <w:numPr>
                <w:ilvl w:val="0"/>
                <w:numId w:val="120"/>
              </w:numPr>
              <w:spacing w:after="160" w:line="240" w:lineRule="auto"/>
              <w:jc w:val="left"/>
              <w:rPr>
                <w:rFonts w:eastAsia="Times New Roman" w:cs="Times New Roman"/>
                <w:szCs w:val="24"/>
                <w:lang w:val="es-MX"/>
              </w:rPr>
            </w:pPr>
            <w:r w:rsidRPr="00D853B1">
              <w:rPr>
                <w:rFonts w:eastAsia="Times New Roman" w:cs="Times New Roman"/>
                <w:szCs w:val="24"/>
                <w:lang w:val="es-MX"/>
              </w:rPr>
              <w:t>Reporte final de pruebas</w:t>
            </w:r>
          </w:p>
        </w:tc>
        <w:tc>
          <w:tcPr>
            <w:tcW w:w="2028" w:type="dxa"/>
            <w:shd w:val="clear" w:color="auto" w:fill="auto"/>
          </w:tcPr>
          <w:p w14:paraId="6FBF487D" w14:textId="77777777" w:rsidR="00EC7CA5" w:rsidRDefault="00EC7CA5" w:rsidP="00D47333">
            <w:pPr>
              <w:jc w:val="center"/>
              <w:rPr>
                <w:rFonts w:eastAsia="Times New Roman" w:cs="Times New Roman"/>
                <w:bCs/>
                <w:szCs w:val="24"/>
                <w:lang w:val="es-MX"/>
              </w:rPr>
            </w:pPr>
          </w:p>
          <w:p w14:paraId="184CD348" w14:textId="77777777" w:rsidR="00EC7CA5" w:rsidRDefault="00EC7CA5" w:rsidP="00D47333">
            <w:pPr>
              <w:jc w:val="center"/>
              <w:rPr>
                <w:rFonts w:eastAsia="Times New Roman" w:cs="Times New Roman"/>
                <w:bCs/>
                <w:szCs w:val="24"/>
                <w:lang w:val="es-MX"/>
              </w:rPr>
            </w:pPr>
          </w:p>
          <w:p w14:paraId="56522BF9" w14:textId="77777777" w:rsidR="00EC7CA5" w:rsidRPr="008535AD" w:rsidRDefault="00EC7CA5" w:rsidP="00D47333">
            <w:pPr>
              <w:jc w:val="center"/>
              <w:rPr>
                <w:rFonts w:eastAsia="Times New Roman" w:cs="Times New Roman"/>
                <w:bCs/>
                <w:szCs w:val="24"/>
                <w:lang w:val="es-MX"/>
              </w:rPr>
            </w:pPr>
            <w:r w:rsidRPr="008535AD">
              <w:rPr>
                <w:rFonts w:eastAsia="Times New Roman" w:cs="Times New Roman"/>
                <w:bCs/>
                <w:szCs w:val="24"/>
                <w:lang w:val="es-MX"/>
              </w:rPr>
              <w:t>1</w:t>
            </w:r>
          </w:p>
        </w:tc>
      </w:tr>
    </w:tbl>
    <w:p w14:paraId="7731735A" w14:textId="77777777" w:rsidR="00EC7CA5" w:rsidRDefault="00EC7CA5" w:rsidP="00E16B05">
      <w:pPr>
        <w:spacing w:line="240" w:lineRule="auto"/>
        <w:rPr>
          <w:rFonts w:eastAsia="Times New Roman" w:cs="Times New Roman"/>
          <w:b/>
          <w:szCs w:val="24"/>
          <w:lang w:val="es-MX"/>
        </w:rPr>
      </w:pPr>
    </w:p>
    <w:p w14:paraId="05B38D47" w14:textId="322EA7F3" w:rsidR="006868D2" w:rsidRPr="006868D2" w:rsidRDefault="006868D2" w:rsidP="00E16B05">
      <w:pPr>
        <w:ind w:firstLine="0"/>
        <w:rPr>
          <w:rFonts w:eastAsia="Times New Roman" w:cs="Times New Roman"/>
          <w:bCs/>
          <w:sz w:val="20"/>
          <w:szCs w:val="20"/>
          <w:lang w:val="es-MX"/>
        </w:rPr>
      </w:pPr>
      <w:r w:rsidRPr="006868D2">
        <w:rPr>
          <w:rFonts w:eastAsia="Times New Roman" w:cs="Times New Roman"/>
          <w:bCs/>
          <w:i/>
          <w:iCs/>
          <w:sz w:val="20"/>
          <w:szCs w:val="20"/>
          <w:lang w:val="es-MX"/>
        </w:rPr>
        <w:t xml:space="preserve">Nota: </w:t>
      </w:r>
      <w:r w:rsidRPr="006868D2">
        <w:rPr>
          <w:rFonts w:eastAsia="Times New Roman" w:cs="Times New Roman"/>
          <w:bCs/>
          <w:sz w:val="20"/>
          <w:szCs w:val="20"/>
          <w:lang w:val="es-MX"/>
        </w:rPr>
        <w:t>Elaboración propia.</w:t>
      </w:r>
    </w:p>
    <w:p w14:paraId="3F2336A3" w14:textId="5E9E9B2A"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t>Casos de uso #06 y #07</w:t>
      </w:r>
    </w:p>
    <w:p w14:paraId="44F3D744" w14:textId="77777777" w:rsidR="00EC7CA5" w:rsidRPr="00D853B1" w:rsidRDefault="00EC7CA5" w:rsidP="00E16B05">
      <w:pPr>
        <w:ind w:firstLine="0"/>
        <w:rPr>
          <w:rFonts w:eastAsia="Times New Roman" w:cs="Times New Roman"/>
          <w:b/>
          <w:szCs w:val="24"/>
          <w:lang w:val="es-MX"/>
        </w:rPr>
      </w:pPr>
      <w:r w:rsidRPr="00D853B1">
        <w:rPr>
          <w:rFonts w:eastAsia="Times New Roman" w:cs="Times New Roman"/>
          <w:b/>
          <w:szCs w:val="24"/>
          <w:lang w:val="es-MX"/>
        </w:rPr>
        <w:t>Nombre CU06: Crear organización (tabla parámetro)</w:t>
      </w:r>
    </w:p>
    <w:p w14:paraId="72449EFB" w14:textId="7322CB37" w:rsidR="00EC7CA5" w:rsidRDefault="00EC7CA5" w:rsidP="00E16B05">
      <w:pPr>
        <w:ind w:firstLine="0"/>
        <w:rPr>
          <w:rFonts w:eastAsia="Times New Roman" w:cs="Times New Roman"/>
          <w:b/>
          <w:szCs w:val="24"/>
          <w:lang w:val="es-MX"/>
        </w:rPr>
      </w:pPr>
      <w:r w:rsidRPr="00D853B1">
        <w:rPr>
          <w:rFonts w:eastAsia="Times New Roman" w:cs="Times New Roman"/>
          <w:b/>
          <w:szCs w:val="24"/>
          <w:lang w:val="es-MX"/>
        </w:rPr>
        <w:t>Nombre CU07: Crear categoría (tabla parámetro)</w:t>
      </w:r>
    </w:p>
    <w:p w14:paraId="18DAE223" w14:textId="143766CB" w:rsidR="00AF6C35" w:rsidRPr="00AF6C35" w:rsidRDefault="00AF6C35" w:rsidP="00B85B2D">
      <w:pPr>
        <w:pStyle w:val="Descripcin"/>
        <w:ind w:firstLine="0"/>
        <w:rPr>
          <w:rFonts w:eastAsia="Times New Roman" w:cs="Times New Roman"/>
          <w:b/>
          <w:sz w:val="24"/>
          <w:szCs w:val="24"/>
          <w:lang w:val="es-MX"/>
        </w:rPr>
      </w:pPr>
      <w:bookmarkStart w:id="71" w:name="_Toc47024495"/>
      <w:r w:rsidRPr="00AF6C35">
        <w:rPr>
          <w:color w:val="auto"/>
          <w:sz w:val="24"/>
          <w:szCs w:val="24"/>
        </w:rPr>
        <w:t xml:space="preserve">Tabla </w:t>
      </w:r>
      <w:r w:rsidRPr="00AF6C35">
        <w:rPr>
          <w:color w:val="auto"/>
          <w:sz w:val="24"/>
          <w:szCs w:val="24"/>
        </w:rPr>
        <w:fldChar w:fldCharType="begin"/>
      </w:r>
      <w:r w:rsidRPr="00AF6C35">
        <w:rPr>
          <w:color w:val="auto"/>
          <w:sz w:val="24"/>
          <w:szCs w:val="24"/>
        </w:rPr>
        <w:instrText xml:space="preserve"> SEQ Tabla \* ARABIC </w:instrText>
      </w:r>
      <w:r w:rsidRPr="00AF6C35">
        <w:rPr>
          <w:color w:val="auto"/>
          <w:sz w:val="24"/>
          <w:szCs w:val="24"/>
        </w:rPr>
        <w:fldChar w:fldCharType="separate"/>
      </w:r>
      <w:r w:rsidR="00381C8E">
        <w:rPr>
          <w:noProof/>
          <w:color w:val="auto"/>
          <w:sz w:val="24"/>
          <w:szCs w:val="24"/>
        </w:rPr>
        <w:t>24</w:t>
      </w:r>
      <w:r w:rsidRPr="00AF6C35">
        <w:rPr>
          <w:color w:val="auto"/>
          <w:sz w:val="24"/>
          <w:szCs w:val="24"/>
        </w:rPr>
        <w:fldChar w:fldCharType="end"/>
      </w:r>
      <w:r w:rsidRPr="00AF6C35">
        <w:rPr>
          <w:color w:val="auto"/>
          <w:sz w:val="24"/>
          <w:szCs w:val="24"/>
        </w:rPr>
        <w:t>. Duración estimada de las tareas 1.1 - 4.1 (CU06 y CU07) del equipo de calidad.</w:t>
      </w:r>
      <w:bookmarkEnd w:id="71"/>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76"/>
        <w:gridCol w:w="3708"/>
        <w:gridCol w:w="2472"/>
      </w:tblGrid>
      <w:tr w:rsidR="00EC7CA5" w14:paraId="431BAA31" w14:textId="77777777" w:rsidTr="00D47333">
        <w:trPr>
          <w:trHeight w:val="313"/>
        </w:trPr>
        <w:tc>
          <w:tcPr>
            <w:tcW w:w="876" w:type="dxa"/>
          </w:tcPr>
          <w:p w14:paraId="4D93FF90"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708" w:type="dxa"/>
          </w:tcPr>
          <w:p w14:paraId="41C0253C" w14:textId="0D006C80"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72" w:type="dxa"/>
          </w:tcPr>
          <w:p w14:paraId="0361342F" w14:textId="77777777" w:rsidR="00EC7CA5" w:rsidRDefault="00EC7CA5" w:rsidP="00CA2DE7">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4C1DB617" w14:textId="77777777" w:rsidTr="00D47333">
        <w:trPr>
          <w:trHeight w:val="648"/>
        </w:trPr>
        <w:tc>
          <w:tcPr>
            <w:tcW w:w="876" w:type="dxa"/>
          </w:tcPr>
          <w:p w14:paraId="175CFFB5" w14:textId="77777777" w:rsidR="00EC7CA5" w:rsidRDefault="00EC7CA5" w:rsidP="00D47333">
            <w:pPr>
              <w:jc w:val="center"/>
              <w:rPr>
                <w:rFonts w:eastAsia="Times New Roman" w:cs="Times New Roman"/>
                <w:b/>
                <w:szCs w:val="24"/>
                <w:lang w:val="es-MX"/>
              </w:rPr>
            </w:pPr>
          </w:p>
          <w:p w14:paraId="65CA776D" w14:textId="77777777" w:rsidR="00EC7CA5" w:rsidRDefault="00EC7CA5" w:rsidP="00D47333">
            <w:pPr>
              <w:jc w:val="center"/>
              <w:rPr>
                <w:rFonts w:eastAsia="Times New Roman" w:cs="Times New Roman"/>
                <w:b/>
                <w:szCs w:val="24"/>
                <w:lang w:val="es-MX"/>
              </w:rPr>
            </w:pPr>
          </w:p>
          <w:p w14:paraId="2354850A" w14:textId="77777777" w:rsidR="00EC7CA5" w:rsidRDefault="00EC7CA5" w:rsidP="00D47333">
            <w:pPr>
              <w:jc w:val="center"/>
              <w:rPr>
                <w:rFonts w:eastAsia="Times New Roman" w:cs="Times New Roman"/>
                <w:b/>
                <w:szCs w:val="24"/>
                <w:lang w:val="es-MX"/>
              </w:rPr>
            </w:pPr>
          </w:p>
          <w:p w14:paraId="7C808E7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lastRenderedPageBreak/>
              <w:t>1</w:t>
            </w:r>
          </w:p>
        </w:tc>
        <w:tc>
          <w:tcPr>
            <w:tcW w:w="3708" w:type="dxa"/>
            <w:shd w:val="clear" w:color="auto" w:fill="auto"/>
          </w:tcPr>
          <w:p w14:paraId="6AE5A5FF" w14:textId="77777777" w:rsidR="00EC7CA5" w:rsidRPr="00D20673"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lastRenderedPageBreak/>
              <w:t xml:space="preserve">Fase 1: Planeación                     Obj: </w:t>
            </w:r>
            <w:r w:rsidRPr="00D20673">
              <w:rPr>
                <w:rFonts w:eastAsia="Times New Roman" w:cs="Times New Roman"/>
                <w:szCs w:val="24"/>
                <w:lang w:val="es-MX"/>
              </w:rPr>
              <w:t>Se define el alcance del proyecto a desarrollar al igual que los roles del equipo de trabajo.</w:t>
            </w:r>
          </w:p>
          <w:p w14:paraId="071E07C6"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Actividades:</w:t>
            </w:r>
          </w:p>
          <w:p w14:paraId="261CEC35"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E9E665A" w14:textId="77777777" w:rsidR="00EC7CA5" w:rsidRDefault="00EC7CA5" w:rsidP="00525E5E">
            <w:pPr>
              <w:pStyle w:val="Prrafodelista"/>
              <w:numPr>
                <w:ilvl w:val="0"/>
                <w:numId w:val="121"/>
              </w:numPr>
              <w:spacing w:after="160" w:line="240" w:lineRule="auto"/>
              <w:jc w:val="left"/>
              <w:rPr>
                <w:rFonts w:eastAsia="Times New Roman" w:cs="Times New Roman"/>
                <w:szCs w:val="24"/>
                <w:lang w:val="es-MX"/>
              </w:rPr>
            </w:pPr>
            <w:r w:rsidRPr="00D20673">
              <w:rPr>
                <w:rFonts w:eastAsia="Times New Roman" w:cs="Times New Roman"/>
                <w:szCs w:val="24"/>
                <w:lang w:val="es-MX"/>
              </w:rPr>
              <w:lastRenderedPageBreak/>
              <w:t>Validación de diagramas de casos de uso.</w:t>
            </w:r>
          </w:p>
          <w:p w14:paraId="5DC94DE8" w14:textId="77777777" w:rsidR="00EC7CA5" w:rsidRPr="00D20673" w:rsidRDefault="00EC7CA5" w:rsidP="00525E5E">
            <w:pPr>
              <w:pStyle w:val="Prrafodelista"/>
              <w:numPr>
                <w:ilvl w:val="0"/>
                <w:numId w:val="121"/>
              </w:numPr>
              <w:spacing w:after="160" w:line="240" w:lineRule="auto"/>
              <w:jc w:val="left"/>
              <w:rPr>
                <w:rFonts w:eastAsia="Times New Roman" w:cs="Times New Roman"/>
                <w:szCs w:val="24"/>
                <w:lang w:val="es-MX"/>
              </w:rPr>
            </w:pPr>
            <w:r>
              <w:rPr>
                <w:rFonts w:eastAsia="Times New Roman" w:cs="Times New Roman"/>
                <w:szCs w:val="24"/>
                <w:lang w:val="es-MX"/>
              </w:rPr>
              <w:t>Tipos de pruebas</w:t>
            </w:r>
          </w:p>
        </w:tc>
        <w:tc>
          <w:tcPr>
            <w:tcW w:w="2472" w:type="dxa"/>
            <w:shd w:val="clear" w:color="auto" w:fill="auto"/>
          </w:tcPr>
          <w:p w14:paraId="0EBE9480" w14:textId="77777777" w:rsidR="00EC7CA5" w:rsidRDefault="00EC7CA5" w:rsidP="00D47333">
            <w:pPr>
              <w:jc w:val="center"/>
              <w:rPr>
                <w:rFonts w:eastAsia="Times New Roman" w:cs="Times New Roman"/>
                <w:bCs/>
                <w:szCs w:val="24"/>
                <w:lang w:val="es-MX"/>
              </w:rPr>
            </w:pPr>
          </w:p>
          <w:p w14:paraId="4053B676" w14:textId="77777777" w:rsidR="00EC7CA5" w:rsidRDefault="00EC7CA5" w:rsidP="00D47333">
            <w:pPr>
              <w:rPr>
                <w:rFonts w:eastAsia="Times New Roman" w:cs="Times New Roman"/>
                <w:bCs/>
                <w:szCs w:val="24"/>
                <w:lang w:val="es-MX"/>
              </w:rPr>
            </w:pPr>
          </w:p>
          <w:p w14:paraId="668B9D0A" w14:textId="77777777" w:rsidR="00EC7CA5" w:rsidRDefault="00EC7CA5" w:rsidP="00D47333">
            <w:pPr>
              <w:jc w:val="center"/>
              <w:rPr>
                <w:rFonts w:eastAsia="Times New Roman" w:cs="Times New Roman"/>
                <w:bCs/>
                <w:szCs w:val="24"/>
                <w:lang w:val="es-MX"/>
              </w:rPr>
            </w:pPr>
          </w:p>
          <w:p w14:paraId="1514701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lastRenderedPageBreak/>
              <w:t>9</w:t>
            </w:r>
          </w:p>
        </w:tc>
      </w:tr>
      <w:tr w:rsidR="00EC7CA5" w14:paraId="22A772C6" w14:textId="77777777" w:rsidTr="00D47333">
        <w:trPr>
          <w:trHeight w:val="792"/>
        </w:trPr>
        <w:tc>
          <w:tcPr>
            <w:tcW w:w="876" w:type="dxa"/>
          </w:tcPr>
          <w:p w14:paraId="2ADF7AFB" w14:textId="77777777" w:rsidR="00EC7CA5" w:rsidRDefault="00EC7CA5" w:rsidP="00D47333">
            <w:pPr>
              <w:jc w:val="center"/>
              <w:rPr>
                <w:rFonts w:eastAsia="Times New Roman" w:cs="Times New Roman"/>
                <w:b/>
                <w:szCs w:val="24"/>
                <w:lang w:val="es-MX"/>
              </w:rPr>
            </w:pPr>
          </w:p>
          <w:p w14:paraId="5A7DB4DE" w14:textId="77777777" w:rsidR="00EC7CA5" w:rsidRDefault="00EC7CA5" w:rsidP="00D47333">
            <w:pPr>
              <w:jc w:val="center"/>
              <w:rPr>
                <w:rFonts w:eastAsia="Times New Roman" w:cs="Times New Roman"/>
                <w:b/>
                <w:szCs w:val="24"/>
                <w:lang w:val="es-MX"/>
              </w:rPr>
            </w:pPr>
          </w:p>
          <w:p w14:paraId="23907FA4" w14:textId="77777777" w:rsidR="00EC7CA5" w:rsidRDefault="00EC7CA5" w:rsidP="00D47333">
            <w:pPr>
              <w:jc w:val="center"/>
              <w:rPr>
                <w:rFonts w:eastAsia="Times New Roman" w:cs="Times New Roman"/>
                <w:b/>
                <w:szCs w:val="24"/>
                <w:lang w:val="es-MX"/>
              </w:rPr>
            </w:pPr>
          </w:p>
          <w:p w14:paraId="797D8BFE" w14:textId="77777777" w:rsidR="00EC7CA5" w:rsidRDefault="00EC7CA5" w:rsidP="00D47333">
            <w:pPr>
              <w:jc w:val="center"/>
              <w:rPr>
                <w:rFonts w:eastAsia="Times New Roman" w:cs="Times New Roman"/>
                <w:b/>
                <w:szCs w:val="24"/>
                <w:lang w:val="es-MX"/>
              </w:rPr>
            </w:pPr>
          </w:p>
          <w:p w14:paraId="07070A2D" w14:textId="77777777" w:rsidR="00EC7CA5" w:rsidRDefault="00EC7CA5" w:rsidP="00BD45CA">
            <w:pPr>
              <w:ind w:firstLine="0"/>
              <w:rPr>
                <w:rFonts w:eastAsia="Times New Roman" w:cs="Times New Roman"/>
                <w:b/>
                <w:szCs w:val="24"/>
                <w:lang w:val="es-MX"/>
              </w:rPr>
            </w:pPr>
          </w:p>
          <w:p w14:paraId="341E20C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708" w:type="dxa"/>
            <w:shd w:val="clear" w:color="auto" w:fill="auto"/>
          </w:tcPr>
          <w:p w14:paraId="02DCA0F4" w14:textId="77777777" w:rsidR="00EC7CA5"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 25010(adecuación funcional, eficiencia de desempeño, usabilidad, seguridad y mantenibilidad)</w:t>
            </w:r>
          </w:p>
          <w:p w14:paraId="651773A0" w14:textId="77777777" w:rsidR="00EC7CA5" w:rsidRPr="008B32C2"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 xml:space="preserve">Obj: </w:t>
            </w:r>
            <w:r w:rsidRPr="00D20673">
              <w:rPr>
                <w:rFonts w:eastAsia="Times New Roman" w:cs="Times New Roman"/>
                <w:szCs w:val="24"/>
                <w:lang w:val="es-MX"/>
              </w:rPr>
              <w:t>Se busca elaborar las pruebas a las cuales se va a someter el software</w:t>
            </w:r>
            <w:r>
              <w:rPr>
                <w:rFonts w:eastAsia="Times New Roman" w:cs="Times New Roman"/>
                <w:szCs w:val="24"/>
                <w:lang w:val="es-MX"/>
              </w:rPr>
              <w:t>.</w:t>
            </w:r>
          </w:p>
          <w:p w14:paraId="4FBBA9CD"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6D6E04CC"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Modelado de dominio</w:t>
            </w:r>
          </w:p>
          <w:p w14:paraId="30BAF275"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Plan de pruebas</w:t>
            </w:r>
          </w:p>
          <w:p w14:paraId="0EF43F29"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Especiación del diseño de pruebas.</w:t>
            </w:r>
          </w:p>
          <w:p w14:paraId="4B27B467"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Especificación de casos de prueba.</w:t>
            </w:r>
          </w:p>
          <w:p w14:paraId="4D40A936" w14:textId="77777777" w:rsidR="00EC7CA5" w:rsidRPr="00D20673"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Procedimiento de pruebas</w:t>
            </w:r>
          </w:p>
          <w:p w14:paraId="08E9F99A" w14:textId="7330CA2A" w:rsidR="00EC7CA5" w:rsidRPr="00BD45CA" w:rsidRDefault="00EC7CA5" w:rsidP="00525E5E">
            <w:pPr>
              <w:pStyle w:val="Prrafodelista"/>
              <w:numPr>
                <w:ilvl w:val="0"/>
                <w:numId w:val="122"/>
              </w:numPr>
              <w:spacing w:after="160" w:line="240" w:lineRule="auto"/>
              <w:jc w:val="left"/>
              <w:rPr>
                <w:rFonts w:eastAsia="Times New Roman" w:cs="Times New Roman"/>
                <w:szCs w:val="24"/>
                <w:lang w:val="es-MX"/>
              </w:rPr>
            </w:pPr>
            <w:r w:rsidRPr="00D20673">
              <w:rPr>
                <w:rFonts w:eastAsia="Times New Roman" w:cs="Times New Roman"/>
                <w:szCs w:val="24"/>
                <w:lang w:val="es-MX"/>
              </w:rPr>
              <w:t>Reporte de trasmisión de pruebas.</w:t>
            </w:r>
          </w:p>
        </w:tc>
        <w:tc>
          <w:tcPr>
            <w:tcW w:w="2472" w:type="dxa"/>
            <w:shd w:val="clear" w:color="auto" w:fill="auto"/>
          </w:tcPr>
          <w:p w14:paraId="131942F1" w14:textId="77777777" w:rsidR="00EC7CA5" w:rsidRDefault="00EC7CA5" w:rsidP="00D47333">
            <w:pPr>
              <w:jc w:val="center"/>
              <w:rPr>
                <w:rFonts w:eastAsia="Times New Roman" w:cs="Times New Roman"/>
                <w:bCs/>
                <w:szCs w:val="24"/>
                <w:lang w:val="es-MX"/>
              </w:rPr>
            </w:pPr>
          </w:p>
          <w:p w14:paraId="4B29E1A8" w14:textId="77777777" w:rsidR="00EC7CA5" w:rsidRDefault="00EC7CA5" w:rsidP="00D47333">
            <w:pPr>
              <w:jc w:val="center"/>
              <w:rPr>
                <w:rFonts w:eastAsia="Times New Roman" w:cs="Times New Roman"/>
                <w:bCs/>
                <w:szCs w:val="24"/>
                <w:lang w:val="es-MX"/>
              </w:rPr>
            </w:pPr>
          </w:p>
          <w:p w14:paraId="20C2B629" w14:textId="77777777" w:rsidR="00EC7CA5" w:rsidRDefault="00EC7CA5" w:rsidP="00D47333">
            <w:pPr>
              <w:jc w:val="center"/>
              <w:rPr>
                <w:rFonts w:eastAsia="Times New Roman" w:cs="Times New Roman"/>
                <w:bCs/>
                <w:szCs w:val="24"/>
                <w:lang w:val="es-MX"/>
              </w:rPr>
            </w:pPr>
          </w:p>
          <w:p w14:paraId="68D30B59" w14:textId="77777777" w:rsidR="00EC7CA5" w:rsidRDefault="00EC7CA5" w:rsidP="00D47333">
            <w:pPr>
              <w:jc w:val="center"/>
              <w:rPr>
                <w:rFonts w:eastAsia="Times New Roman" w:cs="Times New Roman"/>
                <w:bCs/>
                <w:szCs w:val="24"/>
                <w:lang w:val="es-MX"/>
              </w:rPr>
            </w:pPr>
          </w:p>
          <w:p w14:paraId="38FB3A93" w14:textId="77777777" w:rsidR="00EC7CA5" w:rsidRDefault="00EC7CA5" w:rsidP="00BD45CA">
            <w:pPr>
              <w:ind w:firstLine="0"/>
              <w:rPr>
                <w:rFonts w:eastAsia="Times New Roman" w:cs="Times New Roman"/>
                <w:bCs/>
                <w:szCs w:val="24"/>
                <w:lang w:val="es-MX"/>
              </w:rPr>
            </w:pPr>
          </w:p>
          <w:p w14:paraId="1902FCC3"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19</w:t>
            </w:r>
          </w:p>
        </w:tc>
      </w:tr>
      <w:tr w:rsidR="00EC7CA5" w14:paraId="4FE6A1C1" w14:textId="77777777" w:rsidTr="00D47333">
        <w:trPr>
          <w:trHeight w:val="600"/>
        </w:trPr>
        <w:tc>
          <w:tcPr>
            <w:tcW w:w="876" w:type="dxa"/>
          </w:tcPr>
          <w:p w14:paraId="0CEAD6AC" w14:textId="77777777" w:rsidR="00EC7CA5" w:rsidRDefault="00EC7CA5" w:rsidP="00D47333">
            <w:pPr>
              <w:jc w:val="center"/>
              <w:rPr>
                <w:rFonts w:eastAsia="Times New Roman" w:cs="Times New Roman"/>
                <w:b/>
                <w:szCs w:val="24"/>
                <w:lang w:val="es-MX"/>
              </w:rPr>
            </w:pPr>
          </w:p>
          <w:p w14:paraId="283A3590" w14:textId="77777777" w:rsidR="00EC7CA5" w:rsidRDefault="00EC7CA5" w:rsidP="00D47333">
            <w:pPr>
              <w:jc w:val="center"/>
              <w:rPr>
                <w:rFonts w:eastAsia="Times New Roman" w:cs="Times New Roman"/>
                <w:b/>
                <w:szCs w:val="24"/>
                <w:lang w:val="es-MX"/>
              </w:rPr>
            </w:pPr>
          </w:p>
          <w:p w14:paraId="5C25AE2D"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708" w:type="dxa"/>
            <w:shd w:val="clear" w:color="auto" w:fill="auto"/>
          </w:tcPr>
          <w:p w14:paraId="2C97DE86" w14:textId="77777777" w:rsidR="00EC7CA5" w:rsidRDefault="00EC7CA5" w:rsidP="00E16B05">
            <w:pPr>
              <w:spacing w:line="240" w:lineRule="auto"/>
              <w:jc w:val="left"/>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59407CEA" w14:textId="77777777" w:rsidR="00EC7CA5" w:rsidRPr="00BD45CA" w:rsidRDefault="00EC7CA5" w:rsidP="00E16B05">
            <w:pPr>
              <w:spacing w:line="240" w:lineRule="auto"/>
              <w:jc w:val="left"/>
              <w:rPr>
                <w:rFonts w:eastAsia="Times New Roman" w:cs="Times New Roman"/>
                <w:b/>
                <w:bCs/>
                <w:szCs w:val="24"/>
                <w:lang w:val="es-MX"/>
              </w:rPr>
            </w:pPr>
            <w:r w:rsidRPr="00BD45CA">
              <w:rPr>
                <w:rFonts w:eastAsia="Times New Roman" w:cs="Times New Roman"/>
                <w:b/>
                <w:bCs/>
                <w:szCs w:val="24"/>
                <w:lang w:val="es-MX"/>
              </w:rPr>
              <w:t>Actividades:</w:t>
            </w:r>
          </w:p>
          <w:p w14:paraId="1A050CBB"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C60EBD"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F305A54" w14:textId="77777777" w:rsidR="00EC7CA5" w:rsidRPr="004078CE" w:rsidRDefault="00EC7CA5" w:rsidP="00525E5E">
            <w:pPr>
              <w:pStyle w:val="Prrafodelista"/>
              <w:numPr>
                <w:ilvl w:val="0"/>
                <w:numId w:val="123"/>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72" w:type="dxa"/>
            <w:shd w:val="clear" w:color="auto" w:fill="auto"/>
          </w:tcPr>
          <w:p w14:paraId="1D06110C" w14:textId="77777777" w:rsidR="00EC7CA5" w:rsidRDefault="00EC7CA5" w:rsidP="00D47333">
            <w:pPr>
              <w:jc w:val="center"/>
              <w:rPr>
                <w:rFonts w:eastAsia="Times New Roman" w:cs="Times New Roman"/>
                <w:bCs/>
                <w:szCs w:val="24"/>
                <w:lang w:val="es-MX"/>
              </w:rPr>
            </w:pPr>
          </w:p>
          <w:p w14:paraId="0E5E2895" w14:textId="77777777" w:rsidR="00EC7CA5" w:rsidRDefault="00EC7CA5" w:rsidP="009F6B5C">
            <w:pPr>
              <w:ind w:firstLine="0"/>
              <w:rPr>
                <w:rFonts w:eastAsia="Times New Roman" w:cs="Times New Roman"/>
                <w:bCs/>
                <w:szCs w:val="24"/>
                <w:lang w:val="es-MX"/>
              </w:rPr>
            </w:pPr>
          </w:p>
          <w:p w14:paraId="4D47A08A"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3</w:t>
            </w:r>
          </w:p>
        </w:tc>
      </w:tr>
      <w:tr w:rsidR="00EC7CA5" w14:paraId="18E1AF89" w14:textId="77777777" w:rsidTr="00D47333">
        <w:trPr>
          <w:trHeight w:val="672"/>
        </w:trPr>
        <w:tc>
          <w:tcPr>
            <w:tcW w:w="876" w:type="dxa"/>
          </w:tcPr>
          <w:p w14:paraId="4AE3EF74" w14:textId="77777777" w:rsidR="00EC7CA5" w:rsidRDefault="00EC7CA5" w:rsidP="009F6B5C">
            <w:pPr>
              <w:ind w:firstLine="0"/>
              <w:rPr>
                <w:rFonts w:eastAsia="Times New Roman" w:cs="Times New Roman"/>
                <w:b/>
                <w:szCs w:val="24"/>
                <w:lang w:val="es-MX"/>
              </w:rPr>
            </w:pPr>
          </w:p>
          <w:p w14:paraId="25660AA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708" w:type="dxa"/>
            <w:shd w:val="clear" w:color="auto" w:fill="auto"/>
          </w:tcPr>
          <w:p w14:paraId="3D7678B8" w14:textId="77777777" w:rsidR="00C1521D" w:rsidRDefault="00EC7CA5" w:rsidP="00E16B05">
            <w:pPr>
              <w:spacing w:line="240" w:lineRule="auto"/>
              <w:jc w:val="left"/>
              <w:rPr>
                <w:rFonts w:eastAsia="Times New Roman" w:cs="Times New Roman"/>
                <w:b/>
                <w:szCs w:val="24"/>
                <w:lang w:val="es-MX"/>
              </w:rPr>
            </w:pPr>
            <w:r>
              <w:rPr>
                <w:rFonts w:eastAsia="Times New Roman" w:cs="Times New Roman"/>
                <w:b/>
                <w:szCs w:val="24"/>
                <w:lang w:val="es-MX"/>
              </w:rPr>
              <w:t xml:space="preserve">Fase 4: Finalización de pruebas </w:t>
            </w:r>
          </w:p>
          <w:p w14:paraId="56B2CC5B" w14:textId="0501F22E" w:rsidR="00EC7CA5" w:rsidRDefault="00EC7CA5" w:rsidP="00C1521D">
            <w:pPr>
              <w:spacing w:line="240" w:lineRule="auto"/>
              <w:ind w:firstLine="0"/>
              <w:jc w:val="left"/>
              <w:rPr>
                <w:rFonts w:eastAsia="Times New Roman" w:cs="Times New Roman"/>
                <w:szCs w:val="24"/>
                <w:lang w:val="es-MX"/>
              </w:rPr>
            </w:pPr>
            <w:r>
              <w:rPr>
                <w:rFonts w:eastAsia="Times New Roman" w:cs="Times New Roman"/>
                <w:b/>
                <w:szCs w:val="24"/>
                <w:lang w:val="es-MX"/>
              </w:rPr>
              <w:t>Obj</w:t>
            </w:r>
            <w:r w:rsidR="00C1521D">
              <w:rPr>
                <w:rFonts w:eastAsia="Times New Roman" w:cs="Times New Roman"/>
                <w:b/>
                <w:szCs w:val="24"/>
                <w:lang w:val="es-MX"/>
              </w:rPr>
              <w:t>:</w:t>
            </w:r>
            <w:r>
              <w:rPr>
                <w:rFonts w:eastAsia="Times New Roman" w:cs="Times New Roman"/>
                <w:b/>
                <w:szCs w:val="24"/>
                <w:lang w:val="es-MX"/>
              </w:rPr>
              <w:t xml:space="preserve"> </w:t>
            </w:r>
            <w:r w:rsidRPr="004078CE">
              <w:rPr>
                <w:rFonts w:eastAsia="Times New Roman" w:cs="Times New Roman"/>
                <w:szCs w:val="24"/>
                <w:lang w:val="es-MX"/>
              </w:rPr>
              <w:t>Documentar los resultados</w:t>
            </w:r>
          </w:p>
          <w:p w14:paraId="2456A14B" w14:textId="77777777" w:rsidR="00EC7CA5" w:rsidRPr="004078CE" w:rsidRDefault="00EC7CA5" w:rsidP="00E16B05">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2A7672BE" w14:textId="77777777" w:rsidR="00EC7CA5" w:rsidRPr="004078CE" w:rsidRDefault="00EC7CA5" w:rsidP="00525E5E">
            <w:pPr>
              <w:pStyle w:val="Prrafodelista"/>
              <w:numPr>
                <w:ilvl w:val="0"/>
                <w:numId w:val="124"/>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72" w:type="dxa"/>
            <w:shd w:val="clear" w:color="auto" w:fill="auto"/>
          </w:tcPr>
          <w:p w14:paraId="7246FECD" w14:textId="77777777" w:rsidR="00EC7CA5" w:rsidRDefault="00EC7CA5" w:rsidP="009F6B5C">
            <w:pPr>
              <w:ind w:firstLine="0"/>
              <w:rPr>
                <w:rFonts w:eastAsia="Times New Roman" w:cs="Times New Roman"/>
                <w:bCs/>
                <w:szCs w:val="24"/>
                <w:lang w:val="es-MX"/>
              </w:rPr>
            </w:pPr>
          </w:p>
          <w:p w14:paraId="28A9E5CD" w14:textId="77777777" w:rsidR="00EC7CA5" w:rsidRPr="00E76188" w:rsidRDefault="00EC7CA5" w:rsidP="00D47333">
            <w:pPr>
              <w:jc w:val="center"/>
              <w:rPr>
                <w:rFonts w:eastAsia="Times New Roman" w:cs="Times New Roman"/>
                <w:bCs/>
                <w:szCs w:val="24"/>
                <w:lang w:val="es-MX"/>
              </w:rPr>
            </w:pPr>
            <w:r w:rsidRPr="00E76188">
              <w:rPr>
                <w:rFonts w:eastAsia="Times New Roman" w:cs="Times New Roman"/>
                <w:bCs/>
                <w:szCs w:val="24"/>
                <w:lang w:val="es-MX"/>
              </w:rPr>
              <w:t>1</w:t>
            </w:r>
          </w:p>
        </w:tc>
      </w:tr>
    </w:tbl>
    <w:p w14:paraId="2517C7E1" w14:textId="77777777" w:rsidR="00EC7CA5" w:rsidRDefault="00EC7CA5" w:rsidP="00A7171D">
      <w:pPr>
        <w:spacing w:line="240" w:lineRule="auto"/>
        <w:rPr>
          <w:rFonts w:eastAsia="Times New Roman" w:cs="Times New Roman"/>
          <w:b/>
          <w:szCs w:val="24"/>
        </w:rPr>
      </w:pPr>
    </w:p>
    <w:p w14:paraId="5CE6BC3D" w14:textId="78CD74D4" w:rsidR="00AF6C35" w:rsidRPr="00AF6C35" w:rsidRDefault="00AF6C35" w:rsidP="00A7171D">
      <w:pPr>
        <w:ind w:firstLine="0"/>
        <w:rPr>
          <w:rFonts w:eastAsia="Times New Roman" w:cs="Times New Roman"/>
          <w:sz w:val="20"/>
          <w:szCs w:val="20"/>
        </w:rPr>
      </w:pPr>
      <w:r w:rsidRPr="00AF6C35">
        <w:rPr>
          <w:rFonts w:eastAsia="Times New Roman" w:cs="Times New Roman"/>
          <w:i/>
          <w:sz w:val="20"/>
          <w:szCs w:val="20"/>
        </w:rPr>
        <w:t>Nota</w:t>
      </w:r>
      <w:r w:rsidRPr="00AF6C35">
        <w:rPr>
          <w:rFonts w:eastAsia="Times New Roman" w:cs="Times New Roman"/>
          <w:sz w:val="20"/>
          <w:szCs w:val="20"/>
        </w:rPr>
        <w:t>: Elaboración</w:t>
      </w:r>
      <w:r>
        <w:rPr>
          <w:rFonts w:eastAsia="Times New Roman" w:cs="Times New Roman"/>
          <w:sz w:val="20"/>
          <w:szCs w:val="20"/>
        </w:rPr>
        <w:t xml:space="preserve"> propia.</w:t>
      </w:r>
    </w:p>
    <w:p w14:paraId="1C5BC38E" w14:textId="72EF2EE3" w:rsidR="00EC7CA5" w:rsidRDefault="00EC7CA5" w:rsidP="00A7171D">
      <w:pPr>
        <w:ind w:firstLine="0"/>
        <w:rPr>
          <w:rFonts w:eastAsia="Times New Roman" w:cs="Times New Roman"/>
          <w:b/>
          <w:szCs w:val="24"/>
        </w:rPr>
      </w:pPr>
      <w:r>
        <w:rPr>
          <w:rFonts w:eastAsia="Times New Roman" w:cs="Times New Roman"/>
          <w:b/>
          <w:szCs w:val="24"/>
        </w:rPr>
        <w:t>Caso de uso #05</w:t>
      </w:r>
    </w:p>
    <w:p w14:paraId="025BD999" w14:textId="2CDB8618" w:rsidR="00EC7CA5" w:rsidRDefault="00EC7CA5" w:rsidP="00A7171D">
      <w:pPr>
        <w:ind w:firstLine="0"/>
        <w:rPr>
          <w:rFonts w:eastAsia="Times New Roman" w:cs="Times New Roman"/>
          <w:b/>
          <w:szCs w:val="24"/>
          <w:lang w:val="es-MX"/>
        </w:rPr>
      </w:pPr>
      <w:r w:rsidRPr="00272A02">
        <w:rPr>
          <w:rFonts w:eastAsia="Times New Roman" w:cs="Times New Roman"/>
          <w:b/>
          <w:szCs w:val="24"/>
          <w:lang w:val="es-MX"/>
        </w:rPr>
        <w:t>Nombre CU05: Crear estación (tabla parámetro)</w:t>
      </w:r>
    </w:p>
    <w:p w14:paraId="7CB41577" w14:textId="0DE33D4B" w:rsidR="00AF6C35" w:rsidRPr="00AF6C35" w:rsidRDefault="00AF6C35" w:rsidP="001548D1">
      <w:pPr>
        <w:pStyle w:val="Descripcin"/>
        <w:ind w:firstLine="0"/>
        <w:rPr>
          <w:rFonts w:eastAsia="Times New Roman" w:cs="Times New Roman"/>
          <w:b/>
          <w:color w:val="auto"/>
          <w:sz w:val="24"/>
          <w:szCs w:val="24"/>
          <w:lang w:val="es-MX"/>
        </w:rPr>
      </w:pPr>
      <w:bookmarkStart w:id="72" w:name="_Toc47024496"/>
      <w:r w:rsidRPr="00AF6C35">
        <w:rPr>
          <w:color w:val="auto"/>
          <w:sz w:val="24"/>
          <w:szCs w:val="24"/>
        </w:rPr>
        <w:t xml:space="preserve">Tabla </w:t>
      </w:r>
      <w:r w:rsidRPr="00AF6C35">
        <w:rPr>
          <w:color w:val="auto"/>
          <w:sz w:val="24"/>
          <w:szCs w:val="24"/>
        </w:rPr>
        <w:fldChar w:fldCharType="begin"/>
      </w:r>
      <w:r w:rsidRPr="00AF6C35">
        <w:rPr>
          <w:color w:val="auto"/>
          <w:sz w:val="24"/>
          <w:szCs w:val="24"/>
        </w:rPr>
        <w:instrText xml:space="preserve"> SEQ Tabla \* ARABIC </w:instrText>
      </w:r>
      <w:r w:rsidRPr="00AF6C35">
        <w:rPr>
          <w:color w:val="auto"/>
          <w:sz w:val="24"/>
          <w:szCs w:val="24"/>
        </w:rPr>
        <w:fldChar w:fldCharType="separate"/>
      </w:r>
      <w:r w:rsidR="00381C8E">
        <w:rPr>
          <w:noProof/>
          <w:color w:val="auto"/>
          <w:sz w:val="24"/>
          <w:szCs w:val="24"/>
        </w:rPr>
        <w:t>25</w:t>
      </w:r>
      <w:r w:rsidRPr="00AF6C35">
        <w:rPr>
          <w:color w:val="auto"/>
          <w:sz w:val="24"/>
          <w:szCs w:val="24"/>
        </w:rPr>
        <w:fldChar w:fldCharType="end"/>
      </w:r>
      <w:r w:rsidRPr="00AF6C35">
        <w:rPr>
          <w:color w:val="auto"/>
          <w:sz w:val="24"/>
          <w:szCs w:val="24"/>
        </w:rPr>
        <w:t>. Duración estimada de las tareas 1.1 - 4.1 (CU05) del equipo de calidad.</w:t>
      </w:r>
      <w:bookmarkEnd w:id="72"/>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0B479769" w14:textId="77777777" w:rsidTr="00CA2DE7">
        <w:trPr>
          <w:trHeight w:val="315"/>
        </w:trPr>
        <w:tc>
          <w:tcPr>
            <w:tcW w:w="864" w:type="dxa"/>
          </w:tcPr>
          <w:p w14:paraId="18B786C5"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53B9F248"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1F90A646"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2F4EA300"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196A6870" w14:textId="522BADB5" w:rsidR="00EC7CA5" w:rsidRDefault="00EC7CA5" w:rsidP="00AE6F4C">
            <w:pPr>
              <w:ind w:firstLine="0"/>
              <w:rPr>
                <w:rFonts w:eastAsia="Times New Roman" w:cs="Times New Roman"/>
                <w:b/>
                <w:szCs w:val="24"/>
                <w:lang w:val="es-MX"/>
              </w:rPr>
            </w:pPr>
          </w:p>
          <w:p w14:paraId="70B3D536" w14:textId="77777777" w:rsidR="00AE6F4C" w:rsidRDefault="00AE6F4C" w:rsidP="00AE6F4C">
            <w:pPr>
              <w:ind w:firstLine="0"/>
              <w:rPr>
                <w:rFonts w:eastAsia="Times New Roman" w:cs="Times New Roman"/>
                <w:b/>
                <w:szCs w:val="24"/>
                <w:lang w:val="es-MX"/>
              </w:rPr>
            </w:pPr>
          </w:p>
          <w:p w14:paraId="22355BC5"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740E4830" w14:textId="77777777" w:rsidR="00EC7CA5" w:rsidRPr="00D20673"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62F45F68"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53FD104A" w14:textId="77777777" w:rsidR="00EC7CA5" w:rsidRPr="00D20673"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2E66DC39" w14:textId="77777777" w:rsidR="00EC7CA5" w:rsidRDefault="00EC7CA5" w:rsidP="00525E5E">
            <w:pPr>
              <w:pStyle w:val="Prrafodelista"/>
              <w:numPr>
                <w:ilvl w:val="0"/>
                <w:numId w:val="125"/>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3B1B3B6B" w14:textId="77777777" w:rsidR="00EC7CA5" w:rsidRPr="00C13857" w:rsidRDefault="00EC7CA5" w:rsidP="00525E5E">
            <w:pPr>
              <w:pStyle w:val="Prrafodelista"/>
              <w:numPr>
                <w:ilvl w:val="0"/>
                <w:numId w:val="125"/>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1EC34101" w14:textId="77777777" w:rsidR="00EC7CA5" w:rsidRDefault="00EC7CA5" w:rsidP="00D47333">
            <w:pPr>
              <w:jc w:val="center"/>
              <w:rPr>
                <w:rFonts w:eastAsia="Times New Roman" w:cs="Times New Roman"/>
                <w:bCs/>
                <w:szCs w:val="24"/>
                <w:lang w:val="es-MX"/>
              </w:rPr>
            </w:pPr>
          </w:p>
          <w:p w14:paraId="25F6D528" w14:textId="77777777" w:rsidR="00EC7CA5" w:rsidRDefault="00EC7CA5" w:rsidP="00AE6F4C">
            <w:pPr>
              <w:ind w:firstLine="0"/>
              <w:rPr>
                <w:rFonts w:eastAsia="Times New Roman" w:cs="Times New Roman"/>
                <w:bCs/>
                <w:szCs w:val="24"/>
                <w:lang w:val="es-MX"/>
              </w:rPr>
            </w:pPr>
          </w:p>
          <w:p w14:paraId="095C26F1"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9</w:t>
            </w:r>
          </w:p>
        </w:tc>
      </w:tr>
      <w:tr w:rsidR="00EC7CA5" w14:paraId="2D25B491" w14:textId="77777777" w:rsidTr="00D47333">
        <w:trPr>
          <w:trHeight w:val="492"/>
        </w:trPr>
        <w:tc>
          <w:tcPr>
            <w:tcW w:w="864" w:type="dxa"/>
          </w:tcPr>
          <w:p w14:paraId="76CFFA5C" w14:textId="77777777" w:rsidR="00EC7CA5" w:rsidRDefault="00EC7CA5" w:rsidP="00D47333">
            <w:pPr>
              <w:jc w:val="center"/>
              <w:rPr>
                <w:rFonts w:eastAsia="Times New Roman" w:cs="Times New Roman"/>
                <w:b/>
                <w:szCs w:val="24"/>
                <w:lang w:val="es-MX"/>
              </w:rPr>
            </w:pPr>
          </w:p>
          <w:p w14:paraId="23C48094" w14:textId="77777777" w:rsidR="00EC7CA5" w:rsidRDefault="00EC7CA5" w:rsidP="00D47333">
            <w:pPr>
              <w:jc w:val="center"/>
              <w:rPr>
                <w:rFonts w:eastAsia="Times New Roman" w:cs="Times New Roman"/>
                <w:b/>
                <w:szCs w:val="24"/>
                <w:lang w:val="es-MX"/>
              </w:rPr>
            </w:pPr>
          </w:p>
          <w:p w14:paraId="448569A2" w14:textId="77777777" w:rsidR="00EC7CA5" w:rsidRDefault="00EC7CA5" w:rsidP="00D47333">
            <w:pPr>
              <w:jc w:val="center"/>
              <w:rPr>
                <w:rFonts w:eastAsia="Times New Roman" w:cs="Times New Roman"/>
                <w:b/>
                <w:szCs w:val="24"/>
                <w:lang w:val="es-MX"/>
              </w:rPr>
            </w:pPr>
          </w:p>
          <w:p w14:paraId="0225F89B" w14:textId="77777777" w:rsidR="00EC7CA5" w:rsidRDefault="00EC7CA5" w:rsidP="00AE6F4C">
            <w:pPr>
              <w:ind w:firstLine="0"/>
              <w:rPr>
                <w:rFonts w:eastAsia="Times New Roman" w:cs="Times New Roman"/>
                <w:b/>
                <w:szCs w:val="24"/>
                <w:lang w:val="es-MX"/>
              </w:rPr>
            </w:pPr>
          </w:p>
          <w:p w14:paraId="05BEF0E2"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092BC5C8" w14:textId="2CF0EF8A" w:rsidR="00EC7CA5" w:rsidRDefault="00EC7CA5" w:rsidP="00AE6F4C">
            <w:pPr>
              <w:spacing w:line="240" w:lineRule="auto"/>
              <w:jc w:val="left"/>
              <w:rPr>
                <w:rFonts w:eastAsia="Times New Roman" w:cs="Times New Roman"/>
                <w:b/>
                <w:szCs w:val="24"/>
                <w:lang w:val="es-MX"/>
              </w:rPr>
            </w:pPr>
            <w:r>
              <w:rPr>
                <w:rFonts w:eastAsia="Times New Roman" w:cs="Times New Roman"/>
                <w:b/>
                <w:szCs w:val="24"/>
                <w:lang w:val="es-MX"/>
              </w:rPr>
              <w:t>Fase 2: Preparación de pruebas según las características de la ISO/IEC25010(adecuación funcional, eficiencia de desempeño, usabilidad, seguridad y mantenibilidad)</w:t>
            </w:r>
          </w:p>
          <w:p w14:paraId="6F4F2C30" w14:textId="45804248"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Obj</w:t>
            </w:r>
            <w:r w:rsidR="00C1521D">
              <w:rPr>
                <w:rFonts w:eastAsia="Times New Roman" w:cs="Times New Roman"/>
                <w:b/>
                <w:szCs w:val="24"/>
                <w:lang w:val="es-MX"/>
              </w:rPr>
              <w:t>:</w:t>
            </w:r>
            <w:r>
              <w:rPr>
                <w:rFonts w:eastAsia="Times New Roman" w:cs="Times New Roman"/>
                <w:b/>
                <w:szCs w:val="24"/>
                <w:lang w:val="es-MX"/>
              </w:rPr>
              <w:t xml:space="preserve"> </w:t>
            </w:r>
            <w:r w:rsidRPr="003A7B45">
              <w:rPr>
                <w:rFonts w:eastAsia="Times New Roman" w:cs="Times New Roman"/>
                <w:szCs w:val="24"/>
                <w:lang w:val="es-MX"/>
              </w:rPr>
              <w:t>Se busca elaborar las pruebas a la cuales se va a someter el software.</w:t>
            </w:r>
          </w:p>
          <w:p w14:paraId="4B5F1444" w14:textId="77777777" w:rsidR="00EC7CA5" w:rsidRDefault="00EC7CA5" w:rsidP="00AE6F4C">
            <w:pPr>
              <w:spacing w:line="240" w:lineRule="auto"/>
              <w:rPr>
                <w:rFonts w:eastAsia="Times New Roman" w:cs="Times New Roman"/>
                <w:b/>
                <w:szCs w:val="24"/>
                <w:lang w:val="es-MX"/>
              </w:rPr>
            </w:pPr>
            <w:r>
              <w:rPr>
                <w:rFonts w:eastAsia="Times New Roman" w:cs="Times New Roman"/>
                <w:b/>
                <w:szCs w:val="24"/>
                <w:lang w:val="es-MX"/>
              </w:rPr>
              <w:t>Actividades:</w:t>
            </w:r>
          </w:p>
          <w:p w14:paraId="19995E21"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2BBCE145"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081AE046"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0A1A867E" w14:textId="77777777" w:rsidR="00EC7CA5" w:rsidRPr="003A7B4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36A657EE" w14:textId="77777777" w:rsidR="00EC7CA5" w:rsidRDefault="00EC7CA5" w:rsidP="00525E5E">
            <w:pPr>
              <w:pStyle w:val="Prrafodelista"/>
              <w:numPr>
                <w:ilvl w:val="0"/>
                <w:numId w:val="128"/>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26881C3B" w14:textId="77777777" w:rsidR="00EC7CA5" w:rsidRPr="007D7EAD" w:rsidRDefault="00EC7CA5" w:rsidP="00525E5E">
            <w:pPr>
              <w:pStyle w:val="Prrafodelista"/>
              <w:numPr>
                <w:ilvl w:val="0"/>
                <w:numId w:val="128"/>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4EAFC3F2" w14:textId="77777777" w:rsidR="00EC7CA5" w:rsidRDefault="00EC7CA5" w:rsidP="00D47333">
            <w:pPr>
              <w:jc w:val="center"/>
              <w:rPr>
                <w:rFonts w:eastAsia="Times New Roman" w:cs="Times New Roman"/>
                <w:bCs/>
                <w:szCs w:val="24"/>
                <w:lang w:val="es-MX"/>
              </w:rPr>
            </w:pPr>
          </w:p>
          <w:p w14:paraId="47FD03D0" w14:textId="77777777" w:rsidR="00EC7CA5" w:rsidRDefault="00EC7CA5" w:rsidP="00D47333">
            <w:pPr>
              <w:rPr>
                <w:rFonts w:eastAsia="Times New Roman" w:cs="Times New Roman"/>
                <w:bCs/>
                <w:szCs w:val="24"/>
                <w:lang w:val="es-MX"/>
              </w:rPr>
            </w:pPr>
          </w:p>
          <w:p w14:paraId="51F39E37" w14:textId="77777777" w:rsidR="00EC7CA5" w:rsidRDefault="00EC7CA5" w:rsidP="00AE6F4C">
            <w:pPr>
              <w:ind w:firstLine="0"/>
              <w:rPr>
                <w:rFonts w:eastAsia="Times New Roman" w:cs="Times New Roman"/>
                <w:bCs/>
                <w:szCs w:val="24"/>
                <w:lang w:val="es-MX"/>
              </w:rPr>
            </w:pPr>
          </w:p>
          <w:p w14:paraId="0A0975BB" w14:textId="77777777" w:rsidR="00EC7CA5" w:rsidRDefault="00EC7CA5" w:rsidP="00D47333">
            <w:pPr>
              <w:jc w:val="center"/>
              <w:rPr>
                <w:rFonts w:eastAsia="Times New Roman" w:cs="Times New Roman"/>
                <w:bCs/>
                <w:szCs w:val="24"/>
                <w:lang w:val="es-MX"/>
              </w:rPr>
            </w:pPr>
          </w:p>
          <w:p w14:paraId="27F640E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19</w:t>
            </w:r>
          </w:p>
        </w:tc>
      </w:tr>
      <w:tr w:rsidR="00EC7CA5" w14:paraId="7FD95C57" w14:textId="77777777" w:rsidTr="00D47333">
        <w:trPr>
          <w:trHeight w:val="456"/>
        </w:trPr>
        <w:tc>
          <w:tcPr>
            <w:tcW w:w="864" w:type="dxa"/>
          </w:tcPr>
          <w:p w14:paraId="1A8CEACE" w14:textId="77777777" w:rsidR="00EC7CA5" w:rsidRDefault="00EC7CA5" w:rsidP="00D47333">
            <w:pPr>
              <w:jc w:val="center"/>
              <w:rPr>
                <w:rFonts w:eastAsia="Times New Roman" w:cs="Times New Roman"/>
                <w:b/>
                <w:szCs w:val="24"/>
                <w:lang w:val="es-MX"/>
              </w:rPr>
            </w:pPr>
          </w:p>
          <w:p w14:paraId="2B18A94B" w14:textId="77777777" w:rsidR="00EC7CA5" w:rsidRDefault="00EC7CA5" w:rsidP="00D47333">
            <w:pPr>
              <w:jc w:val="center"/>
              <w:rPr>
                <w:rFonts w:eastAsia="Times New Roman" w:cs="Times New Roman"/>
                <w:b/>
                <w:szCs w:val="24"/>
                <w:lang w:val="es-MX"/>
              </w:rPr>
            </w:pPr>
          </w:p>
          <w:p w14:paraId="6C236E85" w14:textId="77777777" w:rsidR="00EC7CA5" w:rsidRDefault="00EC7CA5" w:rsidP="00D47333">
            <w:pPr>
              <w:jc w:val="center"/>
              <w:rPr>
                <w:rFonts w:eastAsia="Times New Roman" w:cs="Times New Roman"/>
                <w:b/>
                <w:szCs w:val="24"/>
                <w:lang w:val="es-MX"/>
              </w:rPr>
            </w:pPr>
          </w:p>
          <w:p w14:paraId="2653E113"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AEE5A02" w14:textId="77777777"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25000334" w14:textId="77777777" w:rsidR="00EC7CA5" w:rsidRDefault="00EC7CA5" w:rsidP="00AE6F4C">
            <w:pPr>
              <w:spacing w:line="240" w:lineRule="auto"/>
              <w:rPr>
                <w:rFonts w:eastAsia="Times New Roman" w:cs="Times New Roman"/>
                <w:szCs w:val="24"/>
                <w:lang w:val="es-MX"/>
              </w:rPr>
            </w:pPr>
            <w:r>
              <w:rPr>
                <w:rFonts w:eastAsia="Times New Roman" w:cs="Times New Roman"/>
                <w:szCs w:val="24"/>
                <w:lang w:val="es-MX"/>
              </w:rPr>
              <w:t>Actividades:</w:t>
            </w:r>
          </w:p>
          <w:p w14:paraId="0C879AC4"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948FF82"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07F01CF" w14:textId="77777777" w:rsidR="00EC7CA5" w:rsidRPr="004078CE" w:rsidRDefault="00EC7CA5" w:rsidP="00525E5E">
            <w:pPr>
              <w:pStyle w:val="Prrafodelista"/>
              <w:numPr>
                <w:ilvl w:val="0"/>
                <w:numId w:val="132"/>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73752508" w14:textId="77777777" w:rsidR="00EC7CA5" w:rsidRDefault="00EC7CA5" w:rsidP="00D47333">
            <w:pPr>
              <w:jc w:val="center"/>
              <w:rPr>
                <w:rFonts w:eastAsia="Times New Roman" w:cs="Times New Roman"/>
                <w:bCs/>
                <w:szCs w:val="24"/>
                <w:lang w:val="es-MX"/>
              </w:rPr>
            </w:pPr>
          </w:p>
          <w:p w14:paraId="701AA501" w14:textId="77777777" w:rsidR="00EC7CA5" w:rsidRDefault="00EC7CA5" w:rsidP="00D47333">
            <w:pPr>
              <w:jc w:val="center"/>
              <w:rPr>
                <w:rFonts w:eastAsia="Times New Roman" w:cs="Times New Roman"/>
                <w:bCs/>
                <w:szCs w:val="24"/>
                <w:lang w:val="es-MX"/>
              </w:rPr>
            </w:pPr>
          </w:p>
          <w:p w14:paraId="4939165E" w14:textId="77777777" w:rsidR="00EC7CA5" w:rsidRDefault="00EC7CA5" w:rsidP="00D47333">
            <w:pPr>
              <w:jc w:val="center"/>
              <w:rPr>
                <w:rFonts w:eastAsia="Times New Roman" w:cs="Times New Roman"/>
                <w:bCs/>
                <w:szCs w:val="24"/>
                <w:lang w:val="es-MX"/>
              </w:rPr>
            </w:pPr>
          </w:p>
          <w:p w14:paraId="2E1BE97E"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3</w:t>
            </w:r>
          </w:p>
        </w:tc>
      </w:tr>
      <w:tr w:rsidR="00EC7CA5" w14:paraId="19A9E68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4C4ABD73" w14:textId="77777777" w:rsidR="00EC7CA5" w:rsidRDefault="00EC7CA5" w:rsidP="00B12F81">
            <w:pPr>
              <w:ind w:firstLine="0"/>
              <w:rPr>
                <w:rFonts w:eastAsia="Times New Roman" w:cs="Times New Roman"/>
                <w:b/>
                <w:szCs w:val="24"/>
                <w:lang w:val="es-MX"/>
              </w:rPr>
            </w:pPr>
          </w:p>
          <w:p w14:paraId="6A52CAFA"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0541CFBC" w14:textId="647BA8EF" w:rsidR="00EC7CA5" w:rsidRDefault="00EC7CA5" w:rsidP="00AE6F4C">
            <w:pPr>
              <w:spacing w:line="240" w:lineRule="auto"/>
              <w:rPr>
                <w:rFonts w:eastAsia="Times New Roman" w:cs="Times New Roman"/>
                <w:szCs w:val="24"/>
                <w:lang w:val="es-MX"/>
              </w:rPr>
            </w:pPr>
            <w:r>
              <w:rPr>
                <w:rFonts w:eastAsia="Times New Roman" w:cs="Times New Roman"/>
                <w:b/>
                <w:szCs w:val="24"/>
                <w:lang w:val="es-MX"/>
              </w:rPr>
              <w:t>Fase 4: Finalización de pruebas Obj</w:t>
            </w:r>
            <w:r w:rsidR="00C1521D">
              <w:rPr>
                <w:rFonts w:eastAsia="Times New Roman" w:cs="Times New Roman"/>
                <w:b/>
                <w:szCs w:val="24"/>
                <w:lang w:val="es-MX"/>
              </w:rPr>
              <w:t>:</w:t>
            </w:r>
            <w:r>
              <w:rPr>
                <w:rFonts w:eastAsia="Times New Roman" w:cs="Times New Roman"/>
                <w:b/>
                <w:szCs w:val="24"/>
                <w:lang w:val="es-MX"/>
              </w:rPr>
              <w:t xml:space="preserve"> </w:t>
            </w:r>
            <w:r w:rsidRPr="004078CE">
              <w:rPr>
                <w:rFonts w:eastAsia="Times New Roman" w:cs="Times New Roman"/>
                <w:szCs w:val="24"/>
                <w:lang w:val="es-MX"/>
              </w:rPr>
              <w:t>Documentar los resultados</w:t>
            </w:r>
          </w:p>
          <w:p w14:paraId="48CB1CE3" w14:textId="77777777" w:rsidR="00EC7CA5" w:rsidRPr="004078CE" w:rsidRDefault="00EC7CA5" w:rsidP="00AE6F4C">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33201625" w14:textId="77777777" w:rsidR="00EC7CA5" w:rsidRPr="004078CE" w:rsidRDefault="00EC7CA5" w:rsidP="00525E5E">
            <w:pPr>
              <w:pStyle w:val="Prrafodelista"/>
              <w:numPr>
                <w:ilvl w:val="0"/>
                <w:numId w:val="133"/>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673F94D7" w14:textId="77777777" w:rsidR="00EC7CA5" w:rsidRDefault="00EC7CA5" w:rsidP="00B12F81">
            <w:pPr>
              <w:ind w:firstLine="0"/>
              <w:rPr>
                <w:rFonts w:eastAsia="Times New Roman" w:cs="Times New Roman"/>
                <w:bCs/>
                <w:szCs w:val="24"/>
                <w:lang w:val="es-MX"/>
              </w:rPr>
            </w:pPr>
          </w:p>
          <w:p w14:paraId="0D3DDF3D" w14:textId="77777777" w:rsidR="00EC7CA5" w:rsidRPr="003D741A" w:rsidRDefault="00EC7CA5" w:rsidP="00D47333">
            <w:pPr>
              <w:jc w:val="center"/>
              <w:rPr>
                <w:rFonts w:eastAsia="Times New Roman" w:cs="Times New Roman"/>
                <w:bCs/>
                <w:szCs w:val="24"/>
                <w:lang w:val="es-MX"/>
              </w:rPr>
            </w:pPr>
            <w:r w:rsidRPr="003D741A">
              <w:rPr>
                <w:rFonts w:eastAsia="Times New Roman" w:cs="Times New Roman"/>
                <w:bCs/>
                <w:szCs w:val="24"/>
                <w:lang w:val="es-MX"/>
              </w:rPr>
              <w:t>1</w:t>
            </w:r>
          </w:p>
        </w:tc>
      </w:tr>
    </w:tbl>
    <w:p w14:paraId="25FE7C53" w14:textId="77777777" w:rsidR="00EC7CA5" w:rsidRDefault="00EC7CA5" w:rsidP="007D47D4">
      <w:pPr>
        <w:spacing w:line="240" w:lineRule="auto"/>
        <w:rPr>
          <w:rFonts w:eastAsia="Times New Roman" w:cs="Times New Roman"/>
          <w:b/>
          <w:szCs w:val="24"/>
          <w:lang w:val="es-MX"/>
        </w:rPr>
      </w:pPr>
    </w:p>
    <w:p w14:paraId="436B4B9E" w14:textId="2346DDAD" w:rsidR="00AF6C35" w:rsidRPr="00AF6C35" w:rsidRDefault="00AF6C35" w:rsidP="007D47D4">
      <w:pPr>
        <w:ind w:firstLine="0"/>
        <w:rPr>
          <w:rFonts w:eastAsia="Times New Roman" w:cs="Times New Roman"/>
          <w:b/>
          <w:sz w:val="20"/>
          <w:szCs w:val="20"/>
          <w:lang w:val="es-MX"/>
        </w:rPr>
      </w:pPr>
      <w:r w:rsidRPr="00AF6C35">
        <w:rPr>
          <w:rFonts w:eastAsia="Times New Roman" w:cs="Times New Roman"/>
          <w:i/>
          <w:sz w:val="20"/>
          <w:szCs w:val="20"/>
          <w:lang w:val="es-MX"/>
        </w:rPr>
        <w:t>Nota</w:t>
      </w:r>
      <w:r w:rsidRPr="00AF6C35">
        <w:rPr>
          <w:rFonts w:eastAsia="Times New Roman" w:cs="Times New Roman"/>
          <w:b/>
          <w:sz w:val="20"/>
          <w:szCs w:val="20"/>
          <w:lang w:val="es-MX"/>
        </w:rPr>
        <w:t xml:space="preserve">: </w:t>
      </w:r>
      <w:r w:rsidRPr="00AF6C35">
        <w:rPr>
          <w:rFonts w:eastAsia="Times New Roman" w:cs="Times New Roman"/>
          <w:sz w:val="20"/>
          <w:szCs w:val="20"/>
          <w:lang w:val="es-MX"/>
        </w:rPr>
        <w:t>Elaboración propia.</w:t>
      </w:r>
    </w:p>
    <w:p w14:paraId="2EF45279" w14:textId="3209F791" w:rsidR="00EC7CA5" w:rsidRPr="00C13857" w:rsidRDefault="00EC7CA5" w:rsidP="007D47D4">
      <w:pPr>
        <w:ind w:firstLine="0"/>
        <w:rPr>
          <w:rFonts w:eastAsia="Times New Roman" w:cs="Times New Roman"/>
          <w:b/>
          <w:szCs w:val="24"/>
          <w:lang w:val="es-MX"/>
        </w:rPr>
      </w:pPr>
      <w:r w:rsidRPr="00C13857">
        <w:rPr>
          <w:rFonts w:eastAsia="Times New Roman" w:cs="Times New Roman"/>
          <w:b/>
          <w:szCs w:val="24"/>
          <w:lang w:val="es-MX"/>
        </w:rPr>
        <w:t>Caso de uso #01</w:t>
      </w:r>
    </w:p>
    <w:p w14:paraId="76BD2670" w14:textId="2AABA3E1" w:rsidR="00EC7CA5" w:rsidRDefault="00EC7CA5" w:rsidP="007D47D4">
      <w:pPr>
        <w:ind w:firstLine="0"/>
        <w:rPr>
          <w:rFonts w:eastAsia="Times New Roman" w:cs="Times New Roman"/>
          <w:b/>
          <w:szCs w:val="24"/>
          <w:lang w:val="es-MX"/>
        </w:rPr>
      </w:pPr>
      <w:r w:rsidRPr="00C13857">
        <w:rPr>
          <w:rFonts w:eastAsia="Times New Roman" w:cs="Times New Roman"/>
          <w:b/>
          <w:szCs w:val="24"/>
          <w:lang w:val="es-MX"/>
        </w:rPr>
        <w:t>Nombre CU01: Conectar con estación FTP</w:t>
      </w:r>
    </w:p>
    <w:p w14:paraId="15BAB7A5" w14:textId="0C20EBF1" w:rsidR="00AF6C35" w:rsidRPr="00AF6C35" w:rsidRDefault="00AF6C35" w:rsidP="00071010">
      <w:pPr>
        <w:pStyle w:val="Descripcin"/>
        <w:ind w:firstLine="0"/>
        <w:rPr>
          <w:rFonts w:eastAsia="Times New Roman" w:cs="Times New Roman"/>
          <w:b/>
          <w:color w:val="auto"/>
          <w:sz w:val="24"/>
          <w:szCs w:val="24"/>
          <w:lang w:val="es-MX"/>
        </w:rPr>
      </w:pPr>
      <w:bookmarkStart w:id="73" w:name="_Toc47024497"/>
      <w:r w:rsidRPr="00AF6C35">
        <w:rPr>
          <w:color w:val="auto"/>
          <w:sz w:val="24"/>
          <w:szCs w:val="24"/>
        </w:rPr>
        <w:lastRenderedPageBreak/>
        <w:t xml:space="preserve">Tabla </w:t>
      </w:r>
      <w:r w:rsidRPr="00AF6C35">
        <w:rPr>
          <w:color w:val="auto"/>
          <w:sz w:val="24"/>
          <w:szCs w:val="24"/>
        </w:rPr>
        <w:fldChar w:fldCharType="begin"/>
      </w:r>
      <w:r w:rsidRPr="00AF6C35">
        <w:rPr>
          <w:color w:val="auto"/>
          <w:sz w:val="24"/>
          <w:szCs w:val="24"/>
        </w:rPr>
        <w:instrText xml:space="preserve"> SEQ Tabla \* ARABIC </w:instrText>
      </w:r>
      <w:r w:rsidRPr="00AF6C35">
        <w:rPr>
          <w:color w:val="auto"/>
          <w:sz w:val="24"/>
          <w:szCs w:val="24"/>
        </w:rPr>
        <w:fldChar w:fldCharType="separate"/>
      </w:r>
      <w:r w:rsidR="00381C8E">
        <w:rPr>
          <w:noProof/>
          <w:color w:val="auto"/>
          <w:sz w:val="24"/>
          <w:szCs w:val="24"/>
        </w:rPr>
        <w:t>26</w:t>
      </w:r>
      <w:r w:rsidRPr="00AF6C35">
        <w:rPr>
          <w:color w:val="auto"/>
          <w:sz w:val="24"/>
          <w:szCs w:val="24"/>
        </w:rPr>
        <w:fldChar w:fldCharType="end"/>
      </w:r>
      <w:r w:rsidRPr="00AF6C35">
        <w:rPr>
          <w:color w:val="auto"/>
          <w:sz w:val="24"/>
          <w:szCs w:val="24"/>
        </w:rPr>
        <w:t>. Duración estimada de las tareas 1.1 - 4.1 (CU01) del equipo de calidad.</w:t>
      </w:r>
      <w:bookmarkEnd w:id="73"/>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38939116" w14:textId="77777777" w:rsidTr="00D47333">
        <w:trPr>
          <w:trHeight w:val="181"/>
        </w:trPr>
        <w:tc>
          <w:tcPr>
            <w:tcW w:w="864" w:type="dxa"/>
          </w:tcPr>
          <w:p w14:paraId="5178A02E"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1BA5EA8B" w14:textId="7BDA5B82"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7238434" w14:textId="77777777" w:rsidR="00EC7CA5" w:rsidRDefault="00EC7CA5" w:rsidP="007D47D4">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1EB4946"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E5C365D" w14:textId="77777777" w:rsidR="00AA3F9F" w:rsidRDefault="00AA3F9F" w:rsidP="00D47333">
            <w:pPr>
              <w:jc w:val="center"/>
              <w:rPr>
                <w:rFonts w:eastAsia="Times New Roman" w:cs="Times New Roman"/>
                <w:b/>
                <w:szCs w:val="24"/>
                <w:lang w:val="es-MX"/>
              </w:rPr>
            </w:pPr>
          </w:p>
          <w:p w14:paraId="77C6411A" w14:textId="77777777" w:rsidR="00AA3F9F" w:rsidRDefault="00AA3F9F" w:rsidP="00AA3F9F">
            <w:pPr>
              <w:ind w:firstLine="0"/>
              <w:rPr>
                <w:rFonts w:eastAsia="Times New Roman" w:cs="Times New Roman"/>
                <w:b/>
                <w:szCs w:val="24"/>
                <w:lang w:val="es-MX"/>
              </w:rPr>
            </w:pPr>
          </w:p>
          <w:p w14:paraId="1031DCCD" w14:textId="2887AB60" w:rsidR="00EC7CA5" w:rsidRDefault="00EC7CA5" w:rsidP="00AA3F9F">
            <w:pPr>
              <w:ind w:firstLine="0"/>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63F055D9" w14:textId="77777777" w:rsidR="00EC7CA5" w:rsidRPr="00D20673"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161A5A9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0C116CBB" w14:textId="77777777" w:rsidR="00EC7CA5" w:rsidRPr="00D20673"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138505AC" w14:textId="77777777" w:rsidR="00EC7CA5" w:rsidRDefault="00EC7CA5" w:rsidP="00525E5E">
            <w:pPr>
              <w:pStyle w:val="Prrafodelista"/>
              <w:numPr>
                <w:ilvl w:val="0"/>
                <w:numId w:val="126"/>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713752C0" w14:textId="77777777" w:rsidR="00EC7CA5" w:rsidRPr="00C13857" w:rsidRDefault="00EC7CA5" w:rsidP="00525E5E">
            <w:pPr>
              <w:pStyle w:val="Prrafodelista"/>
              <w:numPr>
                <w:ilvl w:val="0"/>
                <w:numId w:val="126"/>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726E8396" w14:textId="77777777" w:rsidR="00EC7CA5" w:rsidRDefault="00EC7CA5" w:rsidP="00D47333">
            <w:pPr>
              <w:jc w:val="center"/>
              <w:rPr>
                <w:rFonts w:eastAsia="Times New Roman" w:cs="Times New Roman"/>
                <w:bCs/>
                <w:szCs w:val="24"/>
                <w:lang w:val="es-MX"/>
              </w:rPr>
            </w:pPr>
          </w:p>
          <w:p w14:paraId="4548AD90" w14:textId="77777777" w:rsidR="00EC7CA5" w:rsidRDefault="00EC7CA5" w:rsidP="00AA3F9F">
            <w:pPr>
              <w:ind w:firstLine="0"/>
              <w:rPr>
                <w:rFonts w:eastAsia="Times New Roman" w:cs="Times New Roman"/>
                <w:bCs/>
                <w:szCs w:val="24"/>
                <w:lang w:val="es-MX"/>
              </w:rPr>
            </w:pPr>
          </w:p>
          <w:p w14:paraId="10373B51"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9</w:t>
            </w:r>
          </w:p>
        </w:tc>
      </w:tr>
      <w:tr w:rsidR="00EC7CA5" w14:paraId="2B1BD3FF" w14:textId="77777777" w:rsidTr="00D47333">
        <w:trPr>
          <w:trHeight w:val="492"/>
        </w:trPr>
        <w:tc>
          <w:tcPr>
            <w:tcW w:w="864" w:type="dxa"/>
          </w:tcPr>
          <w:p w14:paraId="2A66DAC6" w14:textId="77777777" w:rsidR="00EC7CA5" w:rsidRDefault="00EC7CA5" w:rsidP="00D47333">
            <w:pPr>
              <w:jc w:val="center"/>
              <w:rPr>
                <w:rFonts w:eastAsia="Times New Roman" w:cs="Times New Roman"/>
                <w:b/>
                <w:szCs w:val="24"/>
                <w:lang w:val="es-MX"/>
              </w:rPr>
            </w:pPr>
          </w:p>
          <w:p w14:paraId="46E39753" w14:textId="77777777" w:rsidR="00EC7CA5" w:rsidRDefault="00EC7CA5" w:rsidP="00D47333">
            <w:pPr>
              <w:jc w:val="center"/>
              <w:rPr>
                <w:rFonts w:eastAsia="Times New Roman" w:cs="Times New Roman"/>
                <w:b/>
                <w:szCs w:val="24"/>
                <w:lang w:val="es-MX"/>
              </w:rPr>
            </w:pPr>
          </w:p>
          <w:p w14:paraId="311097E5" w14:textId="77777777" w:rsidR="00EC7CA5" w:rsidRDefault="00EC7CA5" w:rsidP="00AA3F9F">
            <w:pPr>
              <w:ind w:firstLine="0"/>
              <w:rPr>
                <w:rFonts w:eastAsia="Times New Roman" w:cs="Times New Roman"/>
                <w:b/>
                <w:szCs w:val="24"/>
                <w:lang w:val="es-MX"/>
              </w:rPr>
            </w:pPr>
          </w:p>
          <w:p w14:paraId="64A0079A" w14:textId="77777777" w:rsidR="00EC7CA5" w:rsidRDefault="00EC7CA5" w:rsidP="00D47333">
            <w:pPr>
              <w:jc w:val="center"/>
              <w:rPr>
                <w:rFonts w:eastAsia="Times New Roman" w:cs="Times New Roman"/>
                <w:b/>
                <w:szCs w:val="24"/>
                <w:lang w:val="es-MX"/>
              </w:rPr>
            </w:pPr>
          </w:p>
          <w:p w14:paraId="6A508FDC"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3EF24120" w14:textId="77777777" w:rsidR="00C1521D" w:rsidRDefault="00EC7CA5" w:rsidP="007D47D4">
            <w:pPr>
              <w:spacing w:line="240" w:lineRule="auto"/>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w:t>
            </w:r>
          </w:p>
          <w:p w14:paraId="2FABE0DC" w14:textId="54EF98A0" w:rsidR="00EC7CA5" w:rsidRDefault="00EC7CA5" w:rsidP="00C1521D">
            <w:pPr>
              <w:spacing w:line="240" w:lineRule="auto"/>
              <w:ind w:firstLine="0"/>
              <w:rPr>
                <w:rFonts w:eastAsia="Times New Roman" w:cs="Times New Roman"/>
                <w:b/>
                <w:szCs w:val="24"/>
                <w:lang w:val="es-MX"/>
              </w:rPr>
            </w:pPr>
            <w:r>
              <w:rPr>
                <w:rFonts w:eastAsia="Times New Roman" w:cs="Times New Roman"/>
                <w:b/>
                <w:szCs w:val="24"/>
                <w:lang w:val="es-MX"/>
              </w:rPr>
              <w:t>Obj</w:t>
            </w:r>
            <w:r w:rsidR="00C1521D">
              <w:rPr>
                <w:rFonts w:eastAsia="Times New Roman" w:cs="Times New Roman"/>
                <w:b/>
                <w:szCs w:val="24"/>
                <w:lang w:val="es-MX"/>
              </w:rPr>
              <w:t>:</w:t>
            </w:r>
            <w:r>
              <w:rPr>
                <w:rFonts w:eastAsia="Times New Roman" w:cs="Times New Roman"/>
                <w:b/>
                <w:szCs w:val="24"/>
                <w:lang w:val="es-MX"/>
              </w:rPr>
              <w:t xml:space="preserve"> </w:t>
            </w:r>
            <w:r w:rsidRPr="003A7B45">
              <w:rPr>
                <w:rFonts w:eastAsia="Times New Roman" w:cs="Times New Roman"/>
                <w:szCs w:val="24"/>
                <w:lang w:val="es-MX"/>
              </w:rPr>
              <w:t>Se busca elaborar las pruebas a la cuales se va a someter el software.</w:t>
            </w:r>
          </w:p>
          <w:p w14:paraId="6FDE2E03"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Actividades:</w:t>
            </w:r>
          </w:p>
          <w:p w14:paraId="39981DFB"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BC2E773"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1F35E246"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71365372" w14:textId="77777777" w:rsidR="00EC7CA5" w:rsidRPr="003A7B4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C2C2936" w14:textId="77777777" w:rsidR="00EC7CA5" w:rsidRDefault="00EC7CA5" w:rsidP="00525E5E">
            <w:pPr>
              <w:pStyle w:val="Prrafodelista"/>
              <w:numPr>
                <w:ilvl w:val="0"/>
                <w:numId w:val="129"/>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5535CC91" w14:textId="77777777" w:rsidR="00EC7CA5" w:rsidRPr="007D7EAD" w:rsidRDefault="00EC7CA5" w:rsidP="00525E5E">
            <w:pPr>
              <w:pStyle w:val="Prrafodelista"/>
              <w:numPr>
                <w:ilvl w:val="0"/>
                <w:numId w:val="129"/>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6D7CEBAB" w14:textId="77777777" w:rsidR="00EC7CA5" w:rsidRDefault="00EC7CA5" w:rsidP="00AA3F9F">
            <w:pPr>
              <w:ind w:firstLine="0"/>
              <w:rPr>
                <w:rFonts w:eastAsia="Times New Roman" w:cs="Times New Roman"/>
                <w:bCs/>
                <w:szCs w:val="24"/>
                <w:lang w:val="es-MX"/>
              </w:rPr>
            </w:pPr>
          </w:p>
          <w:p w14:paraId="6C69F56E" w14:textId="77777777" w:rsidR="00EC7CA5" w:rsidRDefault="00EC7CA5" w:rsidP="00D47333">
            <w:pPr>
              <w:jc w:val="center"/>
              <w:rPr>
                <w:rFonts w:eastAsia="Times New Roman" w:cs="Times New Roman"/>
                <w:bCs/>
                <w:szCs w:val="24"/>
                <w:lang w:val="es-MX"/>
              </w:rPr>
            </w:pPr>
          </w:p>
          <w:p w14:paraId="37F975F9" w14:textId="77777777" w:rsidR="00EC7CA5" w:rsidRDefault="00EC7CA5" w:rsidP="00D47333">
            <w:pPr>
              <w:jc w:val="center"/>
              <w:rPr>
                <w:rFonts w:eastAsia="Times New Roman" w:cs="Times New Roman"/>
                <w:bCs/>
                <w:szCs w:val="24"/>
                <w:lang w:val="es-MX"/>
              </w:rPr>
            </w:pPr>
          </w:p>
          <w:p w14:paraId="782F926B" w14:textId="77777777" w:rsidR="00EC7CA5" w:rsidRDefault="00EC7CA5" w:rsidP="00D47333">
            <w:pPr>
              <w:jc w:val="center"/>
              <w:rPr>
                <w:rFonts w:eastAsia="Times New Roman" w:cs="Times New Roman"/>
                <w:bCs/>
                <w:szCs w:val="24"/>
                <w:lang w:val="es-MX"/>
              </w:rPr>
            </w:pPr>
          </w:p>
          <w:p w14:paraId="5410FF37"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19</w:t>
            </w:r>
          </w:p>
        </w:tc>
      </w:tr>
      <w:tr w:rsidR="00EC7CA5" w14:paraId="57301F47" w14:textId="77777777" w:rsidTr="00D47333">
        <w:trPr>
          <w:trHeight w:val="456"/>
        </w:trPr>
        <w:tc>
          <w:tcPr>
            <w:tcW w:w="864" w:type="dxa"/>
          </w:tcPr>
          <w:p w14:paraId="65A0B081" w14:textId="77777777" w:rsidR="00EC7CA5" w:rsidRDefault="00EC7CA5" w:rsidP="00D47333">
            <w:pPr>
              <w:jc w:val="center"/>
              <w:rPr>
                <w:rFonts w:eastAsia="Times New Roman" w:cs="Times New Roman"/>
                <w:b/>
                <w:szCs w:val="24"/>
                <w:lang w:val="es-MX"/>
              </w:rPr>
            </w:pPr>
          </w:p>
          <w:p w14:paraId="7EEB35D4" w14:textId="77777777" w:rsidR="00EC7CA5" w:rsidRDefault="00EC7CA5" w:rsidP="004C557A">
            <w:pPr>
              <w:ind w:firstLine="0"/>
              <w:rPr>
                <w:rFonts w:eastAsia="Times New Roman" w:cs="Times New Roman"/>
                <w:b/>
                <w:szCs w:val="24"/>
                <w:lang w:val="es-MX"/>
              </w:rPr>
            </w:pPr>
          </w:p>
          <w:p w14:paraId="207CFE21"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762DF20E" w14:textId="77777777" w:rsidR="00EC7CA5" w:rsidRDefault="00EC7CA5" w:rsidP="007D47D4">
            <w:pPr>
              <w:spacing w:line="240" w:lineRule="auto"/>
              <w:rPr>
                <w:rFonts w:eastAsia="Times New Roman" w:cs="Times New Roman"/>
                <w:szCs w:val="24"/>
                <w:lang w:val="es-MX"/>
              </w:rPr>
            </w:pPr>
            <w:r>
              <w:rPr>
                <w:rFonts w:eastAsia="Times New Roman" w:cs="Times New Roman"/>
                <w:b/>
                <w:szCs w:val="24"/>
                <w:lang w:val="es-MX"/>
              </w:rPr>
              <w:t xml:space="preserve">Fase 3: Ejecución de pruebas    Obj: </w:t>
            </w:r>
            <w:r w:rsidRPr="00D20673">
              <w:rPr>
                <w:rFonts w:eastAsia="Times New Roman" w:cs="Times New Roman"/>
                <w:szCs w:val="24"/>
                <w:lang w:val="es-MX"/>
              </w:rPr>
              <w:t>Se busca con los datos de fase 2 ejecutar las pruebas.</w:t>
            </w:r>
          </w:p>
          <w:p w14:paraId="5BABFA85" w14:textId="77777777" w:rsidR="00EC7CA5" w:rsidRDefault="00EC7CA5" w:rsidP="007D47D4">
            <w:pPr>
              <w:spacing w:line="240" w:lineRule="auto"/>
              <w:rPr>
                <w:rFonts w:eastAsia="Times New Roman" w:cs="Times New Roman"/>
                <w:szCs w:val="24"/>
                <w:lang w:val="es-MX"/>
              </w:rPr>
            </w:pPr>
            <w:r>
              <w:rPr>
                <w:rFonts w:eastAsia="Times New Roman" w:cs="Times New Roman"/>
                <w:szCs w:val="24"/>
                <w:lang w:val="es-MX"/>
              </w:rPr>
              <w:t>Actividades:</w:t>
            </w:r>
          </w:p>
          <w:p w14:paraId="6FB6AED5"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E5E1E8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0BC54842" w14:textId="77777777" w:rsidR="00EC7CA5" w:rsidRPr="004078CE" w:rsidRDefault="00EC7CA5" w:rsidP="00525E5E">
            <w:pPr>
              <w:pStyle w:val="Prrafodelista"/>
              <w:numPr>
                <w:ilvl w:val="0"/>
                <w:numId w:val="134"/>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66A6CE9E" w14:textId="6B119DB2" w:rsidR="00EC7CA5" w:rsidRDefault="00EC7CA5" w:rsidP="004C557A">
            <w:pPr>
              <w:ind w:firstLine="0"/>
              <w:rPr>
                <w:rFonts w:eastAsia="Times New Roman" w:cs="Times New Roman"/>
                <w:bCs/>
                <w:szCs w:val="24"/>
                <w:lang w:val="es-MX"/>
              </w:rPr>
            </w:pPr>
          </w:p>
          <w:p w14:paraId="1DDBB711" w14:textId="77777777" w:rsidR="004C557A" w:rsidRDefault="004C557A" w:rsidP="004C557A">
            <w:pPr>
              <w:ind w:firstLine="0"/>
              <w:rPr>
                <w:rFonts w:eastAsia="Times New Roman" w:cs="Times New Roman"/>
                <w:bCs/>
                <w:szCs w:val="24"/>
                <w:lang w:val="es-MX"/>
              </w:rPr>
            </w:pPr>
          </w:p>
          <w:p w14:paraId="28516F86"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3</w:t>
            </w:r>
          </w:p>
        </w:tc>
      </w:tr>
      <w:tr w:rsidR="00EC7CA5" w14:paraId="4BB74483"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A9F2745" w14:textId="77777777" w:rsidR="00EC7CA5" w:rsidRDefault="00EC7CA5" w:rsidP="00AA3F9F">
            <w:pPr>
              <w:ind w:firstLine="0"/>
              <w:rPr>
                <w:rFonts w:eastAsia="Times New Roman" w:cs="Times New Roman"/>
                <w:b/>
                <w:szCs w:val="24"/>
                <w:lang w:val="es-MX"/>
              </w:rPr>
            </w:pPr>
          </w:p>
          <w:p w14:paraId="16B23E89" w14:textId="77777777"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4F15D7A6" w14:textId="77777777" w:rsidR="00EC7CA5" w:rsidRDefault="00EC7CA5" w:rsidP="007D47D4">
            <w:pPr>
              <w:spacing w:line="240" w:lineRule="auto"/>
              <w:rPr>
                <w:rFonts w:eastAsia="Times New Roman" w:cs="Times New Roman"/>
                <w:b/>
                <w:szCs w:val="24"/>
                <w:lang w:val="es-MX"/>
              </w:rPr>
            </w:pPr>
            <w:r>
              <w:rPr>
                <w:rFonts w:eastAsia="Times New Roman" w:cs="Times New Roman"/>
                <w:b/>
                <w:szCs w:val="24"/>
                <w:lang w:val="es-MX"/>
              </w:rPr>
              <w:t>Fase 4: Finalización de pruebas</w:t>
            </w:r>
          </w:p>
          <w:p w14:paraId="13FED8E5" w14:textId="06BF1077" w:rsidR="00EC7CA5" w:rsidRDefault="00EC7CA5" w:rsidP="00C1521D">
            <w:pPr>
              <w:spacing w:line="240" w:lineRule="auto"/>
              <w:ind w:firstLine="0"/>
              <w:rPr>
                <w:rFonts w:eastAsia="Times New Roman" w:cs="Times New Roman"/>
                <w:szCs w:val="24"/>
                <w:lang w:val="es-MX"/>
              </w:rPr>
            </w:pPr>
            <w:r>
              <w:rPr>
                <w:rFonts w:eastAsia="Times New Roman" w:cs="Times New Roman"/>
                <w:b/>
                <w:szCs w:val="24"/>
                <w:lang w:val="es-MX"/>
              </w:rPr>
              <w:t>Obj</w:t>
            </w:r>
            <w:r w:rsidR="00C1521D">
              <w:rPr>
                <w:rFonts w:eastAsia="Times New Roman" w:cs="Times New Roman"/>
                <w:b/>
                <w:szCs w:val="24"/>
                <w:lang w:val="es-MX"/>
              </w:rPr>
              <w:t>:</w:t>
            </w:r>
            <w:r>
              <w:rPr>
                <w:rFonts w:eastAsia="Times New Roman" w:cs="Times New Roman"/>
                <w:b/>
                <w:szCs w:val="24"/>
                <w:lang w:val="es-MX"/>
              </w:rPr>
              <w:t xml:space="preserve"> </w:t>
            </w:r>
            <w:r w:rsidRPr="004078CE">
              <w:rPr>
                <w:rFonts w:eastAsia="Times New Roman" w:cs="Times New Roman"/>
                <w:szCs w:val="24"/>
                <w:lang w:val="es-MX"/>
              </w:rPr>
              <w:t>Documentar los resultados</w:t>
            </w:r>
          </w:p>
          <w:p w14:paraId="32D377A6" w14:textId="77777777" w:rsidR="00EC7CA5" w:rsidRPr="004078CE" w:rsidRDefault="00EC7CA5" w:rsidP="007D47D4">
            <w:pPr>
              <w:spacing w:line="240" w:lineRule="auto"/>
              <w:rPr>
                <w:rFonts w:eastAsia="Times New Roman" w:cs="Times New Roman"/>
                <w:b/>
                <w:szCs w:val="24"/>
                <w:lang w:val="es-MX"/>
              </w:rPr>
            </w:pPr>
            <w:r w:rsidRPr="004078CE">
              <w:rPr>
                <w:rFonts w:eastAsia="Times New Roman" w:cs="Times New Roman"/>
                <w:b/>
                <w:szCs w:val="24"/>
                <w:lang w:val="es-MX"/>
              </w:rPr>
              <w:t>Actividades</w:t>
            </w:r>
          </w:p>
          <w:p w14:paraId="75A1E674" w14:textId="77777777" w:rsidR="00EC7CA5" w:rsidRPr="004078CE" w:rsidRDefault="00EC7CA5" w:rsidP="00525E5E">
            <w:pPr>
              <w:pStyle w:val="Prrafodelista"/>
              <w:numPr>
                <w:ilvl w:val="0"/>
                <w:numId w:val="135"/>
              </w:numPr>
              <w:spacing w:after="160" w:line="240" w:lineRule="auto"/>
              <w:jc w:val="left"/>
              <w:rPr>
                <w:rFonts w:eastAsia="Times New Roman" w:cs="Times New Roman"/>
                <w:szCs w:val="24"/>
                <w:lang w:val="es-MX"/>
              </w:rPr>
            </w:pPr>
            <w:r w:rsidRPr="004078CE">
              <w:rPr>
                <w:rFonts w:eastAsia="Times New Roman" w:cs="Times New Roman"/>
                <w:szCs w:val="24"/>
                <w:lang w:val="es-MX"/>
              </w:rPr>
              <w:t>Reporte final de pruebas.</w:t>
            </w:r>
          </w:p>
        </w:tc>
        <w:tc>
          <w:tcPr>
            <w:tcW w:w="2424" w:type="dxa"/>
            <w:tcBorders>
              <w:top w:val="single" w:sz="4" w:space="0" w:color="auto"/>
              <w:bottom w:val="single" w:sz="4" w:space="0" w:color="auto"/>
              <w:right w:val="single" w:sz="4" w:space="0" w:color="auto"/>
            </w:tcBorders>
            <w:shd w:val="clear" w:color="auto" w:fill="auto"/>
          </w:tcPr>
          <w:p w14:paraId="75AC4580" w14:textId="77777777" w:rsidR="00EC7CA5" w:rsidRDefault="00EC7CA5" w:rsidP="00AA3F9F">
            <w:pPr>
              <w:ind w:firstLine="0"/>
              <w:rPr>
                <w:rFonts w:eastAsia="Times New Roman" w:cs="Times New Roman"/>
                <w:bCs/>
                <w:szCs w:val="24"/>
                <w:lang w:val="es-MX"/>
              </w:rPr>
            </w:pPr>
          </w:p>
          <w:p w14:paraId="6CF34552" w14:textId="77777777" w:rsidR="00EC7CA5" w:rsidRPr="00EE7292" w:rsidRDefault="00EC7CA5" w:rsidP="00D47333">
            <w:pPr>
              <w:jc w:val="center"/>
              <w:rPr>
                <w:rFonts w:eastAsia="Times New Roman" w:cs="Times New Roman"/>
                <w:bCs/>
                <w:szCs w:val="24"/>
                <w:lang w:val="es-MX"/>
              </w:rPr>
            </w:pPr>
            <w:r w:rsidRPr="00EE7292">
              <w:rPr>
                <w:rFonts w:eastAsia="Times New Roman" w:cs="Times New Roman"/>
                <w:bCs/>
                <w:szCs w:val="24"/>
                <w:lang w:val="es-MX"/>
              </w:rPr>
              <w:t>1</w:t>
            </w:r>
          </w:p>
        </w:tc>
      </w:tr>
    </w:tbl>
    <w:p w14:paraId="50CC3AD1" w14:textId="77777777" w:rsidR="00EC7CA5" w:rsidRDefault="00EC7CA5" w:rsidP="0036227D">
      <w:pPr>
        <w:spacing w:line="240" w:lineRule="auto"/>
        <w:rPr>
          <w:rFonts w:eastAsia="Times New Roman" w:cs="Times New Roman"/>
          <w:b/>
          <w:szCs w:val="24"/>
          <w:lang w:val="es-MX"/>
        </w:rPr>
      </w:pPr>
    </w:p>
    <w:p w14:paraId="1625218F" w14:textId="21CC7AAA" w:rsidR="00AF6C35" w:rsidRPr="00AF6C35" w:rsidRDefault="00AF6C35" w:rsidP="0036227D">
      <w:pPr>
        <w:ind w:firstLine="0"/>
        <w:rPr>
          <w:rFonts w:eastAsia="Times New Roman" w:cs="Times New Roman"/>
          <w:b/>
          <w:sz w:val="20"/>
          <w:szCs w:val="20"/>
          <w:lang w:val="es-MX"/>
        </w:rPr>
      </w:pPr>
      <w:r w:rsidRPr="00AF6C35">
        <w:rPr>
          <w:rFonts w:eastAsia="Times New Roman" w:cs="Times New Roman"/>
          <w:i/>
          <w:sz w:val="20"/>
          <w:szCs w:val="20"/>
          <w:lang w:val="es-MX"/>
        </w:rPr>
        <w:t>Nota</w:t>
      </w:r>
      <w:r w:rsidRPr="00AF6C35">
        <w:rPr>
          <w:rFonts w:eastAsia="Times New Roman" w:cs="Times New Roman"/>
          <w:sz w:val="20"/>
          <w:szCs w:val="20"/>
          <w:lang w:val="es-MX"/>
        </w:rPr>
        <w:t>: Elaboración propia.</w:t>
      </w:r>
    </w:p>
    <w:p w14:paraId="45F94CFA" w14:textId="33568E1F"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t>Casos de uso #0</w:t>
      </w:r>
      <w:r w:rsidR="00FB34C4">
        <w:rPr>
          <w:rFonts w:eastAsia="Times New Roman" w:cs="Times New Roman"/>
          <w:b/>
          <w:szCs w:val="24"/>
          <w:lang w:val="es-MX"/>
        </w:rPr>
        <w:t>9</w:t>
      </w:r>
      <w:r w:rsidRPr="00C13857">
        <w:rPr>
          <w:rFonts w:eastAsia="Times New Roman" w:cs="Times New Roman"/>
          <w:b/>
          <w:szCs w:val="24"/>
          <w:lang w:val="es-MX"/>
        </w:rPr>
        <w:t xml:space="preserve"> y #1</w:t>
      </w:r>
      <w:r w:rsidR="00240E45">
        <w:rPr>
          <w:rFonts w:eastAsia="Times New Roman" w:cs="Times New Roman"/>
          <w:b/>
          <w:szCs w:val="24"/>
          <w:lang w:val="es-MX"/>
        </w:rPr>
        <w:t>1</w:t>
      </w:r>
    </w:p>
    <w:p w14:paraId="080ADFA0" w14:textId="66D27632" w:rsidR="00EC7CA5" w:rsidRPr="00C13857" w:rsidRDefault="00EC7CA5" w:rsidP="0036227D">
      <w:pPr>
        <w:ind w:firstLine="0"/>
        <w:rPr>
          <w:rFonts w:eastAsia="Times New Roman" w:cs="Times New Roman"/>
          <w:b/>
          <w:szCs w:val="24"/>
          <w:lang w:val="es-MX"/>
        </w:rPr>
      </w:pPr>
      <w:r w:rsidRPr="00C13857">
        <w:rPr>
          <w:rFonts w:eastAsia="Times New Roman" w:cs="Times New Roman"/>
          <w:b/>
          <w:szCs w:val="24"/>
          <w:lang w:val="es-MX"/>
        </w:rPr>
        <w:lastRenderedPageBreak/>
        <w:t>Nombre CU0</w:t>
      </w:r>
      <w:r w:rsidR="00FB34C4">
        <w:rPr>
          <w:rFonts w:eastAsia="Times New Roman" w:cs="Times New Roman"/>
          <w:b/>
          <w:szCs w:val="24"/>
          <w:lang w:val="es-MX"/>
        </w:rPr>
        <w:t>9</w:t>
      </w:r>
      <w:r w:rsidRPr="00C13857">
        <w:rPr>
          <w:rFonts w:eastAsia="Times New Roman" w:cs="Times New Roman"/>
          <w:b/>
          <w:szCs w:val="24"/>
          <w:lang w:val="es-MX"/>
        </w:rPr>
        <w:t>: Crear rango (tabla parámetro)</w:t>
      </w:r>
    </w:p>
    <w:p w14:paraId="44B45F9F" w14:textId="31AC9122" w:rsidR="00EC7CA5" w:rsidRDefault="00EC7CA5" w:rsidP="0036227D">
      <w:pPr>
        <w:ind w:firstLine="0"/>
        <w:rPr>
          <w:rFonts w:eastAsia="Times New Roman" w:cs="Times New Roman"/>
          <w:b/>
          <w:szCs w:val="24"/>
          <w:lang w:val="es-MX"/>
        </w:rPr>
      </w:pPr>
      <w:r w:rsidRPr="00C13857">
        <w:rPr>
          <w:rFonts w:eastAsia="Times New Roman" w:cs="Times New Roman"/>
          <w:b/>
          <w:szCs w:val="24"/>
          <w:lang w:val="es-MX"/>
        </w:rPr>
        <w:t>Nombre CU1</w:t>
      </w:r>
      <w:r w:rsidR="00240E45">
        <w:rPr>
          <w:rFonts w:eastAsia="Times New Roman" w:cs="Times New Roman"/>
          <w:b/>
          <w:szCs w:val="24"/>
          <w:lang w:val="es-MX"/>
        </w:rPr>
        <w:t>1</w:t>
      </w:r>
      <w:r w:rsidRPr="00C13857">
        <w:rPr>
          <w:rFonts w:eastAsia="Times New Roman" w:cs="Times New Roman"/>
          <w:b/>
          <w:szCs w:val="24"/>
          <w:lang w:val="es-MX"/>
        </w:rPr>
        <w:t>: Crear base de tiempo (tabla parámetro)</w:t>
      </w:r>
    </w:p>
    <w:p w14:paraId="10696AD2" w14:textId="7187B8C9" w:rsidR="00AF6C35" w:rsidRPr="00AF6C35" w:rsidRDefault="00AF6C35" w:rsidP="009246A8">
      <w:pPr>
        <w:pStyle w:val="Descripcin"/>
        <w:ind w:firstLine="0"/>
        <w:rPr>
          <w:rFonts w:eastAsia="Times New Roman" w:cs="Times New Roman"/>
          <w:b/>
          <w:color w:val="auto"/>
          <w:sz w:val="24"/>
          <w:szCs w:val="24"/>
          <w:lang w:val="es-MX"/>
        </w:rPr>
      </w:pPr>
      <w:bookmarkStart w:id="74" w:name="_Toc47024498"/>
      <w:r w:rsidRPr="00AF6C35">
        <w:rPr>
          <w:color w:val="auto"/>
          <w:sz w:val="24"/>
          <w:szCs w:val="24"/>
        </w:rPr>
        <w:t xml:space="preserve">Tabla </w:t>
      </w:r>
      <w:r w:rsidRPr="00AF6C35">
        <w:rPr>
          <w:color w:val="auto"/>
          <w:sz w:val="24"/>
          <w:szCs w:val="24"/>
        </w:rPr>
        <w:fldChar w:fldCharType="begin"/>
      </w:r>
      <w:r w:rsidRPr="00AF6C35">
        <w:rPr>
          <w:color w:val="auto"/>
          <w:sz w:val="24"/>
          <w:szCs w:val="24"/>
        </w:rPr>
        <w:instrText xml:space="preserve"> SEQ Tabla \* ARABIC </w:instrText>
      </w:r>
      <w:r w:rsidRPr="00AF6C35">
        <w:rPr>
          <w:color w:val="auto"/>
          <w:sz w:val="24"/>
          <w:szCs w:val="24"/>
        </w:rPr>
        <w:fldChar w:fldCharType="separate"/>
      </w:r>
      <w:r w:rsidR="00381C8E">
        <w:rPr>
          <w:noProof/>
          <w:color w:val="auto"/>
          <w:sz w:val="24"/>
          <w:szCs w:val="24"/>
        </w:rPr>
        <w:t>27</w:t>
      </w:r>
      <w:r w:rsidRPr="00AF6C35">
        <w:rPr>
          <w:color w:val="auto"/>
          <w:sz w:val="24"/>
          <w:szCs w:val="24"/>
        </w:rPr>
        <w:fldChar w:fldCharType="end"/>
      </w:r>
      <w:r w:rsidRPr="00AF6C35">
        <w:rPr>
          <w:color w:val="auto"/>
          <w:sz w:val="24"/>
          <w:szCs w:val="24"/>
        </w:rPr>
        <w:t>. Duración estimada de las tareas 1.1 - 4.1 (CU0</w:t>
      </w:r>
      <w:r w:rsidR="00FB34C4">
        <w:rPr>
          <w:color w:val="auto"/>
          <w:sz w:val="24"/>
          <w:szCs w:val="24"/>
        </w:rPr>
        <w:t>9</w:t>
      </w:r>
      <w:r w:rsidRPr="00AF6C35">
        <w:rPr>
          <w:color w:val="auto"/>
          <w:sz w:val="24"/>
          <w:szCs w:val="24"/>
        </w:rPr>
        <w:t xml:space="preserve"> y CU1</w:t>
      </w:r>
      <w:r w:rsidR="00240E45">
        <w:rPr>
          <w:color w:val="auto"/>
          <w:sz w:val="24"/>
          <w:szCs w:val="24"/>
        </w:rPr>
        <w:t>1</w:t>
      </w:r>
      <w:r w:rsidRPr="00AF6C35">
        <w:rPr>
          <w:color w:val="auto"/>
          <w:sz w:val="24"/>
          <w:szCs w:val="24"/>
        </w:rPr>
        <w:t>) del equipo de calidad.</w:t>
      </w:r>
      <w:bookmarkEnd w:id="74"/>
    </w:p>
    <w:tbl>
      <w:tblPr>
        <w:tblW w:w="0" w:type="auto"/>
        <w:tblInd w:w="2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4"/>
        <w:gridCol w:w="3912"/>
        <w:gridCol w:w="2424"/>
      </w:tblGrid>
      <w:tr w:rsidR="00EC7CA5" w14:paraId="42B635A6" w14:textId="77777777" w:rsidTr="00D47333">
        <w:trPr>
          <w:trHeight w:val="274"/>
        </w:trPr>
        <w:tc>
          <w:tcPr>
            <w:tcW w:w="864" w:type="dxa"/>
          </w:tcPr>
          <w:p w14:paraId="56C52177"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w:t>
            </w:r>
          </w:p>
        </w:tc>
        <w:tc>
          <w:tcPr>
            <w:tcW w:w="3912" w:type="dxa"/>
          </w:tcPr>
          <w:p w14:paraId="63A1AFBD"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Descripción</w:t>
            </w:r>
          </w:p>
        </w:tc>
        <w:tc>
          <w:tcPr>
            <w:tcW w:w="2424" w:type="dxa"/>
          </w:tcPr>
          <w:p w14:paraId="4CDFD9E0" w14:textId="77777777" w:rsidR="00EC7CA5" w:rsidRDefault="00EC7CA5" w:rsidP="00471B0D">
            <w:pPr>
              <w:spacing w:line="240" w:lineRule="auto"/>
              <w:ind w:firstLine="0"/>
              <w:jc w:val="center"/>
              <w:rPr>
                <w:rFonts w:eastAsia="Times New Roman" w:cs="Times New Roman"/>
                <w:b/>
                <w:szCs w:val="24"/>
                <w:lang w:val="es-MX"/>
              </w:rPr>
            </w:pPr>
            <w:r>
              <w:rPr>
                <w:rFonts w:eastAsia="Times New Roman" w:cs="Times New Roman"/>
                <w:b/>
                <w:szCs w:val="24"/>
                <w:lang w:val="es-MX"/>
              </w:rPr>
              <w:t>Duración(días)</w:t>
            </w:r>
          </w:p>
        </w:tc>
      </w:tr>
      <w:tr w:rsidR="00EC7CA5" w14:paraId="39CBFD85"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100"/>
        </w:trPr>
        <w:tc>
          <w:tcPr>
            <w:tcW w:w="864" w:type="dxa"/>
            <w:tcBorders>
              <w:left w:val="single" w:sz="4" w:space="0" w:color="auto"/>
              <w:bottom w:val="single" w:sz="4" w:space="0" w:color="auto"/>
              <w:right w:val="single" w:sz="4" w:space="0" w:color="auto"/>
            </w:tcBorders>
          </w:tcPr>
          <w:p w14:paraId="02619514" w14:textId="77777777" w:rsidR="0050730B" w:rsidRDefault="0050730B" w:rsidP="00D47333">
            <w:pPr>
              <w:jc w:val="center"/>
              <w:rPr>
                <w:rFonts w:eastAsia="Times New Roman" w:cs="Times New Roman"/>
                <w:b/>
                <w:szCs w:val="24"/>
                <w:lang w:val="es-MX"/>
              </w:rPr>
            </w:pPr>
          </w:p>
          <w:p w14:paraId="59AE5445" w14:textId="77777777" w:rsidR="0050730B" w:rsidRDefault="0050730B" w:rsidP="00D47333">
            <w:pPr>
              <w:jc w:val="center"/>
              <w:rPr>
                <w:rFonts w:eastAsia="Times New Roman" w:cs="Times New Roman"/>
                <w:b/>
                <w:szCs w:val="24"/>
                <w:lang w:val="es-MX"/>
              </w:rPr>
            </w:pPr>
          </w:p>
          <w:p w14:paraId="633501E3" w14:textId="74A0D8E9" w:rsidR="00EC7CA5" w:rsidRDefault="00EC7CA5" w:rsidP="00D47333">
            <w:pPr>
              <w:jc w:val="center"/>
              <w:rPr>
                <w:rFonts w:eastAsia="Times New Roman" w:cs="Times New Roman"/>
                <w:b/>
                <w:szCs w:val="24"/>
                <w:lang w:val="es-MX"/>
              </w:rPr>
            </w:pPr>
            <w:r>
              <w:rPr>
                <w:rFonts w:eastAsia="Times New Roman" w:cs="Times New Roman"/>
                <w:b/>
                <w:szCs w:val="24"/>
                <w:lang w:val="es-MX"/>
              </w:rPr>
              <w:t>1</w:t>
            </w:r>
          </w:p>
        </w:tc>
        <w:tc>
          <w:tcPr>
            <w:tcW w:w="3912" w:type="dxa"/>
            <w:tcBorders>
              <w:top w:val="single" w:sz="4" w:space="0" w:color="auto"/>
              <w:bottom w:val="single" w:sz="4" w:space="0" w:color="auto"/>
              <w:right w:val="single" w:sz="4" w:space="0" w:color="auto"/>
            </w:tcBorders>
            <w:shd w:val="clear" w:color="auto" w:fill="auto"/>
          </w:tcPr>
          <w:p w14:paraId="0396407A" w14:textId="77777777" w:rsidR="00EC7CA5" w:rsidRPr="00D20673"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 xml:space="preserve">Fase 1: Planeación                      Obj: </w:t>
            </w:r>
            <w:r w:rsidRPr="00D20673">
              <w:rPr>
                <w:rFonts w:eastAsia="Times New Roman" w:cs="Times New Roman"/>
                <w:szCs w:val="24"/>
                <w:lang w:val="es-MX"/>
              </w:rPr>
              <w:t>Se define el alcance del proyecto a desarrollar al igual que los roles del equipo de trabajo.</w:t>
            </w:r>
          </w:p>
          <w:p w14:paraId="36344816"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0EBE3D93" w14:textId="77777777" w:rsidR="00EC7CA5" w:rsidRPr="00D20673"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Diagrama de casos de uso.</w:t>
            </w:r>
          </w:p>
          <w:p w14:paraId="334CF21E" w14:textId="77777777" w:rsidR="00EC7CA5" w:rsidRDefault="00EC7CA5" w:rsidP="00525E5E">
            <w:pPr>
              <w:pStyle w:val="Prrafodelista"/>
              <w:numPr>
                <w:ilvl w:val="0"/>
                <w:numId w:val="127"/>
              </w:numPr>
              <w:spacing w:after="160" w:line="240" w:lineRule="auto"/>
              <w:jc w:val="left"/>
              <w:rPr>
                <w:rFonts w:eastAsia="Times New Roman" w:cs="Times New Roman"/>
                <w:szCs w:val="24"/>
                <w:lang w:val="es-MX"/>
              </w:rPr>
            </w:pPr>
            <w:r w:rsidRPr="00D20673">
              <w:rPr>
                <w:rFonts w:eastAsia="Times New Roman" w:cs="Times New Roman"/>
                <w:szCs w:val="24"/>
                <w:lang w:val="es-MX"/>
              </w:rPr>
              <w:t>Validación de diagramas de casos de uso.</w:t>
            </w:r>
          </w:p>
          <w:p w14:paraId="29F127D7" w14:textId="77777777" w:rsidR="00EC7CA5" w:rsidRPr="00C13857" w:rsidRDefault="00EC7CA5" w:rsidP="00525E5E">
            <w:pPr>
              <w:pStyle w:val="Prrafodelista"/>
              <w:numPr>
                <w:ilvl w:val="0"/>
                <w:numId w:val="127"/>
              </w:numPr>
              <w:spacing w:after="160" w:line="240" w:lineRule="auto"/>
              <w:jc w:val="left"/>
              <w:rPr>
                <w:rFonts w:eastAsia="Times New Roman" w:cs="Times New Roman"/>
                <w:szCs w:val="24"/>
                <w:lang w:val="es-MX"/>
              </w:rPr>
            </w:pPr>
            <w:r w:rsidRPr="00C13857">
              <w:rPr>
                <w:rFonts w:eastAsia="Times New Roman" w:cs="Times New Roman"/>
                <w:szCs w:val="24"/>
                <w:lang w:val="es-MX"/>
              </w:rPr>
              <w:t>Tipos de pruebas</w:t>
            </w:r>
          </w:p>
        </w:tc>
        <w:tc>
          <w:tcPr>
            <w:tcW w:w="2424" w:type="dxa"/>
            <w:tcBorders>
              <w:top w:val="single" w:sz="4" w:space="0" w:color="auto"/>
              <w:bottom w:val="single" w:sz="4" w:space="0" w:color="auto"/>
              <w:right w:val="single" w:sz="4" w:space="0" w:color="auto"/>
            </w:tcBorders>
            <w:shd w:val="clear" w:color="auto" w:fill="auto"/>
          </w:tcPr>
          <w:p w14:paraId="2FB0E229" w14:textId="77777777" w:rsidR="0050730B" w:rsidRDefault="0050730B" w:rsidP="00D47333">
            <w:pPr>
              <w:jc w:val="center"/>
              <w:rPr>
                <w:rFonts w:eastAsia="Times New Roman" w:cs="Times New Roman"/>
                <w:b/>
                <w:szCs w:val="24"/>
                <w:lang w:val="es-MX"/>
              </w:rPr>
            </w:pPr>
          </w:p>
          <w:p w14:paraId="6506A970" w14:textId="77777777" w:rsidR="0050730B" w:rsidRDefault="0050730B" w:rsidP="00D47333">
            <w:pPr>
              <w:jc w:val="center"/>
              <w:rPr>
                <w:rFonts w:eastAsia="Times New Roman" w:cs="Times New Roman"/>
                <w:b/>
                <w:szCs w:val="24"/>
                <w:lang w:val="es-MX"/>
              </w:rPr>
            </w:pPr>
          </w:p>
          <w:p w14:paraId="23922CC3" w14:textId="2FE0FAEA" w:rsidR="00EC7CA5" w:rsidRDefault="00EC7CA5" w:rsidP="00D47333">
            <w:pPr>
              <w:jc w:val="center"/>
              <w:rPr>
                <w:rFonts w:eastAsia="Times New Roman" w:cs="Times New Roman"/>
                <w:b/>
                <w:szCs w:val="24"/>
                <w:lang w:val="es-MX"/>
              </w:rPr>
            </w:pPr>
            <w:r>
              <w:rPr>
                <w:rFonts w:eastAsia="Times New Roman" w:cs="Times New Roman"/>
                <w:b/>
                <w:szCs w:val="24"/>
                <w:lang w:val="es-MX"/>
              </w:rPr>
              <w:t>9</w:t>
            </w:r>
          </w:p>
        </w:tc>
      </w:tr>
      <w:tr w:rsidR="00EC7CA5" w14:paraId="7D5441BF" w14:textId="77777777" w:rsidTr="00D47333">
        <w:trPr>
          <w:trHeight w:val="492"/>
        </w:trPr>
        <w:tc>
          <w:tcPr>
            <w:tcW w:w="864" w:type="dxa"/>
          </w:tcPr>
          <w:p w14:paraId="1C47D0C3" w14:textId="77777777" w:rsidR="00413602" w:rsidRDefault="00413602" w:rsidP="00D47333">
            <w:pPr>
              <w:jc w:val="center"/>
              <w:rPr>
                <w:rFonts w:eastAsia="Times New Roman" w:cs="Times New Roman"/>
                <w:b/>
                <w:szCs w:val="24"/>
                <w:lang w:val="es-MX"/>
              </w:rPr>
            </w:pPr>
          </w:p>
          <w:p w14:paraId="1BFD5936" w14:textId="77777777" w:rsidR="00413602" w:rsidRDefault="00413602" w:rsidP="00D47333">
            <w:pPr>
              <w:jc w:val="center"/>
              <w:rPr>
                <w:rFonts w:eastAsia="Times New Roman" w:cs="Times New Roman"/>
                <w:b/>
                <w:szCs w:val="24"/>
                <w:lang w:val="es-MX"/>
              </w:rPr>
            </w:pPr>
          </w:p>
          <w:p w14:paraId="75E10D8C" w14:textId="77777777" w:rsidR="00413602" w:rsidRDefault="00413602" w:rsidP="00D47333">
            <w:pPr>
              <w:jc w:val="center"/>
              <w:rPr>
                <w:rFonts w:eastAsia="Times New Roman" w:cs="Times New Roman"/>
                <w:b/>
                <w:szCs w:val="24"/>
                <w:lang w:val="es-MX"/>
              </w:rPr>
            </w:pPr>
          </w:p>
          <w:p w14:paraId="69267949" w14:textId="77777777" w:rsidR="00413602" w:rsidRDefault="00413602" w:rsidP="00D47333">
            <w:pPr>
              <w:jc w:val="center"/>
              <w:rPr>
                <w:rFonts w:eastAsia="Times New Roman" w:cs="Times New Roman"/>
                <w:b/>
                <w:szCs w:val="24"/>
                <w:lang w:val="es-MX"/>
              </w:rPr>
            </w:pPr>
          </w:p>
          <w:p w14:paraId="61C9B87F" w14:textId="55D1B556" w:rsidR="00EC7CA5" w:rsidRDefault="00EC7CA5" w:rsidP="00D47333">
            <w:pPr>
              <w:jc w:val="center"/>
              <w:rPr>
                <w:rFonts w:eastAsia="Times New Roman" w:cs="Times New Roman"/>
                <w:b/>
                <w:szCs w:val="24"/>
                <w:lang w:val="es-MX"/>
              </w:rPr>
            </w:pPr>
            <w:r>
              <w:rPr>
                <w:rFonts w:eastAsia="Times New Roman" w:cs="Times New Roman"/>
                <w:b/>
                <w:szCs w:val="24"/>
                <w:lang w:val="es-MX"/>
              </w:rPr>
              <w:t>2</w:t>
            </w:r>
          </w:p>
        </w:tc>
        <w:tc>
          <w:tcPr>
            <w:tcW w:w="3912" w:type="dxa"/>
            <w:shd w:val="clear" w:color="auto" w:fill="auto"/>
          </w:tcPr>
          <w:p w14:paraId="2493C14A" w14:textId="77777777" w:rsidR="00FD0B91"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 xml:space="preserve">Fase 2: Preparación de pruebas según las características de la ISO/IEC 25010(adecuación funcional, eficiencia de desempeño, usabilidad, seguridad y mantenibilidad) </w:t>
            </w:r>
          </w:p>
          <w:p w14:paraId="12B7D088" w14:textId="4C594B1F" w:rsidR="00EC7CA5" w:rsidRDefault="00EC7CA5" w:rsidP="00FD0B91">
            <w:pPr>
              <w:spacing w:line="240" w:lineRule="auto"/>
              <w:ind w:firstLine="0"/>
              <w:jc w:val="left"/>
              <w:rPr>
                <w:rFonts w:eastAsia="Times New Roman" w:cs="Times New Roman"/>
                <w:b/>
                <w:szCs w:val="24"/>
                <w:lang w:val="es-MX"/>
              </w:rPr>
            </w:pPr>
            <w:r>
              <w:rPr>
                <w:rFonts w:eastAsia="Times New Roman" w:cs="Times New Roman"/>
                <w:b/>
                <w:szCs w:val="24"/>
                <w:lang w:val="es-MX"/>
              </w:rPr>
              <w:t>Obj</w:t>
            </w:r>
            <w:r w:rsidR="00FD0B91">
              <w:rPr>
                <w:rFonts w:eastAsia="Times New Roman" w:cs="Times New Roman"/>
                <w:b/>
                <w:szCs w:val="24"/>
                <w:lang w:val="es-MX"/>
              </w:rPr>
              <w:t>:</w:t>
            </w:r>
            <w:r>
              <w:rPr>
                <w:rFonts w:eastAsia="Times New Roman" w:cs="Times New Roman"/>
                <w:b/>
                <w:szCs w:val="24"/>
                <w:lang w:val="es-MX"/>
              </w:rPr>
              <w:t xml:space="preserve"> </w:t>
            </w:r>
            <w:r w:rsidRPr="003A7B45">
              <w:rPr>
                <w:rFonts w:eastAsia="Times New Roman" w:cs="Times New Roman"/>
                <w:szCs w:val="24"/>
                <w:lang w:val="es-MX"/>
              </w:rPr>
              <w:t>Se busca elaborar las pruebas a la cuales se va a someter el software.</w:t>
            </w:r>
          </w:p>
          <w:p w14:paraId="30C7B691" w14:textId="77777777" w:rsidR="00EC7CA5"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Actividades:</w:t>
            </w:r>
          </w:p>
          <w:p w14:paraId="78B3A540"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Modelado de dominio</w:t>
            </w:r>
          </w:p>
          <w:p w14:paraId="1ED77A85"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Plan de pruebas.</w:t>
            </w:r>
          </w:p>
          <w:p w14:paraId="4B83F3F1"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del diseño de prueba.</w:t>
            </w:r>
          </w:p>
          <w:p w14:paraId="20324429" w14:textId="77777777" w:rsidR="00EC7CA5" w:rsidRPr="003A7B4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Especificación de casos de prueba.</w:t>
            </w:r>
          </w:p>
          <w:p w14:paraId="436DAA0B" w14:textId="77777777" w:rsidR="00EC7CA5" w:rsidRDefault="00EC7CA5" w:rsidP="00525E5E">
            <w:pPr>
              <w:pStyle w:val="Prrafodelista"/>
              <w:numPr>
                <w:ilvl w:val="0"/>
                <w:numId w:val="130"/>
              </w:numPr>
              <w:spacing w:after="160" w:line="240" w:lineRule="auto"/>
              <w:jc w:val="left"/>
              <w:rPr>
                <w:rFonts w:eastAsia="Times New Roman" w:cs="Times New Roman"/>
                <w:szCs w:val="24"/>
                <w:lang w:val="es-MX"/>
              </w:rPr>
            </w:pPr>
            <w:r w:rsidRPr="003A7B45">
              <w:rPr>
                <w:rFonts w:eastAsia="Times New Roman" w:cs="Times New Roman"/>
                <w:szCs w:val="24"/>
                <w:lang w:val="es-MX"/>
              </w:rPr>
              <w:t>Procedimiento de pruebas.</w:t>
            </w:r>
          </w:p>
          <w:p w14:paraId="612136F8" w14:textId="77777777" w:rsidR="00EC7CA5" w:rsidRPr="007D7EAD" w:rsidRDefault="00EC7CA5" w:rsidP="00525E5E">
            <w:pPr>
              <w:pStyle w:val="Prrafodelista"/>
              <w:numPr>
                <w:ilvl w:val="0"/>
                <w:numId w:val="130"/>
              </w:numPr>
              <w:spacing w:after="160" w:line="240" w:lineRule="auto"/>
              <w:jc w:val="left"/>
              <w:rPr>
                <w:rFonts w:eastAsia="Times New Roman" w:cs="Times New Roman"/>
                <w:szCs w:val="24"/>
                <w:lang w:val="es-MX"/>
              </w:rPr>
            </w:pPr>
            <w:r w:rsidRPr="007D7EAD">
              <w:rPr>
                <w:rFonts w:eastAsia="Times New Roman" w:cs="Times New Roman"/>
                <w:szCs w:val="24"/>
                <w:lang w:val="es-MX"/>
              </w:rPr>
              <w:t>Reporte de trasmisión de pruebas.</w:t>
            </w:r>
          </w:p>
        </w:tc>
        <w:tc>
          <w:tcPr>
            <w:tcW w:w="2424" w:type="dxa"/>
            <w:shd w:val="clear" w:color="auto" w:fill="auto"/>
          </w:tcPr>
          <w:p w14:paraId="3933935C" w14:textId="77777777" w:rsidR="00413602" w:rsidRDefault="00413602" w:rsidP="00D47333">
            <w:pPr>
              <w:jc w:val="center"/>
              <w:rPr>
                <w:rFonts w:eastAsia="Times New Roman" w:cs="Times New Roman"/>
                <w:b/>
                <w:szCs w:val="24"/>
                <w:lang w:val="es-MX"/>
              </w:rPr>
            </w:pPr>
          </w:p>
          <w:p w14:paraId="1265D93B" w14:textId="77777777" w:rsidR="00413602" w:rsidRDefault="00413602" w:rsidP="00D47333">
            <w:pPr>
              <w:jc w:val="center"/>
              <w:rPr>
                <w:rFonts w:eastAsia="Times New Roman" w:cs="Times New Roman"/>
                <w:b/>
                <w:szCs w:val="24"/>
                <w:lang w:val="es-MX"/>
              </w:rPr>
            </w:pPr>
          </w:p>
          <w:p w14:paraId="2EBF5E6A" w14:textId="77777777" w:rsidR="00413602" w:rsidRDefault="00413602" w:rsidP="00D47333">
            <w:pPr>
              <w:jc w:val="center"/>
              <w:rPr>
                <w:rFonts w:eastAsia="Times New Roman" w:cs="Times New Roman"/>
                <w:b/>
                <w:szCs w:val="24"/>
                <w:lang w:val="es-MX"/>
              </w:rPr>
            </w:pPr>
          </w:p>
          <w:p w14:paraId="52B55492" w14:textId="77777777" w:rsidR="00413602" w:rsidRDefault="00413602" w:rsidP="00D47333">
            <w:pPr>
              <w:jc w:val="center"/>
              <w:rPr>
                <w:rFonts w:eastAsia="Times New Roman" w:cs="Times New Roman"/>
                <w:b/>
                <w:szCs w:val="24"/>
                <w:lang w:val="es-MX"/>
              </w:rPr>
            </w:pPr>
          </w:p>
          <w:p w14:paraId="5246B32A" w14:textId="7E95C50C" w:rsidR="00EC7CA5" w:rsidRDefault="00EC7CA5" w:rsidP="00D47333">
            <w:pPr>
              <w:jc w:val="center"/>
              <w:rPr>
                <w:rFonts w:eastAsia="Times New Roman" w:cs="Times New Roman"/>
                <w:b/>
                <w:szCs w:val="24"/>
                <w:lang w:val="es-MX"/>
              </w:rPr>
            </w:pPr>
            <w:r>
              <w:rPr>
                <w:rFonts w:eastAsia="Times New Roman" w:cs="Times New Roman"/>
                <w:b/>
                <w:szCs w:val="24"/>
                <w:lang w:val="es-MX"/>
              </w:rPr>
              <w:t>19</w:t>
            </w:r>
          </w:p>
        </w:tc>
      </w:tr>
      <w:tr w:rsidR="00EC7CA5" w14:paraId="1CD4C3E0" w14:textId="77777777" w:rsidTr="00D47333">
        <w:trPr>
          <w:trHeight w:val="456"/>
        </w:trPr>
        <w:tc>
          <w:tcPr>
            <w:tcW w:w="864" w:type="dxa"/>
          </w:tcPr>
          <w:p w14:paraId="00F1FD30" w14:textId="77777777" w:rsidR="00413602" w:rsidRDefault="00413602" w:rsidP="00D47333">
            <w:pPr>
              <w:jc w:val="center"/>
              <w:rPr>
                <w:rFonts w:eastAsia="Times New Roman" w:cs="Times New Roman"/>
                <w:b/>
                <w:szCs w:val="24"/>
                <w:lang w:val="es-MX"/>
              </w:rPr>
            </w:pPr>
          </w:p>
          <w:p w14:paraId="246B4761" w14:textId="650160F8" w:rsidR="00EC7CA5" w:rsidRDefault="00EC7CA5" w:rsidP="00D47333">
            <w:pPr>
              <w:jc w:val="center"/>
              <w:rPr>
                <w:rFonts w:eastAsia="Times New Roman" w:cs="Times New Roman"/>
                <w:b/>
                <w:szCs w:val="24"/>
                <w:lang w:val="es-MX"/>
              </w:rPr>
            </w:pPr>
            <w:r>
              <w:rPr>
                <w:rFonts w:eastAsia="Times New Roman" w:cs="Times New Roman"/>
                <w:b/>
                <w:szCs w:val="24"/>
                <w:lang w:val="es-MX"/>
              </w:rPr>
              <w:t>3</w:t>
            </w:r>
          </w:p>
        </w:tc>
        <w:tc>
          <w:tcPr>
            <w:tcW w:w="3912" w:type="dxa"/>
            <w:shd w:val="clear" w:color="auto" w:fill="auto"/>
          </w:tcPr>
          <w:p w14:paraId="6A00F637" w14:textId="77777777" w:rsidR="00471B0D" w:rsidRDefault="00EC7CA5" w:rsidP="00471B0D">
            <w:pPr>
              <w:spacing w:line="240" w:lineRule="auto"/>
              <w:jc w:val="left"/>
              <w:rPr>
                <w:rFonts w:eastAsia="Times New Roman" w:cs="Times New Roman"/>
                <w:b/>
                <w:szCs w:val="24"/>
                <w:lang w:val="es-MX"/>
              </w:rPr>
            </w:pPr>
            <w:r>
              <w:rPr>
                <w:rFonts w:eastAsia="Times New Roman" w:cs="Times New Roman"/>
                <w:b/>
                <w:szCs w:val="24"/>
                <w:lang w:val="es-MX"/>
              </w:rPr>
              <w:t>Fase 3: Ejecución de pruebas</w:t>
            </w:r>
          </w:p>
          <w:p w14:paraId="429E2BFB" w14:textId="401B14FD" w:rsidR="00EC7CA5" w:rsidRDefault="00EC7CA5" w:rsidP="00FD0B91">
            <w:pPr>
              <w:spacing w:line="240" w:lineRule="auto"/>
              <w:ind w:firstLine="0"/>
              <w:jc w:val="left"/>
              <w:rPr>
                <w:rFonts w:eastAsia="Times New Roman" w:cs="Times New Roman"/>
                <w:szCs w:val="24"/>
                <w:lang w:val="es-MX"/>
              </w:rPr>
            </w:pPr>
            <w:r>
              <w:rPr>
                <w:rFonts w:eastAsia="Times New Roman" w:cs="Times New Roman"/>
                <w:b/>
                <w:szCs w:val="24"/>
                <w:lang w:val="es-MX"/>
              </w:rPr>
              <w:t xml:space="preserve">Obj: </w:t>
            </w:r>
            <w:r w:rsidRPr="00D20673">
              <w:rPr>
                <w:rFonts w:eastAsia="Times New Roman" w:cs="Times New Roman"/>
                <w:szCs w:val="24"/>
                <w:lang w:val="es-MX"/>
              </w:rPr>
              <w:t>Se busca con los datos de fase 2 ejecutar las pruebas.</w:t>
            </w:r>
          </w:p>
          <w:p w14:paraId="490A0A8F" w14:textId="77777777" w:rsidR="00EC7CA5" w:rsidRDefault="00EC7CA5" w:rsidP="00471B0D">
            <w:pPr>
              <w:spacing w:line="240" w:lineRule="auto"/>
              <w:jc w:val="left"/>
              <w:rPr>
                <w:rFonts w:eastAsia="Times New Roman" w:cs="Times New Roman"/>
                <w:szCs w:val="24"/>
                <w:lang w:val="es-MX"/>
              </w:rPr>
            </w:pPr>
            <w:r>
              <w:rPr>
                <w:rFonts w:eastAsia="Times New Roman" w:cs="Times New Roman"/>
                <w:szCs w:val="24"/>
                <w:lang w:val="es-MX"/>
              </w:rPr>
              <w:t>Actividades:</w:t>
            </w:r>
          </w:p>
          <w:p w14:paraId="2143E9A4"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Logs de prueba.</w:t>
            </w:r>
          </w:p>
          <w:p w14:paraId="4566FC50"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Realizar Pruebas.</w:t>
            </w:r>
          </w:p>
          <w:p w14:paraId="1AEA6AB2" w14:textId="77777777" w:rsidR="00EC7CA5" w:rsidRPr="004078CE" w:rsidRDefault="00EC7CA5" w:rsidP="00525E5E">
            <w:pPr>
              <w:pStyle w:val="Prrafodelista"/>
              <w:numPr>
                <w:ilvl w:val="0"/>
                <w:numId w:val="136"/>
              </w:numPr>
              <w:spacing w:after="160" w:line="240" w:lineRule="auto"/>
              <w:jc w:val="left"/>
              <w:rPr>
                <w:rFonts w:eastAsia="Times New Roman" w:cs="Times New Roman"/>
                <w:szCs w:val="24"/>
                <w:lang w:val="es-MX"/>
              </w:rPr>
            </w:pPr>
            <w:r w:rsidRPr="004078CE">
              <w:rPr>
                <w:rFonts w:eastAsia="Times New Roman" w:cs="Times New Roman"/>
                <w:szCs w:val="24"/>
                <w:lang w:val="es-MX"/>
              </w:rPr>
              <w:t>Reporte de incidencias.</w:t>
            </w:r>
          </w:p>
        </w:tc>
        <w:tc>
          <w:tcPr>
            <w:tcW w:w="2424" w:type="dxa"/>
            <w:shd w:val="clear" w:color="auto" w:fill="auto"/>
          </w:tcPr>
          <w:p w14:paraId="19BF8FEE" w14:textId="77777777" w:rsidR="00413602" w:rsidRDefault="00413602" w:rsidP="00D47333">
            <w:pPr>
              <w:jc w:val="center"/>
              <w:rPr>
                <w:rFonts w:eastAsia="Times New Roman" w:cs="Times New Roman"/>
                <w:b/>
                <w:szCs w:val="24"/>
                <w:lang w:val="es-MX"/>
              </w:rPr>
            </w:pPr>
          </w:p>
          <w:p w14:paraId="2E0BFC24" w14:textId="117A3E95" w:rsidR="00EC7CA5" w:rsidRDefault="00EC7CA5" w:rsidP="00D47333">
            <w:pPr>
              <w:jc w:val="center"/>
              <w:rPr>
                <w:rFonts w:eastAsia="Times New Roman" w:cs="Times New Roman"/>
                <w:b/>
                <w:szCs w:val="24"/>
                <w:lang w:val="es-MX"/>
              </w:rPr>
            </w:pPr>
            <w:r>
              <w:rPr>
                <w:rFonts w:eastAsia="Times New Roman" w:cs="Times New Roman"/>
                <w:b/>
                <w:szCs w:val="24"/>
                <w:lang w:val="es-MX"/>
              </w:rPr>
              <w:t>5</w:t>
            </w:r>
          </w:p>
        </w:tc>
      </w:tr>
      <w:tr w:rsidR="00EC7CA5" w14:paraId="5FF23AAD" w14:textId="77777777" w:rsidTr="00D47333">
        <w:tblPrEx>
          <w:tblBorders>
            <w:left w:val="none" w:sz="0" w:space="0" w:color="auto"/>
            <w:bottom w:val="none" w:sz="0" w:space="0" w:color="auto"/>
            <w:right w:val="none" w:sz="0" w:space="0" w:color="auto"/>
            <w:insideH w:val="none" w:sz="0" w:space="0" w:color="auto"/>
            <w:insideV w:val="none" w:sz="0" w:space="0" w:color="auto"/>
          </w:tblBorders>
        </w:tblPrEx>
        <w:trPr>
          <w:trHeight w:val="360"/>
        </w:trPr>
        <w:tc>
          <w:tcPr>
            <w:tcW w:w="864" w:type="dxa"/>
            <w:tcBorders>
              <w:left w:val="single" w:sz="4" w:space="0" w:color="auto"/>
              <w:bottom w:val="single" w:sz="4" w:space="0" w:color="auto"/>
              <w:right w:val="single" w:sz="4" w:space="0" w:color="auto"/>
            </w:tcBorders>
          </w:tcPr>
          <w:p w14:paraId="0E0A5BAF" w14:textId="77777777" w:rsidR="00413602" w:rsidRDefault="00413602" w:rsidP="00D47333">
            <w:pPr>
              <w:jc w:val="center"/>
              <w:rPr>
                <w:rFonts w:eastAsia="Times New Roman" w:cs="Times New Roman"/>
                <w:b/>
                <w:szCs w:val="24"/>
                <w:lang w:val="es-MX"/>
              </w:rPr>
            </w:pPr>
          </w:p>
          <w:p w14:paraId="296B3734" w14:textId="5E8ACDE9"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c>
          <w:tcPr>
            <w:tcW w:w="3912" w:type="dxa"/>
            <w:tcBorders>
              <w:top w:val="single" w:sz="4" w:space="0" w:color="auto"/>
              <w:bottom w:val="single" w:sz="4" w:space="0" w:color="auto"/>
              <w:right w:val="single" w:sz="4" w:space="0" w:color="auto"/>
            </w:tcBorders>
            <w:shd w:val="clear" w:color="auto" w:fill="auto"/>
          </w:tcPr>
          <w:p w14:paraId="11317CAB" w14:textId="18A3BE41" w:rsidR="00EC7CA5" w:rsidRDefault="00EC7CA5" w:rsidP="00471B0D">
            <w:pPr>
              <w:spacing w:line="240" w:lineRule="auto"/>
              <w:jc w:val="left"/>
              <w:rPr>
                <w:rFonts w:eastAsia="Times New Roman" w:cs="Times New Roman"/>
                <w:szCs w:val="24"/>
                <w:lang w:val="es-MX"/>
              </w:rPr>
            </w:pPr>
            <w:r>
              <w:rPr>
                <w:rFonts w:eastAsia="Times New Roman" w:cs="Times New Roman"/>
                <w:b/>
                <w:szCs w:val="24"/>
                <w:lang w:val="es-MX"/>
              </w:rPr>
              <w:t>Fase 4: Finalización de pruebas Obj</w:t>
            </w:r>
            <w:r w:rsidR="00FD0B91">
              <w:rPr>
                <w:rFonts w:eastAsia="Times New Roman" w:cs="Times New Roman"/>
                <w:b/>
                <w:szCs w:val="24"/>
                <w:lang w:val="es-MX"/>
              </w:rPr>
              <w:t>:</w:t>
            </w:r>
            <w:r>
              <w:rPr>
                <w:rFonts w:eastAsia="Times New Roman" w:cs="Times New Roman"/>
                <w:b/>
                <w:szCs w:val="24"/>
                <w:lang w:val="es-MX"/>
              </w:rPr>
              <w:t xml:space="preserve"> </w:t>
            </w:r>
            <w:r w:rsidRPr="004078CE">
              <w:rPr>
                <w:rFonts w:eastAsia="Times New Roman" w:cs="Times New Roman"/>
                <w:szCs w:val="24"/>
                <w:lang w:val="es-MX"/>
              </w:rPr>
              <w:t>Documentar los resultados</w:t>
            </w:r>
          </w:p>
          <w:p w14:paraId="32885722" w14:textId="77777777" w:rsidR="00EC7CA5" w:rsidRPr="004078CE" w:rsidRDefault="00EC7CA5" w:rsidP="00471B0D">
            <w:pPr>
              <w:spacing w:line="240" w:lineRule="auto"/>
              <w:jc w:val="left"/>
              <w:rPr>
                <w:rFonts w:eastAsia="Times New Roman" w:cs="Times New Roman"/>
                <w:b/>
                <w:szCs w:val="24"/>
                <w:lang w:val="es-MX"/>
              </w:rPr>
            </w:pPr>
            <w:r w:rsidRPr="004078CE">
              <w:rPr>
                <w:rFonts w:eastAsia="Times New Roman" w:cs="Times New Roman"/>
                <w:b/>
                <w:szCs w:val="24"/>
                <w:lang w:val="es-MX"/>
              </w:rPr>
              <w:t>Actividades</w:t>
            </w:r>
          </w:p>
          <w:p w14:paraId="338370DE" w14:textId="77777777" w:rsidR="00EC7CA5" w:rsidRPr="004078CE" w:rsidRDefault="00EC7CA5" w:rsidP="00525E5E">
            <w:pPr>
              <w:pStyle w:val="Prrafodelista"/>
              <w:numPr>
                <w:ilvl w:val="0"/>
                <w:numId w:val="137"/>
              </w:numPr>
              <w:spacing w:after="160" w:line="240" w:lineRule="auto"/>
              <w:jc w:val="left"/>
              <w:rPr>
                <w:rFonts w:eastAsia="Times New Roman" w:cs="Times New Roman"/>
                <w:szCs w:val="24"/>
                <w:lang w:val="es-MX"/>
              </w:rPr>
            </w:pPr>
            <w:r w:rsidRPr="004078CE">
              <w:rPr>
                <w:rFonts w:eastAsia="Times New Roman" w:cs="Times New Roman"/>
                <w:szCs w:val="24"/>
                <w:lang w:val="es-MX"/>
              </w:rPr>
              <w:lastRenderedPageBreak/>
              <w:t>Reporte final de pruebas.</w:t>
            </w:r>
          </w:p>
        </w:tc>
        <w:tc>
          <w:tcPr>
            <w:tcW w:w="2424" w:type="dxa"/>
            <w:tcBorders>
              <w:top w:val="single" w:sz="4" w:space="0" w:color="auto"/>
              <w:bottom w:val="single" w:sz="4" w:space="0" w:color="auto"/>
              <w:right w:val="single" w:sz="4" w:space="0" w:color="auto"/>
            </w:tcBorders>
            <w:shd w:val="clear" w:color="auto" w:fill="auto"/>
          </w:tcPr>
          <w:p w14:paraId="5157DD62" w14:textId="77777777" w:rsidR="00413602" w:rsidRDefault="00413602" w:rsidP="00D47333">
            <w:pPr>
              <w:jc w:val="center"/>
              <w:rPr>
                <w:rFonts w:eastAsia="Times New Roman" w:cs="Times New Roman"/>
                <w:b/>
                <w:szCs w:val="24"/>
                <w:lang w:val="es-MX"/>
              </w:rPr>
            </w:pPr>
          </w:p>
          <w:p w14:paraId="548DD35B" w14:textId="3E6C0711" w:rsidR="00EC7CA5" w:rsidRDefault="00EC7CA5" w:rsidP="00D47333">
            <w:pPr>
              <w:jc w:val="center"/>
              <w:rPr>
                <w:rFonts w:eastAsia="Times New Roman" w:cs="Times New Roman"/>
                <w:b/>
                <w:szCs w:val="24"/>
                <w:lang w:val="es-MX"/>
              </w:rPr>
            </w:pPr>
            <w:r>
              <w:rPr>
                <w:rFonts w:eastAsia="Times New Roman" w:cs="Times New Roman"/>
                <w:b/>
                <w:szCs w:val="24"/>
                <w:lang w:val="es-MX"/>
              </w:rPr>
              <w:t>4</w:t>
            </w:r>
          </w:p>
        </w:tc>
      </w:tr>
    </w:tbl>
    <w:p w14:paraId="2B24DCBC" w14:textId="77777777" w:rsidR="00EC7CA5" w:rsidRDefault="00EC7CA5" w:rsidP="0029666A">
      <w:pPr>
        <w:spacing w:line="240" w:lineRule="auto"/>
        <w:ind w:firstLine="0"/>
        <w:rPr>
          <w:rFonts w:eastAsia="Times New Roman" w:cs="Times New Roman"/>
          <w:b/>
          <w:szCs w:val="24"/>
        </w:rPr>
      </w:pPr>
    </w:p>
    <w:p w14:paraId="3BF0AD42" w14:textId="25DA877E" w:rsidR="008048BB" w:rsidRPr="008048BB" w:rsidRDefault="008048BB" w:rsidP="008048BB">
      <w:pPr>
        <w:ind w:firstLine="0"/>
        <w:rPr>
          <w:rFonts w:eastAsia="Times New Roman" w:cs="Times New Roman"/>
          <w:sz w:val="20"/>
          <w:szCs w:val="20"/>
        </w:rPr>
      </w:pPr>
      <w:r w:rsidRPr="008048BB">
        <w:rPr>
          <w:rFonts w:eastAsia="Times New Roman" w:cs="Times New Roman"/>
          <w:i/>
          <w:sz w:val="20"/>
          <w:szCs w:val="20"/>
        </w:rPr>
        <w:t>Nota</w:t>
      </w:r>
      <w:r w:rsidRPr="008048BB">
        <w:rPr>
          <w:rFonts w:eastAsia="Times New Roman" w:cs="Times New Roman"/>
          <w:sz w:val="20"/>
          <w:szCs w:val="20"/>
        </w:rPr>
        <w:t>: Elaboración propia.</w:t>
      </w:r>
    </w:p>
    <w:p w14:paraId="48A78C7E" w14:textId="712F3AD3" w:rsidR="00EC7CA5" w:rsidRDefault="00EC7CA5" w:rsidP="0029666A">
      <w:pPr>
        <w:rPr>
          <w:rFonts w:eastAsia="Times New Roman" w:cs="Times New Roman"/>
          <w:b/>
          <w:szCs w:val="24"/>
        </w:rPr>
      </w:pPr>
      <w:r>
        <w:rPr>
          <w:rFonts w:eastAsia="Times New Roman" w:cs="Times New Roman"/>
          <w:b/>
          <w:szCs w:val="24"/>
        </w:rPr>
        <w:t>Recursos</w:t>
      </w:r>
    </w:p>
    <w:p w14:paraId="5D7E71E5" w14:textId="690EE9F4" w:rsidR="00EC7CA5" w:rsidRDefault="00EC7CA5" w:rsidP="0029666A">
      <w:pPr>
        <w:rPr>
          <w:rFonts w:eastAsia="Times New Roman" w:cs="Times New Roman"/>
          <w:b/>
          <w:szCs w:val="24"/>
        </w:rPr>
      </w:pPr>
      <w:r>
        <w:rPr>
          <w:rFonts w:eastAsia="Times New Roman" w:cs="Times New Roman"/>
          <w:b/>
          <w:szCs w:val="24"/>
        </w:rPr>
        <w:t>-Recursos humanos:</w:t>
      </w:r>
    </w:p>
    <w:p w14:paraId="56E44A9D"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gerencia del proyecto.</w:t>
      </w:r>
    </w:p>
    <w:p w14:paraId="0F0F3C82" w14:textId="77777777"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desarrollo.</w:t>
      </w:r>
    </w:p>
    <w:p w14:paraId="14EE460C" w14:textId="3673AEFE" w:rsidR="00EC7CA5" w:rsidRDefault="00EC7CA5" w:rsidP="00525E5E">
      <w:pPr>
        <w:numPr>
          <w:ilvl w:val="0"/>
          <w:numId w:val="26"/>
        </w:numPr>
        <w:spacing w:line="276" w:lineRule="auto"/>
        <w:jc w:val="left"/>
        <w:rPr>
          <w:rFonts w:eastAsia="Times New Roman" w:cs="Times New Roman"/>
          <w:szCs w:val="24"/>
        </w:rPr>
      </w:pPr>
      <w:r>
        <w:rPr>
          <w:rFonts w:eastAsia="Times New Roman" w:cs="Times New Roman"/>
          <w:szCs w:val="24"/>
        </w:rPr>
        <w:t>Equipo de calidad.</w:t>
      </w:r>
    </w:p>
    <w:p w14:paraId="0F0D0CB6" w14:textId="77777777" w:rsidR="000C0EB5" w:rsidRPr="000C0EB5" w:rsidRDefault="000C0EB5" w:rsidP="000C0EB5">
      <w:pPr>
        <w:spacing w:line="276" w:lineRule="auto"/>
        <w:ind w:left="720" w:firstLine="0"/>
        <w:jc w:val="left"/>
        <w:rPr>
          <w:rFonts w:eastAsia="Times New Roman" w:cs="Times New Roman"/>
          <w:szCs w:val="24"/>
        </w:rPr>
      </w:pPr>
    </w:p>
    <w:p w14:paraId="284A8536" w14:textId="02AD4BB5" w:rsidR="00EC7CA5" w:rsidRDefault="00EC7CA5" w:rsidP="000C0EB5">
      <w:pPr>
        <w:rPr>
          <w:rFonts w:eastAsia="Times New Roman" w:cs="Times New Roman"/>
          <w:b/>
          <w:szCs w:val="24"/>
        </w:rPr>
      </w:pPr>
      <w:r>
        <w:rPr>
          <w:rFonts w:eastAsia="Times New Roman" w:cs="Times New Roman"/>
          <w:b/>
          <w:szCs w:val="24"/>
        </w:rPr>
        <w:t>-Estándares:</w:t>
      </w:r>
    </w:p>
    <w:p w14:paraId="4DE52755" w14:textId="77777777"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29110.</w:t>
      </w:r>
    </w:p>
    <w:p w14:paraId="2F9F5F52" w14:textId="725F374E" w:rsidR="00EC7CA5" w:rsidRDefault="00EC7CA5" w:rsidP="00525E5E">
      <w:pPr>
        <w:numPr>
          <w:ilvl w:val="0"/>
          <w:numId w:val="31"/>
        </w:numPr>
        <w:spacing w:line="276" w:lineRule="auto"/>
        <w:jc w:val="left"/>
        <w:rPr>
          <w:rFonts w:eastAsia="Times New Roman" w:cs="Times New Roman"/>
          <w:szCs w:val="24"/>
        </w:rPr>
      </w:pPr>
      <w:r>
        <w:rPr>
          <w:rFonts w:eastAsia="Times New Roman" w:cs="Times New Roman"/>
          <w:szCs w:val="24"/>
        </w:rPr>
        <w:t>ISO/IEC 25010.</w:t>
      </w:r>
    </w:p>
    <w:p w14:paraId="49D997FB" w14:textId="77777777" w:rsidR="000C0EB5" w:rsidRPr="000C0EB5" w:rsidRDefault="000C0EB5" w:rsidP="000C0EB5">
      <w:pPr>
        <w:spacing w:line="276" w:lineRule="auto"/>
        <w:ind w:left="720" w:firstLine="0"/>
        <w:jc w:val="left"/>
        <w:rPr>
          <w:rFonts w:eastAsia="Times New Roman" w:cs="Times New Roman"/>
          <w:szCs w:val="24"/>
        </w:rPr>
      </w:pPr>
    </w:p>
    <w:p w14:paraId="17EEF784" w14:textId="3BA860B6" w:rsidR="00EC7CA5" w:rsidRDefault="00EC7CA5" w:rsidP="000C0EB5">
      <w:pPr>
        <w:rPr>
          <w:rFonts w:eastAsia="Times New Roman" w:cs="Times New Roman"/>
          <w:b/>
          <w:szCs w:val="24"/>
        </w:rPr>
      </w:pPr>
      <w:r>
        <w:rPr>
          <w:rFonts w:eastAsia="Times New Roman" w:cs="Times New Roman"/>
          <w:b/>
          <w:szCs w:val="24"/>
        </w:rPr>
        <w:t>-Equipos:</w:t>
      </w:r>
    </w:p>
    <w:p w14:paraId="47F32DF6" w14:textId="77A11CB6" w:rsidR="00EC7CA5" w:rsidRDefault="00EC7CA5" w:rsidP="00525E5E">
      <w:pPr>
        <w:numPr>
          <w:ilvl w:val="0"/>
          <w:numId w:val="47"/>
        </w:numPr>
        <w:spacing w:line="276" w:lineRule="auto"/>
        <w:jc w:val="left"/>
        <w:rPr>
          <w:rFonts w:eastAsia="Times New Roman" w:cs="Times New Roman"/>
          <w:szCs w:val="24"/>
        </w:rPr>
      </w:pPr>
      <w:r>
        <w:rPr>
          <w:rFonts w:eastAsia="Times New Roman" w:cs="Times New Roman"/>
          <w:szCs w:val="24"/>
        </w:rPr>
        <w:t>Los equipos básicos de cómputo que serán utilizados para llevar a cabo todo el desarrollo del proyecto</w:t>
      </w:r>
      <w:del w:id="75" w:author="TANIA ISADORA MORA PEDREROS" w:date="2020-07-29T15:53:00Z">
        <w:r w:rsidDel="008360D1">
          <w:rPr>
            <w:rFonts w:eastAsia="Times New Roman" w:cs="Times New Roman"/>
            <w:szCs w:val="24"/>
          </w:rPr>
          <w:delText>,</w:delText>
        </w:r>
      </w:del>
      <w:r>
        <w:rPr>
          <w:rFonts w:eastAsia="Times New Roman" w:cs="Times New Roman"/>
          <w:szCs w:val="24"/>
        </w:rPr>
        <w:t xml:space="preserve"> poseen las siguientes configuraciones:</w:t>
      </w:r>
    </w:p>
    <w:p w14:paraId="39DE2E5B" w14:textId="28AA753E" w:rsidR="000C0EB5" w:rsidRPr="000C0EB5" w:rsidRDefault="000C0EB5" w:rsidP="000C0EB5">
      <w:pPr>
        <w:spacing w:line="276" w:lineRule="auto"/>
        <w:ind w:left="720" w:firstLine="0"/>
        <w:jc w:val="left"/>
        <w:rPr>
          <w:rFonts w:eastAsia="Times New Roman" w:cs="Times New Roman"/>
          <w:szCs w:val="24"/>
        </w:rPr>
      </w:pPr>
    </w:p>
    <w:p w14:paraId="30CCA105" w14:textId="63F82451"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S</w:t>
      </w:r>
      <w:r w:rsidR="000C0EB5">
        <w:rPr>
          <w:rFonts w:eastAsia="Times New Roman" w:cs="Times New Roman"/>
          <w:szCs w:val="24"/>
          <w:lang w:val="en-US"/>
        </w:rPr>
        <w:t>istema operativo</w:t>
      </w:r>
      <w:r w:rsidRPr="000C0EB5">
        <w:rPr>
          <w:rFonts w:eastAsia="Times New Roman" w:cs="Times New Roman"/>
          <w:szCs w:val="24"/>
          <w:lang w:val="en-US"/>
        </w:rPr>
        <w:t>: Windows 10</w:t>
      </w:r>
    </w:p>
    <w:p w14:paraId="2ED12896" w14:textId="77777777"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Procesador: i5 7200U</w:t>
      </w:r>
    </w:p>
    <w:p w14:paraId="44E6EA2F" w14:textId="77777777" w:rsidR="000C0EB5"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lang w:val="en-US"/>
        </w:rPr>
        <w:t>RAM: 8GB</w:t>
      </w:r>
    </w:p>
    <w:p w14:paraId="0BCF1615" w14:textId="3BB7C1C6" w:rsidR="00EC7CA5" w:rsidRPr="00725D37" w:rsidRDefault="00EC7CA5" w:rsidP="00525E5E">
      <w:pPr>
        <w:pStyle w:val="Prrafodelista"/>
        <w:numPr>
          <w:ilvl w:val="0"/>
          <w:numId w:val="138"/>
        </w:numPr>
        <w:rPr>
          <w:rFonts w:eastAsia="Times New Roman" w:cs="Times New Roman"/>
          <w:szCs w:val="24"/>
          <w:lang w:val="en-US"/>
        </w:rPr>
      </w:pPr>
      <w:r w:rsidRPr="000C0EB5">
        <w:rPr>
          <w:rFonts w:eastAsia="Times New Roman" w:cs="Times New Roman"/>
          <w:szCs w:val="24"/>
        </w:rPr>
        <w:t>Disco duro: 1TB</w:t>
      </w:r>
    </w:p>
    <w:p w14:paraId="5CF5F772" w14:textId="1F152FD6" w:rsidR="00EC7CA5" w:rsidRDefault="00EC7CA5" w:rsidP="002721F6">
      <w:pPr>
        <w:rPr>
          <w:rFonts w:eastAsia="Times New Roman" w:cs="Times New Roman"/>
          <w:szCs w:val="24"/>
        </w:rPr>
      </w:pPr>
      <w:r>
        <w:rPr>
          <w:rFonts w:eastAsia="Times New Roman" w:cs="Times New Roman"/>
          <w:szCs w:val="24"/>
        </w:rPr>
        <w:t>Cabe mencionar que estos equipos de cómputo</w:t>
      </w:r>
      <w:r w:rsidR="00FB7A28">
        <w:rPr>
          <w:rFonts w:eastAsia="Times New Roman" w:cs="Times New Roman"/>
          <w:szCs w:val="24"/>
        </w:rPr>
        <w:t xml:space="preserve"> son</w:t>
      </w:r>
      <w:r>
        <w:rPr>
          <w:rFonts w:eastAsia="Times New Roman" w:cs="Times New Roman"/>
          <w:szCs w:val="24"/>
        </w:rPr>
        <w:t xml:space="preserve"> portátiles.</w:t>
      </w:r>
    </w:p>
    <w:p w14:paraId="44A808C0" w14:textId="0AD8F30C" w:rsidR="00EC7CA5" w:rsidRDefault="00EC7CA5" w:rsidP="002721F6">
      <w:pPr>
        <w:rPr>
          <w:rFonts w:eastAsia="Times New Roman" w:cs="Times New Roman"/>
          <w:b/>
          <w:szCs w:val="24"/>
        </w:rPr>
      </w:pPr>
      <w:r>
        <w:rPr>
          <w:rFonts w:eastAsia="Times New Roman" w:cs="Times New Roman"/>
          <w:b/>
          <w:szCs w:val="24"/>
        </w:rPr>
        <w:t>-Herramientas:</w:t>
      </w:r>
    </w:p>
    <w:p w14:paraId="141D0441" w14:textId="07D87532" w:rsidR="00EC7CA5" w:rsidRDefault="00EC7CA5" w:rsidP="00525E5E">
      <w:pPr>
        <w:numPr>
          <w:ilvl w:val="0"/>
          <w:numId w:val="27"/>
        </w:numPr>
        <w:spacing w:line="276" w:lineRule="auto"/>
        <w:jc w:val="left"/>
        <w:rPr>
          <w:rFonts w:eastAsia="Times New Roman" w:cs="Times New Roman"/>
          <w:szCs w:val="24"/>
        </w:rPr>
      </w:pPr>
      <w:r>
        <w:rPr>
          <w:rFonts w:eastAsia="Times New Roman" w:cs="Times New Roman"/>
          <w:szCs w:val="24"/>
        </w:rPr>
        <w:t>Todas las herramientas que se utilizarán para el desarrollo del proyecto serán de uso libre, ejemplo: Visual Studio Code.</w:t>
      </w:r>
    </w:p>
    <w:p w14:paraId="1614A60E" w14:textId="77777777" w:rsidR="00A724F7" w:rsidRPr="00A724F7" w:rsidRDefault="00A724F7" w:rsidP="00A724F7">
      <w:pPr>
        <w:spacing w:line="276" w:lineRule="auto"/>
        <w:ind w:left="720" w:firstLine="0"/>
        <w:jc w:val="left"/>
        <w:rPr>
          <w:rFonts w:eastAsia="Times New Roman" w:cs="Times New Roman"/>
          <w:szCs w:val="24"/>
        </w:rPr>
      </w:pPr>
    </w:p>
    <w:p w14:paraId="5274B4F4" w14:textId="77777777" w:rsidR="00A724F7" w:rsidRDefault="00EC7CA5" w:rsidP="00A724F7">
      <w:pPr>
        <w:rPr>
          <w:rFonts w:eastAsia="Times New Roman" w:cs="Times New Roman"/>
          <w:b/>
          <w:szCs w:val="24"/>
        </w:rPr>
      </w:pPr>
      <w:r>
        <w:rPr>
          <w:rFonts w:eastAsia="Times New Roman" w:cs="Times New Roman"/>
          <w:b/>
          <w:szCs w:val="24"/>
        </w:rPr>
        <w:t>Composición del equipo de trabajo:</w:t>
      </w:r>
    </w:p>
    <w:p w14:paraId="18756925" w14:textId="624EE3B8" w:rsidR="00EC7CA5" w:rsidRPr="00A724F7" w:rsidRDefault="00EC7CA5" w:rsidP="00A724F7">
      <w:pPr>
        <w:rPr>
          <w:rFonts w:eastAsia="Times New Roman" w:cs="Times New Roman"/>
          <w:b/>
          <w:szCs w:val="24"/>
        </w:rPr>
      </w:pPr>
      <w:r>
        <w:rPr>
          <w:rFonts w:eastAsia="Times New Roman" w:cs="Times New Roman"/>
          <w:szCs w:val="24"/>
        </w:rPr>
        <w:t>El equipo de trabajo se encuentra conformado de la siguiente manera:</w:t>
      </w:r>
    </w:p>
    <w:p w14:paraId="6B4F7C91"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Equipo de gerencia del proyecto: conformado por 2 personas.</w:t>
      </w:r>
    </w:p>
    <w:p w14:paraId="636AB57E" w14:textId="77777777"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Equipo de desarrollo: conformado por 3 personas.</w:t>
      </w:r>
    </w:p>
    <w:p w14:paraId="1090B9C6" w14:textId="4A057246" w:rsidR="00EC7CA5" w:rsidRDefault="00EC7CA5" w:rsidP="00525E5E">
      <w:pPr>
        <w:numPr>
          <w:ilvl w:val="0"/>
          <w:numId w:val="28"/>
        </w:numPr>
        <w:spacing w:line="276" w:lineRule="auto"/>
        <w:jc w:val="left"/>
        <w:rPr>
          <w:rFonts w:eastAsia="Times New Roman" w:cs="Times New Roman"/>
          <w:szCs w:val="24"/>
        </w:rPr>
      </w:pPr>
      <w:r>
        <w:rPr>
          <w:rFonts w:eastAsia="Times New Roman" w:cs="Times New Roman"/>
          <w:szCs w:val="24"/>
        </w:rPr>
        <w:t xml:space="preserve">Equipo de calidad: conformado por 2 personas. </w:t>
      </w:r>
    </w:p>
    <w:p w14:paraId="4DFDD0EB" w14:textId="77777777" w:rsidR="00A724F7" w:rsidRPr="00A724F7" w:rsidRDefault="00A724F7" w:rsidP="00A724F7">
      <w:pPr>
        <w:spacing w:line="276" w:lineRule="auto"/>
        <w:ind w:left="720" w:firstLine="0"/>
        <w:jc w:val="left"/>
        <w:rPr>
          <w:rFonts w:eastAsia="Times New Roman" w:cs="Times New Roman"/>
          <w:szCs w:val="24"/>
        </w:rPr>
      </w:pPr>
    </w:p>
    <w:p w14:paraId="26AE55FD" w14:textId="1D44AEB3" w:rsidR="00EC7CA5" w:rsidRDefault="00EC7CA5" w:rsidP="00A724F7">
      <w:pPr>
        <w:rPr>
          <w:rFonts w:eastAsia="Times New Roman" w:cs="Times New Roman"/>
          <w:b/>
          <w:szCs w:val="24"/>
        </w:rPr>
      </w:pPr>
      <w:r>
        <w:rPr>
          <w:rFonts w:eastAsia="Times New Roman" w:cs="Times New Roman"/>
          <w:b/>
          <w:szCs w:val="24"/>
        </w:rPr>
        <w:t>Calendario de las tareas del proyecto</w:t>
      </w:r>
    </w:p>
    <w:p w14:paraId="7F546349" w14:textId="6EEECF02" w:rsidR="00EC7CA5" w:rsidRPr="00A724F7" w:rsidRDefault="00EC7CA5" w:rsidP="00A724F7">
      <w:pPr>
        <w:rPr>
          <w:rFonts w:eastAsia="Times New Roman" w:cs="Times New Roman"/>
          <w:b/>
          <w:bCs/>
          <w:szCs w:val="24"/>
        </w:rPr>
      </w:pPr>
      <w:r>
        <w:rPr>
          <w:rFonts w:eastAsia="Times New Roman" w:cs="Times New Roman"/>
          <w:szCs w:val="24"/>
        </w:rPr>
        <w:t xml:space="preserve">Las fechas de las tareas de cada equipo de trabajo serán definidas para los casos o grupo de casos de uso que fueron establecidos en </w:t>
      </w:r>
      <w:r w:rsidRPr="004304D1">
        <w:rPr>
          <w:rFonts w:eastAsia="Times New Roman" w:cs="Times New Roman"/>
          <w:b/>
          <w:bCs/>
          <w:szCs w:val="24"/>
        </w:rPr>
        <w:t>Tareas y su duración estimada</w:t>
      </w:r>
      <w:r>
        <w:rPr>
          <w:rFonts w:eastAsia="Times New Roman" w:cs="Times New Roman"/>
          <w:b/>
          <w:bCs/>
          <w:szCs w:val="24"/>
        </w:rPr>
        <w:t>.</w:t>
      </w:r>
    </w:p>
    <w:p w14:paraId="26181BD5" w14:textId="21741287" w:rsidR="00EC7CA5" w:rsidRPr="00A724F7" w:rsidRDefault="00EC7CA5" w:rsidP="00A724F7">
      <w:pPr>
        <w:ind w:firstLine="0"/>
        <w:rPr>
          <w:rFonts w:eastAsia="Times New Roman" w:cs="Times New Roman"/>
          <w:b/>
          <w:szCs w:val="24"/>
          <w:u w:val="single"/>
        </w:rPr>
      </w:pPr>
      <w:r w:rsidRPr="00D71D1F">
        <w:rPr>
          <w:rFonts w:eastAsia="Times New Roman" w:cs="Times New Roman"/>
          <w:b/>
          <w:szCs w:val="24"/>
          <w:u w:val="single"/>
        </w:rPr>
        <w:t xml:space="preserve">Equipo de desarrollo (Requerimientos de comunicación y transferencia de información 1 y 2) </w:t>
      </w:r>
    </w:p>
    <w:p w14:paraId="05F07FEB" w14:textId="77777777" w:rsidR="00EC7CA5" w:rsidRDefault="00EC7CA5" w:rsidP="00A724F7">
      <w:pPr>
        <w:ind w:firstLine="0"/>
        <w:rPr>
          <w:rFonts w:eastAsia="Times New Roman" w:cs="Times New Roman"/>
          <w:b/>
          <w:szCs w:val="24"/>
        </w:rPr>
      </w:pPr>
      <w:r>
        <w:rPr>
          <w:rFonts w:eastAsia="Times New Roman" w:cs="Times New Roman"/>
          <w:b/>
          <w:szCs w:val="24"/>
        </w:rPr>
        <w:t>Casos de uso #04 y #08</w:t>
      </w:r>
    </w:p>
    <w:p w14:paraId="7667FD0F" w14:textId="77777777" w:rsidR="00EC7CA5" w:rsidRDefault="00EC7CA5" w:rsidP="00A724F7">
      <w:pPr>
        <w:ind w:firstLine="0"/>
        <w:rPr>
          <w:rFonts w:eastAsia="Times New Roman" w:cs="Times New Roman"/>
          <w:b/>
          <w:szCs w:val="24"/>
        </w:rPr>
      </w:pPr>
      <w:r>
        <w:rPr>
          <w:rFonts w:eastAsia="Times New Roman" w:cs="Times New Roman"/>
          <w:b/>
          <w:szCs w:val="24"/>
        </w:rPr>
        <w:t>Nombre CU04: Crear región (tabla parámetro)</w:t>
      </w:r>
    </w:p>
    <w:p w14:paraId="340AF9E5" w14:textId="71CB5794" w:rsidR="00EC7CA5" w:rsidRDefault="00EC7CA5" w:rsidP="00A724F7">
      <w:pPr>
        <w:ind w:firstLine="0"/>
        <w:rPr>
          <w:rFonts w:eastAsia="Times New Roman" w:cs="Times New Roman"/>
          <w:b/>
          <w:szCs w:val="24"/>
        </w:rPr>
      </w:pPr>
      <w:r>
        <w:rPr>
          <w:rFonts w:eastAsia="Times New Roman" w:cs="Times New Roman"/>
          <w:b/>
          <w:szCs w:val="24"/>
        </w:rPr>
        <w:t>Nombre CU08: Crear ciudad (tabla parámetro)</w:t>
      </w:r>
    </w:p>
    <w:p w14:paraId="4ED8D79C" w14:textId="7AE916F7" w:rsidR="001C00C1" w:rsidRPr="001C00C1" w:rsidRDefault="001C00C1" w:rsidP="001C00C1">
      <w:pPr>
        <w:pStyle w:val="Descripcin"/>
        <w:keepNext/>
        <w:ind w:firstLine="0"/>
        <w:rPr>
          <w:color w:val="auto"/>
          <w:sz w:val="24"/>
          <w:szCs w:val="24"/>
        </w:rPr>
      </w:pPr>
      <w:bookmarkStart w:id="76" w:name="_Toc47024499"/>
      <w:r w:rsidRPr="001C00C1">
        <w:rPr>
          <w:color w:val="auto"/>
          <w:sz w:val="24"/>
          <w:szCs w:val="24"/>
        </w:rPr>
        <w:t xml:space="preserve">Tabla </w:t>
      </w:r>
      <w:r w:rsidRPr="001C00C1">
        <w:rPr>
          <w:color w:val="auto"/>
          <w:sz w:val="24"/>
          <w:szCs w:val="24"/>
        </w:rPr>
        <w:fldChar w:fldCharType="begin"/>
      </w:r>
      <w:r w:rsidRPr="001C00C1">
        <w:rPr>
          <w:color w:val="auto"/>
          <w:sz w:val="24"/>
          <w:szCs w:val="24"/>
        </w:rPr>
        <w:instrText xml:space="preserve"> SEQ Tabla \* ARABIC </w:instrText>
      </w:r>
      <w:r w:rsidRPr="001C00C1">
        <w:rPr>
          <w:color w:val="auto"/>
          <w:sz w:val="24"/>
          <w:szCs w:val="24"/>
        </w:rPr>
        <w:fldChar w:fldCharType="separate"/>
      </w:r>
      <w:r w:rsidR="00381C8E">
        <w:rPr>
          <w:noProof/>
          <w:color w:val="auto"/>
          <w:sz w:val="24"/>
          <w:szCs w:val="24"/>
        </w:rPr>
        <w:t>28</w:t>
      </w:r>
      <w:r w:rsidRPr="001C00C1">
        <w:rPr>
          <w:color w:val="auto"/>
          <w:sz w:val="24"/>
          <w:szCs w:val="24"/>
        </w:rPr>
        <w:fldChar w:fldCharType="end"/>
      </w:r>
      <w:r w:rsidRPr="001C00C1">
        <w:rPr>
          <w:color w:val="auto"/>
          <w:sz w:val="24"/>
          <w:szCs w:val="24"/>
        </w:rPr>
        <w:t>. Calendario de las tareas 1.1 - 3.2 (CU04 y CU08) del equipo de desarrollo.</w:t>
      </w:r>
      <w:bookmarkEnd w:id="76"/>
    </w:p>
    <w:tbl>
      <w:tblPr>
        <w:tblStyle w:val="Tablaconcuadrcula"/>
        <w:tblW w:w="9172" w:type="dxa"/>
        <w:tblLook w:val="04A0" w:firstRow="1" w:lastRow="0" w:firstColumn="1" w:lastColumn="0" w:noHBand="0" w:noVBand="1"/>
      </w:tblPr>
      <w:tblGrid>
        <w:gridCol w:w="621"/>
        <w:gridCol w:w="4105"/>
        <w:gridCol w:w="2223"/>
        <w:gridCol w:w="2223"/>
      </w:tblGrid>
      <w:tr w:rsidR="00EC7CA5" w14:paraId="3D547E3F" w14:textId="77777777" w:rsidTr="001C00C1">
        <w:tc>
          <w:tcPr>
            <w:tcW w:w="621" w:type="dxa"/>
          </w:tcPr>
          <w:p w14:paraId="24219B2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384A4CFC"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15783844"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40133E94"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1FEBD09F" w14:textId="77777777" w:rsidTr="001C00C1">
        <w:tc>
          <w:tcPr>
            <w:tcW w:w="621" w:type="dxa"/>
          </w:tcPr>
          <w:p w14:paraId="6D7BFF7D" w14:textId="77777777" w:rsidR="00EC7CA5" w:rsidRDefault="00EC7CA5" w:rsidP="00D47333">
            <w:pPr>
              <w:jc w:val="center"/>
              <w:rPr>
                <w:rFonts w:eastAsia="Times New Roman" w:cs="Times New Roman"/>
                <w:szCs w:val="24"/>
              </w:rPr>
            </w:pPr>
          </w:p>
          <w:p w14:paraId="49055EFD" w14:textId="77777777" w:rsidR="00EC7CA5" w:rsidRDefault="00EC7CA5" w:rsidP="00D47333">
            <w:pPr>
              <w:jc w:val="center"/>
              <w:rPr>
                <w:rFonts w:eastAsia="Times New Roman" w:cs="Times New Roman"/>
                <w:szCs w:val="24"/>
              </w:rPr>
            </w:pPr>
          </w:p>
          <w:p w14:paraId="6E19DE0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05" w:type="dxa"/>
          </w:tcPr>
          <w:p w14:paraId="7168D098"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D174DD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6211AC88" w14:textId="77777777" w:rsidR="00EC7CA5" w:rsidRDefault="00EC7CA5" w:rsidP="00D47333">
            <w:pPr>
              <w:rPr>
                <w:rFonts w:eastAsia="Times New Roman" w:cs="Times New Roman"/>
                <w:b/>
                <w:szCs w:val="24"/>
              </w:rPr>
            </w:pPr>
            <w:r>
              <w:rPr>
                <w:rFonts w:eastAsia="Times New Roman" w:cs="Times New Roman"/>
                <w:b/>
                <w:szCs w:val="24"/>
              </w:rPr>
              <w:t>Actividades:</w:t>
            </w:r>
          </w:p>
          <w:p w14:paraId="5B14DA89" w14:textId="77777777" w:rsidR="00EC7CA5"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 xml:space="preserve">Plantilla </w:t>
            </w:r>
            <w:r>
              <w:rPr>
                <w:rFonts w:eastAsia="Times New Roman" w:cs="Times New Roman"/>
                <w:szCs w:val="24"/>
              </w:rPr>
              <w:t>de b</w:t>
            </w:r>
            <w:r w:rsidRPr="00067F07">
              <w:rPr>
                <w:rFonts w:eastAsia="Times New Roman" w:cs="Times New Roman"/>
                <w:szCs w:val="24"/>
              </w:rPr>
              <w:t>ootstrap.</w:t>
            </w:r>
          </w:p>
          <w:p w14:paraId="4A10A0A5" w14:textId="77777777" w:rsidR="00EC7CA5" w:rsidRPr="00067F07" w:rsidRDefault="00EC7CA5" w:rsidP="00525E5E">
            <w:pPr>
              <w:pStyle w:val="Prrafodelista"/>
              <w:numPr>
                <w:ilvl w:val="0"/>
                <w:numId w:val="57"/>
              </w:numPr>
              <w:jc w:val="left"/>
              <w:rPr>
                <w:rFonts w:eastAsia="Times New Roman" w:cs="Times New Roman"/>
                <w:szCs w:val="24"/>
              </w:rPr>
            </w:pPr>
            <w:r w:rsidRPr="00067F07">
              <w:rPr>
                <w:rFonts w:eastAsia="Times New Roman" w:cs="Times New Roman"/>
                <w:szCs w:val="24"/>
              </w:rPr>
              <w:t>Realizar el prototipado (diseño de la interfaz).</w:t>
            </w:r>
          </w:p>
          <w:p w14:paraId="7AEFC2D6" w14:textId="77777777" w:rsidR="00EC7CA5" w:rsidRPr="00FA009C" w:rsidRDefault="00EC7CA5" w:rsidP="00525E5E">
            <w:pPr>
              <w:pStyle w:val="Prrafodelista"/>
              <w:numPr>
                <w:ilvl w:val="0"/>
                <w:numId w:val="58"/>
              </w:numPr>
              <w:jc w:val="left"/>
              <w:rPr>
                <w:rFonts w:eastAsia="Times New Roman" w:cs="Times New Roman"/>
                <w:b/>
                <w:szCs w:val="24"/>
              </w:rPr>
            </w:pPr>
            <w:r w:rsidRPr="00FA009C">
              <w:rPr>
                <w:rFonts w:eastAsia="Times New Roman" w:cs="Times New Roman"/>
                <w:szCs w:val="24"/>
              </w:rPr>
              <w:t>Documentar.</w:t>
            </w:r>
          </w:p>
        </w:tc>
        <w:tc>
          <w:tcPr>
            <w:tcW w:w="2223" w:type="dxa"/>
          </w:tcPr>
          <w:p w14:paraId="5B129755" w14:textId="77777777" w:rsidR="00EC7CA5" w:rsidRDefault="00EC7CA5" w:rsidP="00D47333">
            <w:pPr>
              <w:rPr>
                <w:rFonts w:eastAsia="Times New Roman" w:cs="Times New Roman"/>
                <w:b/>
                <w:szCs w:val="24"/>
              </w:rPr>
            </w:pPr>
          </w:p>
          <w:p w14:paraId="7344810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2615D723"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2EEB1030" w14:textId="77777777" w:rsidR="00EC7CA5" w:rsidRDefault="00EC7CA5" w:rsidP="00D47333">
            <w:pPr>
              <w:jc w:val="center"/>
              <w:rPr>
                <w:rFonts w:eastAsia="Times New Roman" w:cs="Times New Roman"/>
                <w:b/>
                <w:szCs w:val="24"/>
              </w:rPr>
            </w:pPr>
            <w:r>
              <w:rPr>
                <w:rFonts w:eastAsia="Times New Roman" w:cs="Times New Roman"/>
                <w:b/>
                <w:szCs w:val="24"/>
              </w:rPr>
              <w:t>Actividad 1.2:</w:t>
            </w:r>
          </w:p>
          <w:p w14:paraId="0AD8DD4E" w14:textId="77777777" w:rsidR="00EC7CA5" w:rsidRDefault="00EC7CA5" w:rsidP="00D47333">
            <w:pPr>
              <w:jc w:val="center"/>
              <w:rPr>
                <w:rFonts w:eastAsia="Times New Roman" w:cs="Times New Roman"/>
                <w:szCs w:val="24"/>
              </w:rPr>
            </w:pPr>
            <w:r>
              <w:rPr>
                <w:rFonts w:eastAsia="Times New Roman" w:cs="Times New Roman"/>
                <w:szCs w:val="24"/>
              </w:rPr>
              <w:t>16/06/2019</w:t>
            </w:r>
          </w:p>
          <w:p w14:paraId="3CAEA0F9" w14:textId="77777777" w:rsidR="00EC7CA5" w:rsidRDefault="00EC7CA5" w:rsidP="00D47333">
            <w:pPr>
              <w:rPr>
                <w:rFonts w:eastAsia="Times New Roman" w:cs="Times New Roman"/>
                <w:b/>
                <w:szCs w:val="24"/>
              </w:rPr>
            </w:pPr>
          </w:p>
        </w:tc>
        <w:tc>
          <w:tcPr>
            <w:tcW w:w="2223" w:type="dxa"/>
          </w:tcPr>
          <w:p w14:paraId="12624DAC" w14:textId="77777777" w:rsidR="00EC7CA5" w:rsidRDefault="00EC7CA5" w:rsidP="00D47333">
            <w:pPr>
              <w:rPr>
                <w:rFonts w:eastAsia="Times New Roman" w:cs="Times New Roman"/>
                <w:b/>
                <w:szCs w:val="24"/>
              </w:rPr>
            </w:pPr>
          </w:p>
          <w:p w14:paraId="604A717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1.1: </w:t>
            </w:r>
          </w:p>
          <w:p w14:paraId="22EF9BA1"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5D322835" w14:textId="77777777" w:rsidR="00EC7CA5" w:rsidRDefault="00EC7CA5" w:rsidP="00D47333">
            <w:pPr>
              <w:jc w:val="center"/>
              <w:rPr>
                <w:rFonts w:eastAsia="Times New Roman" w:cs="Times New Roman"/>
                <w:b/>
                <w:szCs w:val="24"/>
              </w:rPr>
            </w:pPr>
            <w:r>
              <w:rPr>
                <w:rFonts w:eastAsia="Times New Roman" w:cs="Times New Roman"/>
                <w:b/>
                <w:szCs w:val="24"/>
              </w:rPr>
              <w:t>Actividad 1.2: 6</w:t>
            </w:r>
          </w:p>
          <w:p w14:paraId="683D6659" w14:textId="77777777" w:rsidR="00EC7CA5" w:rsidRDefault="00EC7CA5" w:rsidP="00D47333">
            <w:pPr>
              <w:jc w:val="center"/>
              <w:rPr>
                <w:rFonts w:eastAsia="Times New Roman" w:cs="Times New Roman"/>
                <w:szCs w:val="24"/>
              </w:rPr>
            </w:pPr>
            <w:r>
              <w:rPr>
                <w:rFonts w:eastAsia="Times New Roman" w:cs="Times New Roman"/>
                <w:szCs w:val="24"/>
              </w:rPr>
              <w:t xml:space="preserve">22/06/2019 </w:t>
            </w:r>
          </w:p>
          <w:p w14:paraId="168C5028" w14:textId="77777777" w:rsidR="00EC7CA5" w:rsidRDefault="00EC7CA5" w:rsidP="00D47333">
            <w:pPr>
              <w:rPr>
                <w:rFonts w:eastAsia="Times New Roman" w:cs="Times New Roman"/>
                <w:b/>
                <w:szCs w:val="24"/>
              </w:rPr>
            </w:pPr>
          </w:p>
        </w:tc>
      </w:tr>
      <w:tr w:rsidR="00EC7CA5" w14:paraId="4B5DD871" w14:textId="77777777" w:rsidTr="001C00C1">
        <w:tc>
          <w:tcPr>
            <w:tcW w:w="621" w:type="dxa"/>
          </w:tcPr>
          <w:p w14:paraId="34AF1F2E" w14:textId="77777777" w:rsidR="00EC7CA5" w:rsidRDefault="00EC7CA5" w:rsidP="00D47333">
            <w:pPr>
              <w:jc w:val="center"/>
              <w:rPr>
                <w:rFonts w:eastAsia="Times New Roman" w:cs="Times New Roman"/>
                <w:szCs w:val="24"/>
              </w:rPr>
            </w:pPr>
          </w:p>
          <w:p w14:paraId="3D4C0320" w14:textId="77777777" w:rsidR="00EC7CA5" w:rsidRDefault="00EC7CA5" w:rsidP="00D47333">
            <w:pPr>
              <w:jc w:val="center"/>
              <w:rPr>
                <w:rFonts w:eastAsia="Times New Roman" w:cs="Times New Roman"/>
                <w:szCs w:val="24"/>
              </w:rPr>
            </w:pPr>
          </w:p>
          <w:p w14:paraId="2820AD2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05" w:type="dxa"/>
          </w:tcPr>
          <w:p w14:paraId="08A08D4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1258FF9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7B52F88F" w14:textId="77777777" w:rsidR="00EC7CA5" w:rsidRDefault="00EC7CA5" w:rsidP="00D47333">
            <w:pPr>
              <w:rPr>
                <w:rFonts w:eastAsia="Times New Roman" w:cs="Times New Roman"/>
                <w:szCs w:val="24"/>
              </w:rPr>
            </w:pPr>
            <w:r>
              <w:rPr>
                <w:rFonts w:eastAsia="Times New Roman" w:cs="Times New Roman"/>
                <w:b/>
                <w:szCs w:val="24"/>
              </w:rPr>
              <w:t>Actividades:</w:t>
            </w:r>
          </w:p>
          <w:p w14:paraId="39166D93"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clases.</w:t>
            </w:r>
          </w:p>
          <w:p w14:paraId="2C768256" w14:textId="77777777" w:rsidR="00EC7CA5" w:rsidRDefault="00EC7CA5" w:rsidP="00525E5E">
            <w:pPr>
              <w:numPr>
                <w:ilvl w:val="0"/>
                <w:numId w:val="52"/>
              </w:numPr>
              <w:jc w:val="left"/>
              <w:rPr>
                <w:rFonts w:eastAsia="Times New Roman" w:cs="Times New Roman"/>
                <w:szCs w:val="24"/>
              </w:rPr>
            </w:pPr>
            <w:r>
              <w:rPr>
                <w:rFonts w:eastAsia="Times New Roman" w:cs="Times New Roman"/>
                <w:szCs w:val="24"/>
              </w:rPr>
              <w:t>Diagrama de secuencia.</w:t>
            </w:r>
          </w:p>
          <w:p w14:paraId="5972E03A"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23" w:type="dxa"/>
          </w:tcPr>
          <w:p w14:paraId="2710F9BF" w14:textId="77777777" w:rsidR="00EC7CA5" w:rsidRDefault="00EC7CA5" w:rsidP="00D47333">
            <w:pPr>
              <w:jc w:val="center"/>
              <w:rPr>
                <w:rFonts w:eastAsia="Times New Roman" w:cs="Times New Roman"/>
                <w:b/>
                <w:szCs w:val="24"/>
              </w:rPr>
            </w:pPr>
          </w:p>
          <w:p w14:paraId="5149E4B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D7E92B"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6818E24C"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DAE68FC" w14:textId="77777777" w:rsidR="00EC7CA5" w:rsidRDefault="00EC7CA5" w:rsidP="00D47333">
            <w:pPr>
              <w:jc w:val="center"/>
              <w:rPr>
                <w:rFonts w:eastAsia="Times New Roman" w:cs="Times New Roman"/>
                <w:szCs w:val="24"/>
              </w:rPr>
            </w:pPr>
            <w:r>
              <w:rPr>
                <w:rFonts w:eastAsia="Times New Roman" w:cs="Times New Roman"/>
                <w:szCs w:val="24"/>
              </w:rPr>
              <w:t>22/06/2019</w:t>
            </w:r>
          </w:p>
          <w:p w14:paraId="46FE4A30" w14:textId="77777777" w:rsidR="00EC7CA5" w:rsidRDefault="00EC7CA5" w:rsidP="00D47333">
            <w:pPr>
              <w:rPr>
                <w:rFonts w:eastAsia="Times New Roman" w:cs="Times New Roman"/>
                <w:b/>
                <w:szCs w:val="24"/>
              </w:rPr>
            </w:pPr>
          </w:p>
        </w:tc>
        <w:tc>
          <w:tcPr>
            <w:tcW w:w="2223" w:type="dxa"/>
          </w:tcPr>
          <w:p w14:paraId="2470E795" w14:textId="77777777" w:rsidR="00EC7CA5" w:rsidRDefault="00EC7CA5" w:rsidP="00D47333">
            <w:pPr>
              <w:jc w:val="center"/>
              <w:rPr>
                <w:rFonts w:eastAsia="Times New Roman" w:cs="Times New Roman"/>
                <w:b/>
                <w:szCs w:val="24"/>
              </w:rPr>
            </w:pPr>
          </w:p>
          <w:p w14:paraId="1A71184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7FBDD4ED"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309E8694"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4C9DA69E"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70DE6D8" w14:textId="77777777" w:rsidR="00EC7CA5" w:rsidRDefault="00EC7CA5" w:rsidP="00D47333">
            <w:pPr>
              <w:rPr>
                <w:rFonts w:eastAsia="Times New Roman" w:cs="Times New Roman"/>
                <w:b/>
                <w:szCs w:val="24"/>
              </w:rPr>
            </w:pPr>
          </w:p>
        </w:tc>
      </w:tr>
      <w:tr w:rsidR="00EC7CA5" w14:paraId="442718FC" w14:textId="77777777" w:rsidTr="001C00C1">
        <w:tc>
          <w:tcPr>
            <w:tcW w:w="621" w:type="dxa"/>
          </w:tcPr>
          <w:p w14:paraId="6A453712" w14:textId="77777777" w:rsidR="00EC7CA5" w:rsidRDefault="00EC7CA5" w:rsidP="00D47333">
            <w:pPr>
              <w:jc w:val="center"/>
              <w:rPr>
                <w:rFonts w:eastAsia="Times New Roman" w:cs="Times New Roman"/>
                <w:szCs w:val="24"/>
              </w:rPr>
            </w:pPr>
          </w:p>
          <w:p w14:paraId="7C5EAD70" w14:textId="77777777" w:rsidR="00EC7CA5" w:rsidRDefault="00EC7CA5" w:rsidP="00D47333">
            <w:pPr>
              <w:rPr>
                <w:rFonts w:eastAsia="Times New Roman" w:cs="Times New Roman"/>
                <w:szCs w:val="24"/>
              </w:rPr>
            </w:pPr>
          </w:p>
          <w:p w14:paraId="5730A436" w14:textId="77777777" w:rsidR="00EC7CA5" w:rsidRDefault="00EC7CA5" w:rsidP="00D47333">
            <w:pPr>
              <w:jc w:val="center"/>
              <w:rPr>
                <w:rFonts w:eastAsia="Times New Roman" w:cs="Times New Roman"/>
                <w:szCs w:val="24"/>
              </w:rPr>
            </w:pPr>
          </w:p>
          <w:p w14:paraId="001895A5"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05" w:type="dxa"/>
          </w:tcPr>
          <w:p w14:paraId="4A318F3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A510F1F"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42BDF852" w14:textId="77777777" w:rsidR="00EC7CA5" w:rsidRDefault="00EC7CA5" w:rsidP="00D47333">
            <w:pPr>
              <w:rPr>
                <w:rFonts w:eastAsia="Times New Roman" w:cs="Times New Roman"/>
                <w:b/>
                <w:szCs w:val="24"/>
              </w:rPr>
            </w:pPr>
            <w:r>
              <w:rPr>
                <w:rFonts w:eastAsia="Times New Roman" w:cs="Times New Roman"/>
                <w:b/>
                <w:szCs w:val="24"/>
              </w:rPr>
              <w:t>Actividades:</w:t>
            </w:r>
          </w:p>
          <w:p w14:paraId="0CEC3663" w14:textId="77777777" w:rsidR="00EC7CA5" w:rsidRDefault="00EC7CA5" w:rsidP="00525E5E">
            <w:pPr>
              <w:numPr>
                <w:ilvl w:val="0"/>
                <w:numId w:val="51"/>
              </w:numPr>
              <w:jc w:val="left"/>
              <w:rPr>
                <w:rFonts w:eastAsia="Times New Roman" w:cs="Times New Roman"/>
                <w:szCs w:val="24"/>
              </w:rPr>
            </w:pPr>
            <w:r>
              <w:rPr>
                <w:rFonts w:eastAsia="Times New Roman" w:cs="Times New Roman"/>
                <w:szCs w:val="24"/>
              </w:rPr>
              <w:t>Escribir/generar código.</w:t>
            </w:r>
          </w:p>
          <w:p w14:paraId="5CEF2A36" w14:textId="77777777" w:rsidR="00EC7CA5" w:rsidRPr="009D2DCC" w:rsidRDefault="00EC7CA5" w:rsidP="00525E5E">
            <w:pPr>
              <w:numPr>
                <w:ilvl w:val="0"/>
                <w:numId w:val="51"/>
              </w:numPr>
              <w:jc w:val="left"/>
              <w:rPr>
                <w:rFonts w:eastAsia="Times New Roman" w:cs="Times New Roman"/>
                <w:szCs w:val="24"/>
              </w:rPr>
            </w:pPr>
            <w:r>
              <w:rPr>
                <w:rFonts w:eastAsia="Times New Roman" w:cs="Times New Roman"/>
                <w:szCs w:val="24"/>
              </w:rPr>
              <w:t>Diccionario de funciones o módulos.</w:t>
            </w:r>
          </w:p>
          <w:p w14:paraId="5E3346F0" w14:textId="77777777" w:rsidR="00EC7CA5" w:rsidRPr="00E76E91" w:rsidRDefault="00EC7CA5" w:rsidP="00525E5E">
            <w:pPr>
              <w:pStyle w:val="Prrafodelista"/>
              <w:numPr>
                <w:ilvl w:val="0"/>
                <w:numId w:val="56"/>
              </w:numPr>
              <w:jc w:val="left"/>
              <w:rPr>
                <w:rFonts w:eastAsia="Times New Roman" w:cs="Times New Roman"/>
                <w:b/>
                <w:szCs w:val="24"/>
              </w:rPr>
            </w:pPr>
            <w:r w:rsidRPr="00E76E91">
              <w:rPr>
                <w:rFonts w:eastAsia="Times New Roman" w:cs="Times New Roman"/>
                <w:szCs w:val="24"/>
              </w:rPr>
              <w:t>Documentar.</w:t>
            </w:r>
          </w:p>
        </w:tc>
        <w:tc>
          <w:tcPr>
            <w:tcW w:w="2223" w:type="dxa"/>
          </w:tcPr>
          <w:p w14:paraId="70353F8C" w14:textId="77777777" w:rsidR="00EC7CA5" w:rsidRDefault="00EC7CA5" w:rsidP="00D47333">
            <w:pPr>
              <w:jc w:val="center"/>
              <w:rPr>
                <w:rFonts w:eastAsia="Times New Roman" w:cs="Times New Roman"/>
                <w:b/>
                <w:szCs w:val="24"/>
              </w:rPr>
            </w:pPr>
          </w:p>
          <w:p w14:paraId="45D3E04F" w14:textId="77777777" w:rsidR="00EC7CA5" w:rsidRDefault="00EC7CA5" w:rsidP="00D47333">
            <w:pPr>
              <w:jc w:val="center"/>
              <w:rPr>
                <w:rFonts w:eastAsia="Times New Roman" w:cs="Times New Roman"/>
                <w:b/>
                <w:szCs w:val="24"/>
              </w:rPr>
            </w:pPr>
          </w:p>
          <w:p w14:paraId="6C5119AD"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7E530006" w14:textId="77777777" w:rsidR="00EC7CA5" w:rsidRDefault="00EC7CA5" w:rsidP="00D47333">
            <w:pPr>
              <w:jc w:val="center"/>
              <w:rPr>
                <w:rFonts w:eastAsia="Times New Roman" w:cs="Times New Roman"/>
                <w:szCs w:val="24"/>
              </w:rPr>
            </w:pPr>
            <w:r>
              <w:rPr>
                <w:rFonts w:eastAsia="Times New Roman" w:cs="Times New Roman"/>
                <w:szCs w:val="24"/>
              </w:rPr>
              <w:t>25/06/2019</w:t>
            </w:r>
          </w:p>
          <w:p w14:paraId="5134E1E3"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74CA971B" w14:textId="77777777" w:rsidR="00EC7CA5" w:rsidRDefault="00EC7CA5" w:rsidP="00D47333">
            <w:pPr>
              <w:jc w:val="center"/>
              <w:rPr>
                <w:rFonts w:eastAsia="Times New Roman" w:cs="Times New Roman"/>
                <w:b/>
                <w:szCs w:val="24"/>
              </w:rPr>
            </w:pPr>
            <w:r>
              <w:rPr>
                <w:rFonts w:eastAsia="Times New Roman" w:cs="Times New Roman"/>
                <w:szCs w:val="24"/>
              </w:rPr>
              <w:t>29/06/2019</w:t>
            </w:r>
          </w:p>
          <w:p w14:paraId="1B13D841" w14:textId="77777777" w:rsidR="00EC7CA5" w:rsidRDefault="00EC7CA5" w:rsidP="00D47333">
            <w:pPr>
              <w:jc w:val="center"/>
              <w:rPr>
                <w:rFonts w:eastAsia="Times New Roman" w:cs="Times New Roman"/>
                <w:b/>
                <w:szCs w:val="24"/>
              </w:rPr>
            </w:pPr>
          </w:p>
        </w:tc>
        <w:tc>
          <w:tcPr>
            <w:tcW w:w="2223" w:type="dxa"/>
          </w:tcPr>
          <w:p w14:paraId="635BE963" w14:textId="77777777" w:rsidR="00EC7CA5" w:rsidRDefault="00EC7CA5" w:rsidP="00D47333">
            <w:pPr>
              <w:jc w:val="center"/>
              <w:rPr>
                <w:rFonts w:eastAsia="Times New Roman" w:cs="Times New Roman"/>
                <w:szCs w:val="24"/>
              </w:rPr>
            </w:pPr>
          </w:p>
          <w:p w14:paraId="58156882"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4857327F"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43901DC" w14:textId="77777777" w:rsidR="00EC7CA5" w:rsidRDefault="00EC7CA5" w:rsidP="00D47333">
            <w:pPr>
              <w:jc w:val="center"/>
              <w:rPr>
                <w:rFonts w:eastAsia="Times New Roman" w:cs="Times New Roman"/>
                <w:szCs w:val="24"/>
              </w:rPr>
            </w:pPr>
            <w:r>
              <w:rPr>
                <w:rFonts w:eastAsia="Times New Roman" w:cs="Times New Roman"/>
                <w:szCs w:val="24"/>
              </w:rPr>
              <w:t>29/06/2019</w:t>
            </w:r>
          </w:p>
          <w:p w14:paraId="2A0938F4"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3EDAAEEC" w14:textId="77777777" w:rsidR="00EC7CA5" w:rsidRDefault="00EC7CA5" w:rsidP="00D47333">
            <w:pPr>
              <w:jc w:val="center"/>
              <w:rPr>
                <w:rFonts w:eastAsia="Times New Roman" w:cs="Times New Roman"/>
                <w:b/>
                <w:szCs w:val="24"/>
              </w:rPr>
            </w:pPr>
            <w:r>
              <w:rPr>
                <w:rFonts w:eastAsia="Times New Roman" w:cs="Times New Roman"/>
                <w:szCs w:val="24"/>
              </w:rPr>
              <w:t>02/07/2019</w:t>
            </w:r>
          </w:p>
          <w:p w14:paraId="66757C1C" w14:textId="77777777" w:rsidR="00EC7CA5" w:rsidRDefault="00EC7CA5" w:rsidP="00D47333">
            <w:pPr>
              <w:jc w:val="center"/>
              <w:rPr>
                <w:rFonts w:eastAsia="Times New Roman" w:cs="Times New Roman"/>
                <w:b/>
                <w:szCs w:val="24"/>
              </w:rPr>
            </w:pPr>
          </w:p>
        </w:tc>
      </w:tr>
    </w:tbl>
    <w:p w14:paraId="2AF65B15" w14:textId="77777777" w:rsidR="00EC7CA5" w:rsidRDefault="00EC7CA5" w:rsidP="00A724F7">
      <w:pPr>
        <w:spacing w:line="240" w:lineRule="auto"/>
        <w:rPr>
          <w:rFonts w:eastAsia="Times New Roman" w:cs="Times New Roman"/>
          <w:b/>
          <w:szCs w:val="24"/>
        </w:rPr>
      </w:pPr>
    </w:p>
    <w:p w14:paraId="66BC2D84" w14:textId="11BBFF4A" w:rsidR="001C00C1" w:rsidRPr="001C00C1" w:rsidRDefault="001C00C1" w:rsidP="00A724F7">
      <w:pPr>
        <w:ind w:firstLine="0"/>
        <w:rPr>
          <w:rFonts w:eastAsia="Times New Roman" w:cs="Times New Roman"/>
          <w:bCs/>
          <w:sz w:val="20"/>
          <w:szCs w:val="20"/>
        </w:rPr>
      </w:pPr>
      <w:r w:rsidRPr="001C00C1">
        <w:rPr>
          <w:rFonts w:eastAsia="Times New Roman" w:cs="Times New Roman"/>
          <w:bCs/>
          <w:i/>
          <w:iCs/>
          <w:sz w:val="20"/>
          <w:szCs w:val="20"/>
        </w:rPr>
        <w:t xml:space="preserve">Nota: </w:t>
      </w:r>
      <w:r w:rsidRPr="001C00C1">
        <w:rPr>
          <w:rFonts w:eastAsia="Times New Roman" w:cs="Times New Roman"/>
          <w:bCs/>
          <w:sz w:val="20"/>
          <w:szCs w:val="20"/>
        </w:rPr>
        <w:t>Elaboración propia.</w:t>
      </w:r>
    </w:p>
    <w:p w14:paraId="4810FECF" w14:textId="4C9E0F42" w:rsidR="00EC7CA5" w:rsidRDefault="00EC7CA5" w:rsidP="00A724F7">
      <w:pPr>
        <w:ind w:firstLine="0"/>
        <w:rPr>
          <w:rFonts w:eastAsia="Times New Roman" w:cs="Times New Roman"/>
          <w:b/>
          <w:szCs w:val="24"/>
        </w:rPr>
      </w:pPr>
      <w:r>
        <w:rPr>
          <w:rFonts w:eastAsia="Times New Roman" w:cs="Times New Roman"/>
          <w:b/>
          <w:szCs w:val="24"/>
        </w:rPr>
        <w:t>Casos de uso #16 y #10</w:t>
      </w:r>
    </w:p>
    <w:p w14:paraId="4F0C1E4B" w14:textId="77777777" w:rsidR="00EC7CA5" w:rsidRDefault="00EC7CA5" w:rsidP="00A724F7">
      <w:pPr>
        <w:ind w:firstLine="0"/>
        <w:rPr>
          <w:rFonts w:eastAsia="Times New Roman" w:cs="Times New Roman"/>
          <w:b/>
          <w:szCs w:val="24"/>
        </w:rPr>
      </w:pPr>
      <w:r>
        <w:rPr>
          <w:rFonts w:eastAsia="Times New Roman" w:cs="Times New Roman"/>
          <w:b/>
          <w:szCs w:val="24"/>
        </w:rPr>
        <w:t xml:space="preserve">Nombre CU16: Crear mantenimiento (tabla parámetro) </w:t>
      </w:r>
    </w:p>
    <w:p w14:paraId="6D6AC990" w14:textId="586AAE8A" w:rsidR="00EC7CA5" w:rsidRDefault="00EC7CA5" w:rsidP="00A724F7">
      <w:pPr>
        <w:ind w:firstLine="0"/>
        <w:rPr>
          <w:rFonts w:eastAsia="Times New Roman" w:cs="Times New Roman"/>
          <w:b/>
          <w:szCs w:val="24"/>
        </w:rPr>
      </w:pPr>
      <w:r>
        <w:rPr>
          <w:rFonts w:eastAsia="Times New Roman" w:cs="Times New Roman"/>
          <w:b/>
          <w:szCs w:val="24"/>
        </w:rPr>
        <w:lastRenderedPageBreak/>
        <w:t>Nombre CU10: Crear alerta (tabla parámetro)</w:t>
      </w:r>
    </w:p>
    <w:p w14:paraId="7EF2491B" w14:textId="39770CA9" w:rsidR="001C00C1" w:rsidRPr="001C00C1" w:rsidRDefault="001C00C1" w:rsidP="001C00C1">
      <w:pPr>
        <w:pStyle w:val="Descripcin"/>
        <w:keepNext/>
        <w:ind w:firstLine="0"/>
        <w:rPr>
          <w:sz w:val="24"/>
          <w:szCs w:val="24"/>
        </w:rPr>
      </w:pPr>
      <w:bookmarkStart w:id="77" w:name="_Toc47024500"/>
      <w:r w:rsidRPr="001C00C1">
        <w:rPr>
          <w:sz w:val="24"/>
          <w:szCs w:val="24"/>
        </w:rPr>
        <w:t xml:space="preserve">Tabla </w:t>
      </w:r>
      <w:r w:rsidRPr="001C00C1">
        <w:rPr>
          <w:sz w:val="24"/>
          <w:szCs w:val="24"/>
        </w:rPr>
        <w:fldChar w:fldCharType="begin"/>
      </w:r>
      <w:r w:rsidRPr="001C00C1">
        <w:rPr>
          <w:sz w:val="24"/>
          <w:szCs w:val="24"/>
        </w:rPr>
        <w:instrText xml:space="preserve"> SEQ Tabla \* ARABIC </w:instrText>
      </w:r>
      <w:r w:rsidRPr="001C00C1">
        <w:rPr>
          <w:sz w:val="24"/>
          <w:szCs w:val="24"/>
        </w:rPr>
        <w:fldChar w:fldCharType="separate"/>
      </w:r>
      <w:r w:rsidR="00381C8E">
        <w:rPr>
          <w:noProof/>
          <w:sz w:val="24"/>
          <w:szCs w:val="24"/>
        </w:rPr>
        <w:t>29</w:t>
      </w:r>
      <w:r w:rsidRPr="001C00C1">
        <w:rPr>
          <w:sz w:val="24"/>
          <w:szCs w:val="24"/>
        </w:rPr>
        <w:fldChar w:fldCharType="end"/>
      </w:r>
      <w:r w:rsidRPr="001C00C1">
        <w:rPr>
          <w:sz w:val="24"/>
          <w:szCs w:val="24"/>
        </w:rPr>
        <w:t>. Calendario de las tareas 1.1 - 3.2 (CU16 y CU10) del equipo de desarrollo.</w:t>
      </w:r>
      <w:bookmarkEnd w:id="77"/>
    </w:p>
    <w:tbl>
      <w:tblPr>
        <w:tblStyle w:val="Tablaconcuadrcula"/>
        <w:tblW w:w="9172" w:type="dxa"/>
        <w:tblLook w:val="04A0" w:firstRow="1" w:lastRow="0" w:firstColumn="1" w:lastColumn="0" w:noHBand="0" w:noVBand="1"/>
      </w:tblPr>
      <w:tblGrid>
        <w:gridCol w:w="621"/>
        <w:gridCol w:w="4105"/>
        <w:gridCol w:w="2223"/>
        <w:gridCol w:w="2223"/>
      </w:tblGrid>
      <w:tr w:rsidR="00EC7CA5" w14:paraId="5773228D" w14:textId="77777777" w:rsidTr="001C00C1">
        <w:tc>
          <w:tcPr>
            <w:tcW w:w="621" w:type="dxa"/>
          </w:tcPr>
          <w:p w14:paraId="34C3928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4DD9DAC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39ABD16D"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0F8E0C1B"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D25D88C" w14:textId="77777777" w:rsidTr="001C00C1">
        <w:tc>
          <w:tcPr>
            <w:tcW w:w="621" w:type="dxa"/>
          </w:tcPr>
          <w:p w14:paraId="770164A5" w14:textId="77777777" w:rsidR="00EC7CA5" w:rsidRDefault="00EC7CA5" w:rsidP="00D47333">
            <w:pPr>
              <w:jc w:val="center"/>
              <w:rPr>
                <w:rFonts w:eastAsia="Times New Roman" w:cs="Times New Roman"/>
                <w:szCs w:val="24"/>
              </w:rPr>
            </w:pPr>
          </w:p>
          <w:p w14:paraId="0B7EFD97" w14:textId="77777777" w:rsidR="00EC7CA5" w:rsidRDefault="00EC7CA5" w:rsidP="00D47333">
            <w:pPr>
              <w:jc w:val="center"/>
              <w:rPr>
                <w:rFonts w:eastAsia="Times New Roman" w:cs="Times New Roman"/>
                <w:szCs w:val="24"/>
              </w:rPr>
            </w:pPr>
          </w:p>
          <w:p w14:paraId="21D32FD9" w14:textId="77777777" w:rsidR="00EC7CA5" w:rsidRDefault="00EC7CA5" w:rsidP="00D47333">
            <w:pPr>
              <w:jc w:val="center"/>
              <w:rPr>
                <w:rFonts w:eastAsia="Times New Roman" w:cs="Times New Roman"/>
                <w:szCs w:val="24"/>
              </w:rPr>
            </w:pPr>
          </w:p>
          <w:p w14:paraId="3DDF4ED4"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05" w:type="dxa"/>
          </w:tcPr>
          <w:p w14:paraId="3AE0014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E9E71C3"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F7F25AC" w14:textId="77777777" w:rsidR="00EC7CA5" w:rsidRDefault="00EC7CA5" w:rsidP="00D47333">
            <w:pPr>
              <w:rPr>
                <w:rFonts w:eastAsia="Times New Roman" w:cs="Times New Roman"/>
                <w:szCs w:val="24"/>
              </w:rPr>
            </w:pPr>
            <w:r>
              <w:rPr>
                <w:rFonts w:eastAsia="Times New Roman" w:cs="Times New Roman"/>
                <w:b/>
                <w:szCs w:val="24"/>
              </w:rPr>
              <w:t>Actividades:</w:t>
            </w:r>
          </w:p>
          <w:p w14:paraId="2BD51D8A" w14:textId="77777777" w:rsidR="00EC7CA5" w:rsidRDefault="00EC7CA5" w:rsidP="00525E5E">
            <w:pPr>
              <w:numPr>
                <w:ilvl w:val="0"/>
                <w:numId w:val="40"/>
              </w:numPr>
              <w:jc w:val="left"/>
              <w:rPr>
                <w:rFonts w:eastAsia="Times New Roman" w:cs="Times New Roman"/>
                <w:szCs w:val="24"/>
              </w:rPr>
            </w:pPr>
            <w:r>
              <w:rPr>
                <w:rFonts w:eastAsia="Times New Roman" w:cs="Times New Roman"/>
                <w:szCs w:val="24"/>
              </w:rPr>
              <w:t>Realizar el prototipado (diseño de la interfaz).</w:t>
            </w:r>
          </w:p>
          <w:p w14:paraId="29DAF9BF" w14:textId="77777777" w:rsidR="00EC7CA5" w:rsidRPr="00944CB0" w:rsidRDefault="00EC7CA5" w:rsidP="00525E5E">
            <w:pPr>
              <w:pStyle w:val="Prrafodelista"/>
              <w:numPr>
                <w:ilvl w:val="0"/>
                <w:numId w:val="56"/>
              </w:numPr>
              <w:jc w:val="left"/>
              <w:rPr>
                <w:rFonts w:eastAsia="Times New Roman" w:cs="Times New Roman"/>
                <w:b/>
                <w:szCs w:val="24"/>
              </w:rPr>
            </w:pPr>
            <w:r w:rsidRPr="00944CB0">
              <w:rPr>
                <w:rFonts w:eastAsia="Times New Roman" w:cs="Times New Roman"/>
                <w:szCs w:val="24"/>
              </w:rPr>
              <w:t>Documentar.</w:t>
            </w:r>
          </w:p>
        </w:tc>
        <w:tc>
          <w:tcPr>
            <w:tcW w:w="2223" w:type="dxa"/>
          </w:tcPr>
          <w:p w14:paraId="50ABDA38" w14:textId="77777777" w:rsidR="00EC7CA5" w:rsidRDefault="00EC7CA5" w:rsidP="00D47333">
            <w:pPr>
              <w:jc w:val="center"/>
              <w:rPr>
                <w:rFonts w:eastAsia="Times New Roman" w:cs="Times New Roman"/>
                <w:b/>
                <w:szCs w:val="24"/>
              </w:rPr>
            </w:pPr>
          </w:p>
          <w:p w14:paraId="6BDF7B45" w14:textId="77777777" w:rsidR="00EC7CA5" w:rsidRDefault="00EC7CA5" w:rsidP="00D47333">
            <w:pPr>
              <w:jc w:val="center"/>
              <w:rPr>
                <w:rFonts w:eastAsia="Times New Roman" w:cs="Times New Roman"/>
                <w:b/>
                <w:szCs w:val="24"/>
              </w:rPr>
            </w:pPr>
          </w:p>
          <w:p w14:paraId="7788F99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CDC8CBE" w14:textId="77777777" w:rsidR="00EC7CA5" w:rsidRDefault="00EC7CA5" w:rsidP="00D47333">
            <w:pPr>
              <w:jc w:val="center"/>
              <w:rPr>
                <w:rFonts w:eastAsia="Times New Roman" w:cs="Times New Roman"/>
                <w:szCs w:val="24"/>
              </w:rPr>
            </w:pPr>
            <w:r>
              <w:rPr>
                <w:rFonts w:eastAsia="Times New Roman" w:cs="Times New Roman"/>
                <w:szCs w:val="24"/>
              </w:rPr>
              <w:t>02/07/2019</w:t>
            </w:r>
          </w:p>
          <w:p w14:paraId="14104259" w14:textId="77777777" w:rsidR="00EC7CA5" w:rsidRDefault="00EC7CA5" w:rsidP="00D47333">
            <w:pPr>
              <w:jc w:val="center"/>
              <w:rPr>
                <w:rFonts w:eastAsia="Times New Roman" w:cs="Times New Roman"/>
                <w:szCs w:val="24"/>
              </w:rPr>
            </w:pPr>
          </w:p>
          <w:p w14:paraId="4ECE0455" w14:textId="77777777" w:rsidR="00EC7CA5" w:rsidRDefault="00EC7CA5" w:rsidP="00D47333">
            <w:pPr>
              <w:rPr>
                <w:rFonts w:eastAsia="Times New Roman" w:cs="Times New Roman"/>
                <w:b/>
                <w:szCs w:val="24"/>
              </w:rPr>
            </w:pPr>
          </w:p>
        </w:tc>
        <w:tc>
          <w:tcPr>
            <w:tcW w:w="2223" w:type="dxa"/>
          </w:tcPr>
          <w:p w14:paraId="50890CF7" w14:textId="77777777" w:rsidR="00EC7CA5" w:rsidRDefault="00EC7CA5" w:rsidP="00D47333">
            <w:pPr>
              <w:jc w:val="center"/>
              <w:rPr>
                <w:rFonts w:eastAsia="Times New Roman" w:cs="Times New Roman"/>
                <w:b/>
                <w:szCs w:val="24"/>
              </w:rPr>
            </w:pPr>
          </w:p>
          <w:p w14:paraId="34C342A3" w14:textId="77777777" w:rsidR="00EC7CA5" w:rsidRDefault="00EC7CA5" w:rsidP="00D47333">
            <w:pPr>
              <w:rPr>
                <w:rFonts w:eastAsia="Times New Roman" w:cs="Times New Roman"/>
                <w:szCs w:val="24"/>
              </w:rPr>
            </w:pPr>
          </w:p>
          <w:p w14:paraId="41E03810"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51D39747" w14:textId="77777777" w:rsidR="00EC7CA5" w:rsidRDefault="00EC7CA5" w:rsidP="00D47333">
            <w:pPr>
              <w:jc w:val="center"/>
              <w:rPr>
                <w:rFonts w:eastAsia="Times New Roman" w:cs="Times New Roman"/>
                <w:szCs w:val="24"/>
              </w:rPr>
            </w:pPr>
            <w:r>
              <w:rPr>
                <w:rFonts w:eastAsia="Times New Roman" w:cs="Times New Roman"/>
                <w:szCs w:val="24"/>
              </w:rPr>
              <w:t xml:space="preserve">08/07/2019 </w:t>
            </w:r>
          </w:p>
          <w:p w14:paraId="3D5F53FD" w14:textId="77777777" w:rsidR="00EC7CA5" w:rsidRDefault="00EC7CA5" w:rsidP="00D47333">
            <w:pPr>
              <w:rPr>
                <w:rFonts w:eastAsia="Times New Roman" w:cs="Times New Roman"/>
                <w:b/>
                <w:szCs w:val="24"/>
              </w:rPr>
            </w:pPr>
          </w:p>
        </w:tc>
      </w:tr>
      <w:tr w:rsidR="00EC7CA5" w14:paraId="76291B1E" w14:textId="77777777" w:rsidTr="001C00C1">
        <w:tc>
          <w:tcPr>
            <w:tcW w:w="621" w:type="dxa"/>
          </w:tcPr>
          <w:p w14:paraId="7FF118D8" w14:textId="77777777" w:rsidR="00EC7CA5" w:rsidRDefault="00EC7CA5" w:rsidP="00D47333">
            <w:pPr>
              <w:jc w:val="center"/>
              <w:rPr>
                <w:rFonts w:eastAsia="Times New Roman" w:cs="Times New Roman"/>
                <w:szCs w:val="24"/>
              </w:rPr>
            </w:pPr>
          </w:p>
          <w:p w14:paraId="5F531A31" w14:textId="77777777" w:rsidR="00EC7CA5" w:rsidRDefault="00EC7CA5" w:rsidP="00D47333">
            <w:pPr>
              <w:jc w:val="center"/>
              <w:rPr>
                <w:rFonts w:eastAsia="Times New Roman" w:cs="Times New Roman"/>
                <w:szCs w:val="24"/>
              </w:rPr>
            </w:pPr>
          </w:p>
          <w:p w14:paraId="1220B03B" w14:textId="77777777" w:rsidR="00EC7CA5" w:rsidRDefault="00EC7CA5" w:rsidP="00D47333">
            <w:pPr>
              <w:jc w:val="center"/>
              <w:rPr>
                <w:rFonts w:eastAsia="Times New Roman" w:cs="Times New Roman"/>
                <w:szCs w:val="24"/>
              </w:rPr>
            </w:pPr>
          </w:p>
          <w:p w14:paraId="0B158687"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05" w:type="dxa"/>
          </w:tcPr>
          <w:p w14:paraId="53D69A45"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AE92FD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0EDE3995" w14:textId="77777777" w:rsidR="00EC7CA5" w:rsidRDefault="00EC7CA5" w:rsidP="00D47333">
            <w:pPr>
              <w:rPr>
                <w:rFonts w:eastAsia="Times New Roman" w:cs="Times New Roman"/>
                <w:szCs w:val="24"/>
              </w:rPr>
            </w:pPr>
            <w:r>
              <w:rPr>
                <w:rFonts w:eastAsia="Times New Roman" w:cs="Times New Roman"/>
                <w:b/>
                <w:szCs w:val="24"/>
              </w:rPr>
              <w:t>Actividades:</w:t>
            </w:r>
          </w:p>
          <w:p w14:paraId="7E53CC30"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clases.</w:t>
            </w:r>
          </w:p>
          <w:p w14:paraId="6FCD3D14" w14:textId="77777777" w:rsidR="00EC7CA5" w:rsidRDefault="00EC7CA5" w:rsidP="00525E5E">
            <w:pPr>
              <w:numPr>
                <w:ilvl w:val="0"/>
                <w:numId w:val="54"/>
              </w:numPr>
              <w:jc w:val="left"/>
              <w:rPr>
                <w:rFonts w:eastAsia="Times New Roman" w:cs="Times New Roman"/>
                <w:szCs w:val="24"/>
              </w:rPr>
            </w:pPr>
            <w:r>
              <w:rPr>
                <w:rFonts w:eastAsia="Times New Roman" w:cs="Times New Roman"/>
                <w:szCs w:val="24"/>
              </w:rPr>
              <w:t>Diagrama de secuencia.</w:t>
            </w:r>
          </w:p>
          <w:p w14:paraId="1EF0EC9F" w14:textId="77C515DA" w:rsidR="00EC7CA5" w:rsidRPr="00BA51E3"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1BB256A5" w14:textId="77777777" w:rsidR="00EC7CA5" w:rsidRDefault="00EC7CA5" w:rsidP="00D47333">
            <w:pPr>
              <w:jc w:val="center"/>
              <w:rPr>
                <w:rFonts w:eastAsia="Times New Roman" w:cs="Times New Roman"/>
                <w:b/>
                <w:szCs w:val="24"/>
              </w:rPr>
            </w:pPr>
          </w:p>
          <w:p w14:paraId="23B2CB57"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1D2F8274" w14:textId="77777777" w:rsidR="00EC7CA5" w:rsidRDefault="00EC7CA5" w:rsidP="00D47333">
            <w:pPr>
              <w:jc w:val="center"/>
              <w:rPr>
                <w:rFonts w:eastAsia="Times New Roman" w:cs="Times New Roman"/>
                <w:szCs w:val="24"/>
              </w:rPr>
            </w:pPr>
            <w:r>
              <w:rPr>
                <w:rFonts w:eastAsia="Times New Roman" w:cs="Times New Roman"/>
                <w:szCs w:val="24"/>
              </w:rPr>
              <w:t>08/07/2019</w:t>
            </w:r>
          </w:p>
          <w:p w14:paraId="42AC584F"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8C4A311" w14:textId="77777777" w:rsidR="00EC7CA5" w:rsidRDefault="00EC7CA5" w:rsidP="00D47333">
            <w:pPr>
              <w:jc w:val="center"/>
              <w:rPr>
                <w:rFonts w:eastAsia="Times New Roman" w:cs="Times New Roman"/>
                <w:b/>
                <w:szCs w:val="24"/>
              </w:rPr>
            </w:pPr>
            <w:r>
              <w:rPr>
                <w:rFonts w:eastAsia="Times New Roman" w:cs="Times New Roman"/>
                <w:szCs w:val="24"/>
              </w:rPr>
              <w:t>08/07/2019</w:t>
            </w:r>
          </w:p>
        </w:tc>
        <w:tc>
          <w:tcPr>
            <w:tcW w:w="2223" w:type="dxa"/>
          </w:tcPr>
          <w:p w14:paraId="5AB0B13E" w14:textId="77777777" w:rsidR="00EC7CA5" w:rsidRDefault="00EC7CA5" w:rsidP="00D47333">
            <w:pPr>
              <w:jc w:val="center"/>
              <w:rPr>
                <w:rFonts w:eastAsia="Times New Roman" w:cs="Times New Roman"/>
                <w:b/>
                <w:szCs w:val="24"/>
              </w:rPr>
            </w:pPr>
          </w:p>
          <w:p w14:paraId="478C9135"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6AB777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2B14036D"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39D440BE" w14:textId="77777777" w:rsidR="00EC7CA5" w:rsidRDefault="00EC7CA5" w:rsidP="00D47333">
            <w:pPr>
              <w:jc w:val="center"/>
              <w:rPr>
                <w:rFonts w:eastAsia="Times New Roman" w:cs="Times New Roman"/>
                <w:szCs w:val="24"/>
              </w:rPr>
            </w:pPr>
            <w:r>
              <w:rPr>
                <w:rFonts w:eastAsia="Times New Roman" w:cs="Times New Roman"/>
                <w:szCs w:val="24"/>
              </w:rPr>
              <w:t>11/07/2019</w:t>
            </w:r>
          </w:p>
          <w:p w14:paraId="1EC49231" w14:textId="77777777" w:rsidR="00EC7CA5" w:rsidRDefault="00EC7CA5" w:rsidP="00D47333">
            <w:pPr>
              <w:jc w:val="center"/>
              <w:rPr>
                <w:rFonts w:eastAsia="Times New Roman" w:cs="Times New Roman"/>
                <w:b/>
                <w:szCs w:val="24"/>
              </w:rPr>
            </w:pPr>
          </w:p>
        </w:tc>
      </w:tr>
      <w:tr w:rsidR="00EC7CA5" w14:paraId="015F3C3E" w14:textId="77777777" w:rsidTr="001C00C1">
        <w:tc>
          <w:tcPr>
            <w:tcW w:w="621" w:type="dxa"/>
          </w:tcPr>
          <w:p w14:paraId="22024C61" w14:textId="77777777" w:rsidR="00EC7CA5" w:rsidRDefault="00EC7CA5" w:rsidP="00D47333">
            <w:pPr>
              <w:jc w:val="center"/>
              <w:rPr>
                <w:rFonts w:eastAsia="Times New Roman" w:cs="Times New Roman"/>
                <w:szCs w:val="24"/>
              </w:rPr>
            </w:pPr>
          </w:p>
          <w:p w14:paraId="4D38F017" w14:textId="77777777" w:rsidR="00EC7CA5" w:rsidRDefault="00EC7CA5" w:rsidP="00D47333">
            <w:pPr>
              <w:jc w:val="center"/>
              <w:rPr>
                <w:rFonts w:eastAsia="Times New Roman" w:cs="Times New Roman"/>
                <w:szCs w:val="24"/>
              </w:rPr>
            </w:pPr>
          </w:p>
          <w:p w14:paraId="1C5F8DCE" w14:textId="77777777" w:rsidR="00EC7CA5" w:rsidRDefault="00EC7CA5" w:rsidP="00D47333">
            <w:pPr>
              <w:jc w:val="center"/>
              <w:rPr>
                <w:rFonts w:eastAsia="Times New Roman" w:cs="Times New Roman"/>
                <w:szCs w:val="24"/>
              </w:rPr>
            </w:pPr>
          </w:p>
          <w:p w14:paraId="18CFDD72" w14:textId="77777777" w:rsidR="00EC7CA5" w:rsidRDefault="00EC7CA5" w:rsidP="00D47333">
            <w:pPr>
              <w:jc w:val="center"/>
              <w:rPr>
                <w:rFonts w:eastAsia="Times New Roman" w:cs="Times New Roman"/>
                <w:szCs w:val="24"/>
              </w:rPr>
            </w:pPr>
          </w:p>
          <w:p w14:paraId="796F2E6F" w14:textId="77777777" w:rsidR="00EC7CA5" w:rsidRDefault="00EC7CA5" w:rsidP="00D47333">
            <w:pPr>
              <w:jc w:val="center"/>
              <w:rPr>
                <w:rFonts w:eastAsia="Times New Roman" w:cs="Times New Roman"/>
                <w:szCs w:val="24"/>
              </w:rPr>
            </w:pPr>
          </w:p>
          <w:p w14:paraId="3955583A"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05" w:type="dxa"/>
          </w:tcPr>
          <w:p w14:paraId="1A26854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2D4F22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4E5B9751" w14:textId="77777777" w:rsidR="00EC7CA5" w:rsidRDefault="00EC7CA5" w:rsidP="00D47333">
            <w:pPr>
              <w:rPr>
                <w:rFonts w:eastAsia="Times New Roman" w:cs="Times New Roman"/>
                <w:b/>
                <w:szCs w:val="24"/>
              </w:rPr>
            </w:pPr>
            <w:r>
              <w:rPr>
                <w:rFonts w:eastAsia="Times New Roman" w:cs="Times New Roman"/>
                <w:b/>
                <w:szCs w:val="24"/>
              </w:rPr>
              <w:t>Actividades:</w:t>
            </w:r>
          </w:p>
          <w:p w14:paraId="2AC8D8A4"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Escribir/generar código.</w:t>
            </w:r>
          </w:p>
          <w:p w14:paraId="762BD9BA" w14:textId="77777777" w:rsidR="00EC7CA5" w:rsidRDefault="00EC7CA5" w:rsidP="00525E5E">
            <w:pPr>
              <w:numPr>
                <w:ilvl w:val="0"/>
                <w:numId w:val="49"/>
              </w:numPr>
              <w:jc w:val="left"/>
              <w:rPr>
                <w:rFonts w:eastAsia="Times New Roman" w:cs="Times New Roman"/>
                <w:szCs w:val="24"/>
              </w:rPr>
            </w:pPr>
            <w:r>
              <w:rPr>
                <w:rFonts w:eastAsia="Times New Roman" w:cs="Times New Roman"/>
                <w:szCs w:val="24"/>
              </w:rPr>
              <w:t>Diccionario de funciones o módulos.</w:t>
            </w:r>
          </w:p>
          <w:p w14:paraId="0B4C9FB9"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15982618" w14:textId="77777777" w:rsidR="00EC7CA5" w:rsidRDefault="00EC7CA5" w:rsidP="00D47333">
            <w:pPr>
              <w:jc w:val="center"/>
              <w:rPr>
                <w:rFonts w:eastAsia="Times New Roman" w:cs="Times New Roman"/>
                <w:b/>
                <w:szCs w:val="24"/>
              </w:rPr>
            </w:pPr>
          </w:p>
          <w:p w14:paraId="08FA2ECE" w14:textId="77777777" w:rsidR="00EC7CA5" w:rsidRDefault="00EC7CA5" w:rsidP="00D47333">
            <w:pPr>
              <w:jc w:val="center"/>
              <w:rPr>
                <w:rFonts w:eastAsia="Times New Roman" w:cs="Times New Roman"/>
                <w:b/>
                <w:szCs w:val="24"/>
              </w:rPr>
            </w:pPr>
          </w:p>
          <w:p w14:paraId="00E23E4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w:t>
            </w:r>
          </w:p>
          <w:p w14:paraId="027BC811" w14:textId="77777777" w:rsidR="00EC7CA5" w:rsidRDefault="00EC7CA5" w:rsidP="00D47333">
            <w:pPr>
              <w:jc w:val="center"/>
              <w:rPr>
                <w:rFonts w:eastAsia="Times New Roman" w:cs="Times New Roman"/>
                <w:szCs w:val="24"/>
              </w:rPr>
            </w:pPr>
            <w:r>
              <w:rPr>
                <w:rFonts w:eastAsia="Times New Roman" w:cs="Times New Roman"/>
                <w:szCs w:val="24"/>
              </w:rPr>
              <w:t>11/07/2019</w:t>
            </w:r>
            <w:r>
              <w:rPr>
                <w:rFonts w:eastAsia="Times New Roman" w:cs="Times New Roman"/>
                <w:b/>
                <w:szCs w:val="24"/>
              </w:rPr>
              <w:t xml:space="preserve"> </w:t>
            </w:r>
          </w:p>
          <w:p w14:paraId="61B6F656"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4315357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1FB1F1C0" w14:textId="77777777" w:rsidR="00EC7CA5" w:rsidRDefault="00EC7CA5" w:rsidP="00D47333">
            <w:pPr>
              <w:jc w:val="center"/>
              <w:rPr>
                <w:rFonts w:eastAsia="Times New Roman" w:cs="Times New Roman"/>
                <w:b/>
                <w:szCs w:val="24"/>
              </w:rPr>
            </w:pPr>
          </w:p>
        </w:tc>
        <w:tc>
          <w:tcPr>
            <w:tcW w:w="2223" w:type="dxa"/>
          </w:tcPr>
          <w:p w14:paraId="08941777" w14:textId="77777777" w:rsidR="00EC7CA5" w:rsidRDefault="00EC7CA5" w:rsidP="00D47333">
            <w:pPr>
              <w:jc w:val="center"/>
              <w:rPr>
                <w:rFonts w:eastAsia="Times New Roman" w:cs="Times New Roman"/>
                <w:szCs w:val="24"/>
              </w:rPr>
            </w:pPr>
          </w:p>
          <w:p w14:paraId="3454D300" w14:textId="77777777" w:rsidR="00EC7CA5" w:rsidRDefault="00EC7CA5" w:rsidP="00D47333">
            <w:pPr>
              <w:jc w:val="center"/>
              <w:rPr>
                <w:rFonts w:eastAsia="Times New Roman" w:cs="Times New Roman"/>
                <w:szCs w:val="24"/>
              </w:rPr>
            </w:pPr>
          </w:p>
          <w:p w14:paraId="352F6544" w14:textId="77777777" w:rsidR="00EC7CA5" w:rsidRDefault="00EC7CA5" w:rsidP="00D47333">
            <w:pPr>
              <w:jc w:val="center"/>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3.1: 4</w:t>
            </w:r>
          </w:p>
          <w:p w14:paraId="764CB95E" w14:textId="77777777" w:rsidR="00EC7CA5" w:rsidRDefault="00EC7CA5" w:rsidP="00D47333">
            <w:pPr>
              <w:jc w:val="center"/>
              <w:rPr>
                <w:rFonts w:eastAsia="Times New Roman" w:cs="Times New Roman"/>
                <w:b/>
                <w:szCs w:val="24"/>
              </w:rPr>
            </w:pPr>
            <w:r>
              <w:rPr>
                <w:rFonts w:eastAsia="Times New Roman" w:cs="Times New Roman"/>
                <w:szCs w:val="24"/>
              </w:rPr>
              <w:t>15/07/2019</w:t>
            </w:r>
          </w:p>
          <w:p w14:paraId="787038EA"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04446D43" w14:textId="77777777" w:rsidR="00EC7CA5" w:rsidRDefault="00EC7CA5" w:rsidP="00D47333">
            <w:pPr>
              <w:jc w:val="center"/>
              <w:rPr>
                <w:rFonts w:eastAsia="Times New Roman" w:cs="Times New Roman"/>
                <w:b/>
                <w:szCs w:val="24"/>
              </w:rPr>
            </w:pPr>
            <w:r>
              <w:rPr>
                <w:rFonts w:eastAsia="Times New Roman" w:cs="Times New Roman"/>
                <w:szCs w:val="24"/>
              </w:rPr>
              <w:t>18/07/2019</w:t>
            </w:r>
          </w:p>
          <w:p w14:paraId="50204761" w14:textId="77777777" w:rsidR="00EC7CA5" w:rsidRDefault="00EC7CA5" w:rsidP="00D47333">
            <w:pPr>
              <w:jc w:val="center"/>
              <w:rPr>
                <w:rFonts w:eastAsia="Times New Roman" w:cs="Times New Roman"/>
                <w:b/>
                <w:szCs w:val="24"/>
              </w:rPr>
            </w:pPr>
          </w:p>
        </w:tc>
      </w:tr>
    </w:tbl>
    <w:p w14:paraId="3D96CE7F" w14:textId="77777777" w:rsidR="00EC7CA5" w:rsidRDefault="00EC7CA5" w:rsidP="00BA51E3">
      <w:pPr>
        <w:spacing w:line="240" w:lineRule="auto"/>
        <w:rPr>
          <w:rFonts w:eastAsia="Times New Roman" w:cs="Times New Roman"/>
          <w:b/>
          <w:szCs w:val="24"/>
        </w:rPr>
      </w:pPr>
    </w:p>
    <w:p w14:paraId="6625AD44" w14:textId="2F23C02F" w:rsidR="001C00C1" w:rsidRPr="001C00C1" w:rsidRDefault="001C00C1" w:rsidP="00BA51E3">
      <w:pPr>
        <w:ind w:firstLine="0"/>
        <w:rPr>
          <w:rFonts w:eastAsia="Times New Roman" w:cs="Times New Roman"/>
          <w:bCs/>
          <w:sz w:val="20"/>
          <w:szCs w:val="20"/>
        </w:rPr>
      </w:pPr>
      <w:r w:rsidRPr="001C00C1">
        <w:rPr>
          <w:rFonts w:eastAsia="Times New Roman" w:cs="Times New Roman"/>
          <w:bCs/>
          <w:i/>
          <w:iCs/>
          <w:sz w:val="20"/>
          <w:szCs w:val="20"/>
        </w:rPr>
        <w:t xml:space="preserve">Nota: </w:t>
      </w:r>
      <w:r w:rsidRPr="001C00C1">
        <w:rPr>
          <w:rFonts w:eastAsia="Times New Roman" w:cs="Times New Roman"/>
          <w:bCs/>
          <w:sz w:val="20"/>
          <w:szCs w:val="20"/>
        </w:rPr>
        <w:t>Elaboración propia.</w:t>
      </w:r>
    </w:p>
    <w:p w14:paraId="5D7CABE9" w14:textId="4190AC10" w:rsidR="00EC7CA5" w:rsidRDefault="00EC7CA5" w:rsidP="00BA51E3">
      <w:pPr>
        <w:ind w:firstLine="0"/>
        <w:rPr>
          <w:rFonts w:eastAsia="Times New Roman" w:cs="Times New Roman"/>
          <w:b/>
          <w:szCs w:val="24"/>
        </w:rPr>
      </w:pPr>
      <w:r>
        <w:rPr>
          <w:rFonts w:eastAsia="Times New Roman" w:cs="Times New Roman"/>
          <w:b/>
          <w:szCs w:val="24"/>
        </w:rPr>
        <w:t>Casos de uso #06 y #07</w:t>
      </w:r>
    </w:p>
    <w:p w14:paraId="12DC03C8" w14:textId="77777777" w:rsidR="00EC7CA5" w:rsidRDefault="00EC7CA5" w:rsidP="00BA51E3">
      <w:pPr>
        <w:ind w:firstLine="0"/>
        <w:rPr>
          <w:rFonts w:eastAsia="Times New Roman" w:cs="Times New Roman"/>
          <w:b/>
          <w:szCs w:val="24"/>
        </w:rPr>
      </w:pPr>
      <w:r>
        <w:rPr>
          <w:rFonts w:eastAsia="Times New Roman" w:cs="Times New Roman"/>
          <w:b/>
          <w:szCs w:val="24"/>
        </w:rPr>
        <w:t>Nombre CU06: Crear organización (tabla parámetro)</w:t>
      </w:r>
    </w:p>
    <w:p w14:paraId="497CFC1C" w14:textId="63604005" w:rsidR="00EC7CA5" w:rsidRDefault="00EC7CA5" w:rsidP="00BA51E3">
      <w:pPr>
        <w:ind w:firstLine="0"/>
        <w:rPr>
          <w:rFonts w:eastAsia="Times New Roman" w:cs="Times New Roman"/>
          <w:b/>
          <w:szCs w:val="24"/>
        </w:rPr>
      </w:pPr>
      <w:r>
        <w:rPr>
          <w:rFonts w:eastAsia="Times New Roman" w:cs="Times New Roman"/>
          <w:b/>
          <w:szCs w:val="24"/>
        </w:rPr>
        <w:t>Nombre CU07: Crear categoría (tabla parámetro)</w:t>
      </w:r>
    </w:p>
    <w:p w14:paraId="3AC4F4CB" w14:textId="7EB9103D" w:rsidR="001C00C1" w:rsidRPr="001C00C1" w:rsidRDefault="001C00C1" w:rsidP="001C00C1">
      <w:pPr>
        <w:pStyle w:val="Descripcin"/>
        <w:keepNext/>
        <w:ind w:firstLine="0"/>
        <w:rPr>
          <w:color w:val="auto"/>
          <w:sz w:val="24"/>
          <w:szCs w:val="24"/>
        </w:rPr>
      </w:pPr>
      <w:bookmarkStart w:id="78" w:name="_Toc47024501"/>
      <w:r w:rsidRPr="001C00C1">
        <w:rPr>
          <w:color w:val="auto"/>
          <w:sz w:val="24"/>
          <w:szCs w:val="24"/>
        </w:rPr>
        <w:t xml:space="preserve">Tabla </w:t>
      </w:r>
      <w:r w:rsidRPr="001C00C1">
        <w:rPr>
          <w:color w:val="auto"/>
          <w:sz w:val="24"/>
          <w:szCs w:val="24"/>
        </w:rPr>
        <w:fldChar w:fldCharType="begin"/>
      </w:r>
      <w:r w:rsidRPr="001C00C1">
        <w:rPr>
          <w:color w:val="auto"/>
          <w:sz w:val="24"/>
          <w:szCs w:val="24"/>
        </w:rPr>
        <w:instrText xml:space="preserve"> SEQ Tabla \* ARABIC </w:instrText>
      </w:r>
      <w:r w:rsidRPr="001C00C1">
        <w:rPr>
          <w:color w:val="auto"/>
          <w:sz w:val="24"/>
          <w:szCs w:val="24"/>
        </w:rPr>
        <w:fldChar w:fldCharType="separate"/>
      </w:r>
      <w:r w:rsidR="00381C8E">
        <w:rPr>
          <w:noProof/>
          <w:color w:val="auto"/>
          <w:sz w:val="24"/>
          <w:szCs w:val="24"/>
        </w:rPr>
        <w:t>30</w:t>
      </w:r>
      <w:r w:rsidRPr="001C00C1">
        <w:rPr>
          <w:color w:val="auto"/>
          <w:sz w:val="24"/>
          <w:szCs w:val="24"/>
        </w:rPr>
        <w:fldChar w:fldCharType="end"/>
      </w:r>
      <w:r w:rsidRPr="001C00C1">
        <w:rPr>
          <w:color w:val="auto"/>
          <w:sz w:val="24"/>
          <w:szCs w:val="24"/>
        </w:rPr>
        <w:t>. Calendario de las tareas 1.1 - 3.2 (CU06 y CU07) del equipo de desarrollo.</w:t>
      </w:r>
      <w:bookmarkEnd w:id="78"/>
    </w:p>
    <w:tbl>
      <w:tblPr>
        <w:tblStyle w:val="Tablaconcuadrcula"/>
        <w:tblW w:w="9172" w:type="dxa"/>
        <w:tblLook w:val="04A0" w:firstRow="1" w:lastRow="0" w:firstColumn="1" w:lastColumn="0" w:noHBand="0" w:noVBand="1"/>
      </w:tblPr>
      <w:tblGrid>
        <w:gridCol w:w="621"/>
        <w:gridCol w:w="4105"/>
        <w:gridCol w:w="2223"/>
        <w:gridCol w:w="2223"/>
      </w:tblGrid>
      <w:tr w:rsidR="00EC7CA5" w14:paraId="3A941C4E" w14:textId="77777777" w:rsidTr="001C00C1">
        <w:tc>
          <w:tcPr>
            <w:tcW w:w="621" w:type="dxa"/>
          </w:tcPr>
          <w:p w14:paraId="5AE0946A"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74AA82F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4C6F437A"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637C8200"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CB51C3" w14:textId="77777777" w:rsidTr="001C00C1">
        <w:trPr>
          <w:trHeight w:val="1660"/>
        </w:trPr>
        <w:tc>
          <w:tcPr>
            <w:tcW w:w="621" w:type="dxa"/>
          </w:tcPr>
          <w:p w14:paraId="5F0EC229" w14:textId="77777777" w:rsidR="00EC7CA5" w:rsidRDefault="00EC7CA5" w:rsidP="00D47333">
            <w:pPr>
              <w:jc w:val="center"/>
              <w:rPr>
                <w:rFonts w:eastAsia="Times New Roman" w:cs="Times New Roman"/>
                <w:szCs w:val="24"/>
              </w:rPr>
            </w:pPr>
          </w:p>
          <w:p w14:paraId="543B9954" w14:textId="77777777" w:rsidR="00EC7CA5" w:rsidRDefault="00EC7CA5" w:rsidP="00D47333">
            <w:pPr>
              <w:jc w:val="center"/>
              <w:rPr>
                <w:rFonts w:eastAsia="Times New Roman" w:cs="Times New Roman"/>
                <w:szCs w:val="24"/>
              </w:rPr>
            </w:pPr>
          </w:p>
          <w:p w14:paraId="0D75FDB7" w14:textId="77777777" w:rsidR="00EC7CA5" w:rsidRDefault="00EC7CA5" w:rsidP="00D47333">
            <w:pPr>
              <w:jc w:val="center"/>
              <w:rPr>
                <w:rFonts w:eastAsia="Times New Roman" w:cs="Times New Roman"/>
                <w:szCs w:val="24"/>
              </w:rPr>
            </w:pPr>
          </w:p>
          <w:p w14:paraId="029312ED" w14:textId="77777777" w:rsidR="00EC7CA5" w:rsidRDefault="00EC7CA5" w:rsidP="00D47333">
            <w:pPr>
              <w:rPr>
                <w:rFonts w:eastAsia="Times New Roman" w:cs="Times New Roman"/>
                <w:b/>
                <w:szCs w:val="24"/>
              </w:rPr>
            </w:pPr>
            <w:r>
              <w:rPr>
                <w:rFonts w:eastAsia="Times New Roman" w:cs="Times New Roman"/>
                <w:szCs w:val="24"/>
              </w:rPr>
              <w:t>1</w:t>
            </w:r>
          </w:p>
        </w:tc>
        <w:tc>
          <w:tcPr>
            <w:tcW w:w="4105" w:type="dxa"/>
          </w:tcPr>
          <w:p w14:paraId="5F49BF79"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2B4379B3"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6A0925B" w14:textId="77777777" w:rsidR="00EC7CA5" w:rsidRDefault="00EC7CA5" w:rsidP="00D47333">
            <w:pPr>
              <w:rPr>
                <w:rFonts w:eastAsia="Times New Roman" w:cs="Times New Roman"/>
                <w:szCs w:val="24"/>
              </w:rPr>
            </w:pPr>
            <w:r>
              <w:rPr>
                <w:rFonts w:eastAsia="Times New Roman" w:cs="Times New Roman"/>
                <w:b/>
                <w:szCs w:val="24"/>
              </w:rPr>
              <w:t>Actividades:</w:t>
            </w:r>
          </w:p>
          <w:p w14:paraId="691B8E17" w14:textId="77777777" w:rsidR="00EC7CA5" w:rsidRDefault="00EC7CA5" w:rsidP="00525E5E">
            <w:pPr>
              <w:numPr>
                <w:ilvl w:val="0"/>
                <w:numId w:val="81"/>
              </w:numPr>
              <w:jc w:val="left"/>
              <w:rPr>
                <w:rFonts w:eastAsia="Times New Roman" w:cs="Times New Roman"/>
                <w:szCs w:val="24"/>
              </w:rPr>
            </w:pPr>
            <w:r>
              <w:rPr>
                <w:rFonts w:eastAsia="Times New Roman" w:cs="Times New Roman"/>
                <w:szCs w:val="24"/>
              </w:rPr>
              <w:t>Realizar el prototipado (diseño de la interfaz).</w:t>
            </w:r>
          </w:p>
          <w:p w14:paraId="6126EACF" w14:textId="77777777" w:rsidR="00EC7CA5" w:rsidRPr="00B92D07" w:rsidRDefault="00EC7CA5" w:rsidP="00525E5E">
            <w:pPr>
              <w:pStyle w:val="Prrafodelista"/>
              <w:numPr>
                <w:ilvl w:val="0"/>
                <w:numId w:val="56"/>
              </w:numPr>
              <w:jc w:val="left"/>
              <w:rPr>
                <w:rFonts w:eastAsia="Times New Roman" w:cs="Times New Roman"/>
                <w:b/>
                <w:szCs w:val="24"/>
              </w:rPr>
            </w:pPr>
            <w:r w:rsidRPr="00B92D07">
              <w:rPr>
                <w:rFonts w:eastAsia="Times New Roman" w:cs="Times New Roman"/>
                <w:szCs w:val="24"/>
              </w:rPr>
              <w:t>Documentar.</w:t>
            </w:r>
          </w:p>
        </w:tc>
        <w:tc>
          <w:tcPr>
            <w:tcW w:w="2223" w:type="dxa"/>
          </w:tcPr>
          <w:p w14:paraId="2D0AFAF7" w14:textId="77777777" w:rsidR="00EC7CA5" w:rsidRDefault="00EC7CA5" w:rsidP="00D47333">
            <w:pPr>
              <w:jc w:val="center"/>
              <w:rPr>
                <w:rFonts w:eastAsia="Times New Roman" w:cs="Times New Roman"/>
                <w:b/>
                <w:szCs w:val="24"/>
              </w:rPr>
            </w:pPr>
          </w:p>
          <w:p w14:paraId="194AA190" w14:textId="77777777" w:rsidR="00EC7CA5" w:rsidRDefault="00EC7CA5" w:rsidP="00D47333">
            <w:pPr>
              <w:jc w:val="center"/>
              <w:rPr>
                <w:rFonts w:eastAsia="Times New Roman" w:cs="Times New Roman"/>
                <w:b/>
                <w:szCs w:val="24"/>
              </w:rPr>
            </w:pPr>
          </w:p>
          <w:p w14:paraId="5F24BDE5"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1F95D6F4" w14:textId="77777777" w:rsidR="00EC7CA5" w:rsidRPr="00143717" w:rsidRDefault="00EC7CA5" w:rsidP="00D47333">
            <w:pPr>
              <w:jc w:val="center"/>
              <w:rPr>
                <w:rFonts w:eastAsia="Times New Roman" w:cs="Times New Roman"/>
                <w:szCs w:val="24"/>
              </w:rPr>
            </w:pPr>
            <w:r>
              <w:rPr>
                <w:rFonts w:eastAsia="Times New Roman" w:cs="Times New Roman"/>
                <w:szCs w:val="24"/>
              </w:rPr>
              <w:t>18/07/2019</w:t>
            </w:r>
          </w:p>
        </w:tc>
        <w:tc>
          <w:tcPr>
            <w:tcW w:w="2223" w:type="dxa"/>
          </w:tcPr>
          <w:p w14:paraId="52642389" w14:textId="77777777" w:rsidR="00EC7CA5" w:rsidRDefault="00EC7CA5" w:rsidP="00D47333">
            <w:pPr>
              <w:jc w:val="center"/>
              <w:rPr>
                <w:rFonts w:eastAsia="Times New Roman" w:cs="Times New Roman"/>
                <w:b/>
                <w:szCs w:val="24"/>
              </w:rPr>
            </w:pPr>
          </w:p>
          <w:p w14:paraId="66B410E4" w14:textId="77777777" w:rsidR="00EC7CA5" w:rsidRDefault="00EC7CA5" w:rsidP="00D47333">
            <w:pPr>
              <w:jc w:val="center"/>
              <w:rPr>
                <w:rFonts w:eastAsia="Times New Roman" w:cs="Times New Roman"/>
                <w:b/>
                <w:szCs w:val="24"/>
              </w:rPr>
            </w:pPr>
          </w:p>
          <w:p w14:paraId="24F8D7AB"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976709E" w14:textId="77777777" w:rsidR="00EC7CA5" w:rsidRPr="00143717" w:rsidRDefault="00EC7CA5" w:rsidP="00D47333">
            <w:pPr>
              <w:jc w:val="center"/>
              <w:rPr>
                <w:rFonts w:eastAsia="Times New Roman" w:cs="Times New Roman"/>
                <w:szCs w:val="24"/>
              </w:rPr>
            </w:pPr>
            <w:r>
              <w:rPr>
                <w:rFonts w:eastAsia="Times New Roman" w:cs="Times New Roman"/>
                <w:szCs w:val="24"/>
              </w:rPr>
              <w:t>24/07/2019</w:t>
            </w:r>
          </w:p>
        </w:tc>
      </w:tr>
      <w:tr w:rsidR="00EC7CA5" w14:paraId="1C566CD0" w14:textId="77777777" w:rsidTr="001C00C1">
        <w:tc>
          <w:tcPr>
            <w:tcW w:w="621" w:type="dxa"/>
          </w:tcPr>
          <w:p w14:paraId="460C8320" w14:textId="77777777" w:rsidR="00EC7CA5" w:rsidRDefault="00EC7CA5" w:rsidP="00D47333">
            <w:pPr>
              <w:jc w:val="center"/>
              <w:rPr>
                <w:rFonts w:eastAsia="Times New Roman" w:cs="Times New Roman"/>
                <w:szCs w:val="24"/>
              </w:rPr>
            </w:pPr>
          </w:p>
          <w:p w14:paraId="690F41EE" w14:textId="77777777" w:rsidR="00EC7CA5" w:rsidRDefault="00EC7CA5" w:rsidP="00D47333">
            <w:pPr>
              <w:jc w:val="center"/>
              <w:rPr>
                <w:rFonts w:eastAsia="Times New Roman" w:cs="Times New Roman"/>
                <w:szCs w:val="24"/>
              </w:rPr>
            </w:pPr>
          </w:p>
          <w:p w14:paraId="09614977" w14:textId="77777777" w:rsidR="00EC7CA5" w:rsidRDefault="00EC7CA5" w:rsidP="00D47333">
            <w:pPr>
              <w:jc w:val="center"/>
              <w:rPr>
                <w:rFonts w:eastAsia="Times New Roman" w:cs="Times New Roman"/>
                <w:szCs w:val="24"/>
              </w:rPr>
            </w:pPr>
          </w:p>
          <w:p w14:paraId="744C1353" w14:textId="77777777" w:rsidR="00EC7CA5" w:rsidRDefault="00EC7CA5" w:rsidP="00D47333">
            <w:pPr>
              <w:rPr>
                <w:rFonts w:eastAsia="Times New Roman" w:cs="Times New Roman"/>
                <w:b/>
                <w:szCs w:val="24"/>
              </w:rPr>
            </w:pPr>
            <w:r>
              <w:rPr>
                <w:rFonts w:eastAsia="Times New Roman" w:cs="Times New Roman"/>
                <w:szCs w:val="24"/>
              </w:rPr>
              <w:t>2</w:t>
            </w:r>
          </w:p>
        </w:tc>
        <w:tc>
          <w:tcPr>
            <w:tcW w:w="4105" w:type="dxa"/>
          </w:tcPr>
          <w:p w14:paraId="258E40BA"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D55F6D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5EC4737" w14:textId="77777777" w:rsidR="00EC7CA5" w:rsidRDefault="00EC7CA5" w:rsidP="00D47333">
            <w:pPr>
              <w:rPr>
                <w:rFonts w:eastAsia="Times New Roman" w:cs="Times New Roman"/>
                <w:szCs w:val="24"/>
              </w:rPr>
            </w:pPr>
            <w:r>
              <w:rPr>
                <w:rFonts w:eastAsia="Times New Roman" w:cs="Times New Roman"/>
                <w:b/>
                <w:szCs w:val="24"/>
              </w:rPr>
              <w:t>Actividades:</w:t>
            </w:r>
          </w:p>
          <w:p w14:paraId="1474D509"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t>Diagrama de clases.</w:t>
            </w:r>
          </w:p>
          <w:p w14:paraId="611D7BC1" w14:textId="77777777" w:rsidR="00EC7CA5" w:rsidRDefault="00EC7CA5" w:rsidP="00525E5E">
            <w:pPr>
              <w:numPr>
                <w:ilvl w:val="0"/>
                <w:numId w:val="82"/>
              </w:numPr>
              <w:jc w:val="left"/>
              <w:rPr>
                <w:rFonts w:eastAsia="Times New Roman" w:cs="Times New Roman"/>
                <w:szCs w:val="24"/>
              </w:rPr>
            </w:pPr>
            <w:r>
              <w:rPr>
                <w:rFonts w:eastAsia="Times New Roman" w:cs="Times New Roman"/>
                <w:szCs w:val="24"/>
              </w:rPr>
              <w:lastRenderedPageBreak/>
              <w:t>Diagrama de secuencia.</w:t>
            </w:r>
          </w:p>
          <w:p w14:paraId="432191E0"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79E61464" w14:textId="77777777" w:rsidR="00EC7CA5" w:rsidRDefault="00EC7CA5" w:rsidP="00D47333">
            <w:pPr>
              <w:jc w:val="center"/>
              <w:rPr>
                <w:rFonts w:eastAsia="Times New Roman" w:cs="Times New Roman"/>
                <w:b/>
                <w:szCs w:val="24"/>
              </w:rPr>
            </w:pPr>
          </w:p>
          <w:p w14:paraId="0AA92E4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76012B6" w14:textId="77777777" w:rsidR="00EC7CA5" w:rsidRDefault="00EC7CA5" w:rsidP="00D47333">
            <w:pPr>
              <w:jc w:val="center"/>
              <w:rPr>
                <w:rFonts w:eastAsia="Times New Roman" w:cs="Times New Roman"/>
                <w:szCs w:val="24"/>
              </w:rPr>
            </w:pPr>
            <w:r>
              <w:rPr>
                <w:rFonts w:eastAsia="Times New Roman" w:cs="Times New Roman"/>
                <w:szCs w:val="24"/>
              </w:rPr>
              <w:t>24/07/2019</w:t>
            </w:r>
          </w:p>
          <w:p w14:paraId="5BBA923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1F87B6AD" w14:textId="77777777" w:rsidR="00EC7CA5" w:rsidRPr="00143717" w:rsidRDefault="00EC7CA5" w:rsidP="00D47333">
            <w:pPr>
              <w:jc w:val="center"/>
              <w:rPr>
                <w:rFonts w:eastAsia="Times New Roman" w:cs="Times New Roman"/>
                <w:szCs w:val="24"/>
              </w:rPr>
            </w:pPr>
            <w:r>
              <w:rPr>
                <w:rFonts w:eastAsia="Times New Roman" w:cs="Times New Roman"/>
                <w:szCs w:val="24"/>
              </w:rPr>
              <w:lastRenderedPageBreak/>
              <w:t>24/07/2019</w:t>
            </w:r>
          </w:p>
        </w:tc>
        <w:tc>
          <w:tcPr>
            <w:tcW w:w="2223" w:type="dxa"/>
          </w:tcPr>
          <w:p w14:paraId="3477BFE6" w14:textId="77777777" w:rsidR="00EC7CA5" w:rsidRDefault="00EC7CA5" w:rsidP="00D47333">
            <w:pPr>
              <w:jc w:val="center"/>
              <w:rPr>
                <w:rFonts w:eastAsia="Times New Roman" w:cs="Times New Roman"/>
                <w:b/>
                <w:szCs w:val="24"/>
              </w:rPr>
            </w:pPr>
          </w:p>
          <w:p w14:paraId="7109A51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A0FF2C0"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70E05FA0"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6AC17FF3" w14:textId="77777777" w:rsidR="00EC7CA5" w:rsidRPr="00143717" w:rsidRDefault="00EC7CA5" w:rsidP="00D47333">
            <w:pPr>
              <w:jc w:val="center"/>
              <w:rPr>
                <w:rFonts w:eastAsia="Times New Roman" w:cs="Times New Roman"/>
                <w:szCs w:val="24"/>
              </w:rPr>
            </w:pPr>
            <w:r>
              <w:rPr>
                <w:rFonts w:eastAsia="Times New Roman" w:cs="Times New Roman"/>
                <w:szCs w:val="24"/>
              </w:rPr>
              <w:lastRenderedPageBreak/>
              <w:t>27/07/2019</w:t>
            </w:r>
          </w:p>
        </w:tc>
      </w:tr>
      <w:tr w:rsidR="00EC7CA5" w14:paraId="6C487CC6" w14:textId="77777777" w:rsidTr="001C00C1">
        <w:tc>
          <w:tcPr>
            <w:tcW w:w="621" w:type="dxa"/>
          </w:tcPr>
          <w:p w14:paraId="3A9931BE" w14:textId="77777777" w:rsidR="00EC7CA5" w:rsidRDefault="00EC7CA5" w:rsidP="00D47333">
            <w:pPr>
              <w:jc w:val="center"/>
              <w:rPr>
                <w:rFonts w:eastAsia="Times New Roman" w:cs="Times New Roman"/>
                <w:szCs w:val="24"/>
              </w:rPr>
            </w:pPr>
          </w:p>
          <w:p w14:paraId="2216191F" w14:textId="77777777" w:rsidR="00EC7CA5" w:rsidRDefault="00EC7CA5" w:rsidP="00D47333">
            <w:pPr>
              <w:jc w:val="center"/>
              <w:rPr>
                <w:rFonts w:eastAsia="Times New Roman" w:cs="Times New Roman"/>
                <w:szCs w:val="24"/>
              </w:rPr>
            </w:pPr>
          </w:p>
          <w:p w14:paraId="40DB803C" w14:textId="77777777" w:rsidR="00EC7CA5" w:rsidRDefault="00EC7CA5" w:rsidP="00F25B9C">
            <w:pPr>
              <w:ind w:left="284" w:firstLine="0"/>
              <w:rPr>
                <w:rFonts w:eastAsia="Times New Roman" w:cs="Times New Roman"/>
                <w:szCs w:val="24"/>
              </w:rPr>
            </w:pPr>
          </w:p>
          <w:p w14:paraId="3FD350AB" w14:textId="77777777" w:rsidR="00EC7CA5" w:rsidRDefault="00EC7CA5" w:rsidP="00D47333">
            <w:pPr>
              <w:jc w:val="center"/>
              <w:rPr>
                <w:rFonts w:eastAsia="Times New Roman" w:cs="Times New Roman"/>
                <w:szCs w:val="24"/>
              </w:rPr>
            </w:pPr>
          </w:p>
          <w:p w14:paraId="28CA85EA" w14:textId="77777777" w:rsidR="00EC7CA5" w:rsidRDefault="00EC7CA5" w:rsidP="00D47333">
            <w:pPr>
              <w:rPr>
                <w:rFonts w:eastAsia="Times New Roman" w:cs="Times New Roman"/>
                <w:b/>
                <w:szCs w:val="24"/>
              </w:rPr>
            </w:pPr>
            <w:r>
              <w:rPr>
                <w:rFonts w:eastAsia="Times New Roman" w:cs="Times New Roman"/>
                <w:szCs w:val="24"/>
              </w:rPr>
              <w:t>3</w:t>
            </w:r>
          </w:p>
        </w:tc>
        <w:tc>
          <w:tcPr>
            <w:tcW w:w="4105" w:type="dxa"/>
          </w:tcPr>
          <w:p w14:paraId="7C803B05"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E6526E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9933287" w14:textId="77777777" w:rsidR="00EC7CA5" w:rsidRDefault="00EC7CA5" w:rsidP="00D47333">
            <w:pPr>
              <w:rPr>
                <w:rFonts w:eastAsia="Times New Roman" w:cs="Times New Roman"/>
                <w:b/>
                <w:szCs w:val="24"/>
              </w:rPr>
            </w:pPr>
            <w:r>
              <w:rPr>
                <w:rFonts w:eastAsia="Times New Roman" w:cs="Times New Roman"/>
                <w:b/>
                <w:szCs w:val="24"/>
              </w:rPr>
              <w:t>Actividades:</w:t>
            </w:r>
          </w:p>
          <w:p w14:paraId="4F065C7A"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Escribir/generar código.</w:t>
            </w:r>
          </w:p>
          <w:p w14:paraId="4216A2B1" w14:textId="77777777" w:rsidR="00EC7CA5" w:rsidRDefault="00EC7CA5" w:rsidP="00525E5E">
            <w:pPr>
              <w:numPr>
                <w:ilvl w:val="0"/>
                <w:numId w:val="83"/>
              </w:numPr>
              <w:jc w:val="left"/>
              <w:rPr>
                <w:rFonts w:eastAsia="Times New Roman" w:cs="Times New Roman"/>
                <w:szCs w:val="24"/>
              </w:rPr>
            </w:pPr>
            <w:r>
              <w:rPr>
                <w:rFonts w:eastAsia="Times New Roman" w:cs="Times New Roman"/>
                <w:szCs w:val="24"/>
              </w:rPr>
              <w:t>Diccionario de funciones o módulos.</w:t>
            </w:r>
          </w:p>
          <w:p w14:paraId="796C2921"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4572C61B" w14:textId="77777777" w:rsidR="00EC7CA5" w:rsidRDefault="00EC7CA5" w:rsidP="00D47333">
            <w:pPr>
              <w:jc w:val="center"/>
              <w:rPr>
                <w:rFonts w:eastAsia="Times New Roman" w:cs="Times New Roman"/>
                <w:b/>
                <w:szCs w:val="24"/>
              </w:rPr>
            </w:pPr>
          </w:p>
          <w:p w14:paraId="5F26E208" w14:textId="77777777" w:rsidR="00EC7CA5" w:rsidRDefault="00EC7CA5" w:rsidP="00D47333">
            <w:pPr>
              <w:jc w:val="center"/>
              <w:rPr>
                <w:rFonts w:eastAsia="Times New Roman" w:cs="Times New Roman"/>
                <w:b/>
                <w:szCs w:val="24"/>
              </w:rPr>
            </w:pPr>
          </w:p>
          <w:p w14:paraId="71BA4025"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13BB338" w14:textId="77777777" w:rsidR="00EC7CA5" w:rsidRDefault="00EC7CA5" w:rsidP="00D47333">
            <w:pPr>
              <w:jc w:val="center"/>
              <w:rPr>
                <w:rFonts w:eastAsia="Times New Roman" w:cs="Times New Roman"/>
                <w:szCs w:val="24"/>
              </w:rPr>
            </w:pPr>
            <w:r>
              <w:rPr>
                <w:rFonts w:eastAsia="Times New Roman" w:cs="Times New Roman"/>
                <w:szCs w:val="24"/>
              </w:rPr>
              <w:t>27/07/2019</w:t>
            </w:r>
          </w:p>
          <w:p w14:paraId="3A5734D9"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3E9349F1" w14:textId="77777777" w:rsidR="00EC7CA5" w:rsidRDefault="00EC7CA5" w:rsidP="00D47333">
            <w:pPr>
              <w:jc w:val="center"/>
              <w:rPr>
                <w:rFonts w:eastAsia="Times New Roman" w:cs="Times New Roman"/>
                <w:b/>
                <w:szCs w:val="24"/>
              </w:rPr>
            </w:pPr>
            <w:r>
              <w:rPr>
                <w:rFonts w:eastAsia="Times New Roman" w:cs="Times New Roman"/>
                <w:szCs w:val="24"/>
              </w:rPr>
              <w:t>31/07/2019</w:t>
            </w:r>
          </w:p>
          <w:p w14:paraId="3388659D" w14:textId="77777777" w:rsidR="00EC7CA5" w:rsidRDefault="00EC7CA5" w:rsidP="00D47333">
            <w:pPr>
              <w:jc w:val="center"/>
              <w:rPr>
                <w:rFonts w:eastAsia="Times New Roman" w:cs="Times New Roman"/>
                <w:b/>
                <w:szCs w:val="24"/>
              </w:rPr>
            </w:pPr>
          </w:p>
        </w:tc>
        <w:tc>
          <w:tcPr>
            <w:tcW w:w="2223" w:type="dxa"/>
          </w:tcPr>
          <w:p w14:paraId="12AF0151" w14:textId="77777777" w:rsidR="00EC7CA5" w:rsidRDefault="00EC7CA5" w:rsidP="00D47333">
            <w:pPr>
              <w:jc w:val="center"/>
              <w:rPr>
                <w:rFonts w:eastAsia="Times New Roman" w:cs="Times New Roman"/>
                <w:b/>
                <w:szCs w:val="24"/>
              </w:rPr>
            </w:pPr>
          </w:p>
          <w:p w14:paraId="5ED24CA0" w14:textId="77777777" w:rsidR="00EC7CA5" w:rsidRDefault="00EC7CA5" w:rsidP="00D47333">
            <w:pPr>
              <w:jc w:val="center"/>
              <w:rPr>
                <w:rFonts w:eastAsia="Times New Roman" w:cs="Times New Roman"/>
                <w:b/>
                <w:szCs w:val="24"/>
              </w:rPr>
            </w:pPr>
          </w:p>
          <w:p w14:paraId="44D28BEA" w14:textId="77777777" w:rsidR="00EC7CA5" w:rsidRDefault="00EC7CA5" w:rsidP="00D47333">
            <w:pPr>
              <w:jc w:val="center"/>
              <w:rPr>
                <w:rFonts w:eastAsia="Times New Roman" w:cs="Times New Roman"/>
                <w:b/>
                <w:szCs w:val="24"/>
              </w:rPr>
            </w:pPr>
            <w:r>
              <w:rPr>
                <w:rFonts w:eastAsia="Times New Roman" w:cs="Times New Roman"/>
                <w:b/>
                <w:szCs w:val="24"/>
              </w:rPr>
              <w:t>Actividad 3.1: 4</w:t>
            </w:r>
          </w:p>
          <w:p w14:paraId="5C4E582A" w14:textId="77777777" w:rsidR="00EC7CA5" w:rsidRDefault="00EC7CA5" w:rsidP="00D47333">
            <w:pPr>
              <w:jc w:val="center"/>
              <w:rPr>
                <w:rFonts w:eastAsia="Times New Roman" w:cs="Times New Roman"/>
                <w:szCs w:val="24"/>
              </w:rPr>
            </w:pPr>
            <w:r>
              <w:rPr>
                <w:rFonts w:eastAsia="Times New Roman" w:cs="Times New Roman"/>
                <w:szCs w:val="24"/>
              </w:rPr>
              <w:t>31/07/2019</w:t>
            </w:r>
          </w:p>
          <w:p w14:paraId="44991A06"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40883F0E" w14:textId="77777777" w:rsidR="00EC7CA5" w:rsidRDefault="00EC7CA5" w:rsidP="00D47333">
            <w:pPr>
              <w:jc w:val="center"/>
              <w:rPr>
                <w:rFonts w:eastAsia="Times New Roman" w:cs="Times New Roman"/>
                <w:b/>
                <w:szCs w:val="24"/>
              </w:rPr>
            </w:pPr>
            <w:r>
              <w:rPr>
                <w:rFonts w:eastAsia="Times New Roman" w:cs="Times New Roman"/>
                <w:szCs w:val="24"/>
              </w:rPr>
              <w:t>03/08/2019</w:t>
            </w:r>
          </w:p>
          <w:p w14:paraId="45E7E4FC" w14:textId="77777777" w:rsidR="00EC7CA5" w:rsidRDefault="00EC7CA5" w:rsidP="00D47333">
            <w:pPr>
              <w:jc w:val="center"/>
              <w:rPr>
                <w:rFonts w:eastAsia="Times New Roman" w:cs="Times New Roman"/>
                <w:szCs w:val="24"/>
              </w:rPr>
            </w:pPr>
          </w:p>
        </w:tc>
      </w:tr>
    </w:tbl>
    <w:p w14:paraId="33E7A0FB" w14:textId="77777777" w:rsidR="00EC7CA5" w:rsidRDefault="00EC7CA5" w:rsidP="006F6FA2">
      <w:pPr>
        <w:spacing w:line="240" w:lineRule="auto"/>
        <w:rPr>
          <w:rFonts w:eastAsia="Times New Roman" w:cs="Times New Roman"/>
          <w:b/>
          <w:szCs w:val="24"/>
        </w:rPr>
      </w:pPr>
    </w:p>
    <w:p w14:paraId="7A0C8FCA" w14:textId="72877C3D" w:rsidR="001C00C1" w:rsidRPr="001C00C1" w:rsidRDefault="001C00C1" w:rsidP="006F6FA2">
      <w:pPr>
        <w:ind w:firstLine="0"/>
        <w:rPr>
          <w:rFonts w:eastAsia="Times New Roman" w:cs="Times New Roman"/>
          <w:bCs/>
          <w:sz w:val="20"/>
          <w:szCs w:val="20"/>
        </w:rPr>
      </w:pPr>
      <w:r w:rsidRPr="001C00C1">
        <w:rPr>
          <w:rFonts w:eastAsia="Times New Roman" w:cs="Times New Roman"/>
          <w:bCs/>
          <w:i/>
          <w:iCs/>
          <w:sz w:val="20"/>
          <w:szCs w:val="20"/>
        </w:rPr>
        <w:t xml:space="preserve">Nota: </w:t>
      </w:r>
      <w:r w:rsidRPr="001C00C1">
        <w:rPr>
          <w:rFonts w:eastAsia="Times New Roman" w:cs="Times New Roman"/>
          <w:bCs/>
          <w:sz w:val="20"/>
          <w:szCs w:val="20"/>
        </w:rPr>
        <w:t>Elaboración propia.</w:t>
      </w:r>
    </w:p>
    <w:p w14:paraId="58178A22" w14:textId="0AEE7BB5" w:rsidR="00EC7CA5" w:rsidRDefault="00EC7CA5" w:rsidP="006F6FA2">
      <w:pPr>
        <w:ind w:firstLine="0"/>
        <w:rPr>
          <w:rFonts w:eastAsia="Times New Roman" w:cs="Times New Roman"/>
          <w:b/>
          <w:szCs w:val="24"/>
        </w:rPr>
      </w:pPr>
      <w:r>
        <w:rPr>
          <w:rFonts w:eastAsia="Times New Roman" w:cs="Times New Roman"/>
          <w:b/>
          <w:szCs w:val="24"/>
        </w:rPr>
        <w:t>Caso de uso #05</w:t>
      </w:r>
    </w:p>
    <w:p w14:paraId="1F046965" w14:textId="10403DE0" w:rsidR="00EC7CA5" w:rsidRDefault="00EC7CA5" w:rsidP="006F6FA2">
      <w:pPr>
        <w:ind w:firstLine="0"/>
        <w:rPr>
          <w:rFonts w:eastAsia="Times New Roman" w:cs="Times New Roman"/>
          <w:b/>
          <w:szCs w:val="24"/>
        </w:rPr>
      </w:pPr>
      <w:r>
        <w:rPr>
          <w:rFonts w:eastAsia="Times New Roman" w:cs="Times New Roman"/>
          <w:b/>
          <w:szCs w:val="24"/>
        </w:rPr>
        <w:t>Nombre CU05: Crear estación (tabla parámetro)</w:t>
      </w:r>
    </w:p>
    <w:p w14:paraId="7328CE58" w14:textId="102533F2" w:rsidR="001C00C1" w:rsidRPr="001C00C1" w:rsidRDefault="001C00C1" w:rsidP="001C00C1">
      <w:pPr>
        <w:pStyle w:val="Descripcin"/>
        <w:keepNext/>
        <w:ind w:firstLine="0"/>
        <w:rPr>
          <w:color w:val="auto"/>
          <w:sz w:val="24"/>
          <w:szCs w:val="24"/>
        </w:rPr>
      </w:pPr>
      <w:bookmarkStart w:id="79" w:name="_Toc47024502"/>
      <w:r w:rsidRPr="001C00C1">
        <w:rPr>
          <w:color w:val="auto"/>
          <w:sz w:val="24"/>
          <w:szCs w:val="24"/>
        </w:rPr>
        <w:t xml:space="preserve">Tabla </w:t>
      </w:r>
      <w:r w:rsidRPr="001C00C1">
        <w:rPr>
          <w:color w:val="auto"/>
          <w:sz w:val="24"/>
          <w:szCs w:val="24"/>
        </w:rPr>
        <w:fldChar w:fldCharType="begin"/>
      </w:r>
      <w:r w:rsidRPr="001C00C1">
        <w:rPr>
          <w:color w:val="auto"/>
          <w:sz w:val="24"/>
          <w:szCs w:val="24"/>
        </w:rPr>
        <w:instrText xml:space="preserve"> SEQ Tabla \* ARABIC </w:instrText>
      </w:r>
      <w:r w:rsidRPr="001C00C1">
        <w:rPr>
          <w:color w:val="auto"/>
          <w:sz w:val="24"/>
          <w:szCs w:val="24"/>
        </w:rPr>
        <w:fldChar w:fldCharType="separate"/>
      </w:r>
      <w:r w:rsidR="00381C8E">
        <w:rPr>
          <w:noProof/>
          <w:color w:val="auto"/>
          <w:sz w:val="24"/>
          <w:szCs w:val="24"/>
        </w:rPr>
        <w:t>31</w:t>
      </w:r>
      <w:r w:rsidRPr="001C00C1">
        <w:rPr>
          <w:color w:val="auto"/>
          <w:sz w:val="24"/>
          <w:szCs w:val="24"/>
        </w:rPr>
        <w:fldChar w:fldCharType="end"/>
      </w:r>
      <w:r w:rsidRPr="001C00C1">
        <w:rPr>
          <w:color w:val="auto"/>
          <w:sz w:val="24"/>
          <w:szCs w:val="24"/>
        </w:rPr>
        <w:t>. Calendario de las tareas 1.1 - 3.2 (CU05) del equipo de desarrollo.</w:t>
      </w:r>
      <w:bookmarkEnd w:id="79"/>
    </w:p>
    <w:tbl>
      <w:tblPr>
        <w:tblStyle w:val="Tablaconcuadrcula"/>
        <w:tblW w:w="9172" w:type="dxa"/>
        <w:tblLook w:val="04A0" w:firstRow="1" w:lastRow="0" w:firstColumn="1" w:lastColumn="0" w:noHBand="0" w:noVBand="1"/>
      </w:tblPr>
      <w:tblGrid>
        <w:gridCol w:w="621"/>
        <w:gridCol w:w="4105"/>
        <w:gridCol w:w="2223"/>
        <w:gridCol w:w="2223"/>
      </w:tblGrid>
      <w:tr w:rsidR="00EC7CA5" w14:paraId="65F23C1F" w14:textId="77777777" w:rsidTr="001C00C1">
        <w:tc>
          <w:tcPr>
            <w:tcW w:w="621" w:type="dxa"/>
          </w:tcPr>
          <w:p w14:paraId="074BFBD8"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09095122"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457A39A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7D028D43"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A146E3B" w14:textId="77777777" w:rsidTr="001C00C1">
        <w:tc>
          <w:tcPr>
            <w:tcW w:w="621" w:type="dxa"/>
          </w:tcPr>
          <w:p w14:paraId="18F969F9" w14:textId="77777777" w:rsidR="00EC7CA5" w:rsidRDefault="00EC7CA5" w:rsidP="00D47333">
            <w:pPr>
              <w:jc w:val="center"/>
              <w:rPr>
                <w:rFonts w:eastAsia="Times New Roman" w:cs="Times New Roman"/>
                <w:szCs w:val="24"/>
              </w:rPr>
            </w:pPr>
          </w:p>
          <w:p w14:paraId="336340D6" w14:textId="77777777" w:rsidR="00EC7CA5" w:rsidRDefault="00EC7CA5" w:rsidP="00D47333">
            <w:pPr>
              <w:jc w:val="center"/>
              <w:rPr>
                <w:rFonts w:eastAsia="Times New Roman" w:cs="Times New Roman"/>
                <w:szCs w:val="24"/>
              </w:rPr>
            </w:pPr>
          </w:p>
          <w:p w14:paraId="01BB213F" w14:textId="77777777" w:rsidR="00EC7CA5" w:rsidRDefault="00EC7CA5" w:rsidP="00D47333">
            <w:pPr>
              <w:jc w:val="center"/>
              <w:rPr>
                <w:rFonts w:eastAsia="Times New Roman" w:cs="Times New Roman"/>
                <w:szCs w:val="24"/>
              </w:rPr>
            </w:pPr>
          </w:p>
          <w:p w14:paraId="02F716A7"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05" w:type="dxa"/>
          </w:tcPr>
          <w:p w14:paraId="5C2CB0F4"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398D588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7E8A07B5" w14:textId="77777777" w:rsidR="00EC7CA5" w:rsidRDefault="00EC7CA5" w:rsidP="00D47333">
            <w:pPr>
              <w:rPr>
                <w:rFonts w:eastAsia="Times New Roman" w:cs="Times New Roman"/>
                <w:szCs w:val="24"/>
              </w:rPr>
            </w:pPr>
            <w:r>
              <w:rPr>
                <w:rFonts w:eastAsia="Times New Roman" w:cs="Times New Roman"/>
                <w:b/>
                <w:szCs w:val="24"/>
              </w:rPr>
              <w:t>Actividades:</w:t>
            </w:r>
          </w:p>
          <w:p w14:paraId="1056B4B3" w14:textId="77777777" w:rsidR="00EC7CA5" w:rsidRDefault="00EC7CA5" w:rsidP="00525E5E">
            <w:pPr>
              <w:numPr>
                <w:ilvl w:val="0"/>
                <w:numId w:val="84"/>
              </w:numPr>
              <w:jc w:val="left"/>
              <w:rPr>
                <w:rFonts w:eastAsia="Times New Roman" w:cs="Times New Roman"/>
                <w:szCs w:val="24"/>
              </w:rPr>
            </w:pPr>
            <w:r>
              <w:rPr>
                <w:rFonts w:eastAsia="Times New Roman" w:cs="Times New Roman"/>
                <w:szCs w:val="24"/>
              </w:rPr>
              <w:t>Realizar el prototipado (diseño de la interfaz).</w:t>
            </w:r>
          </w:p>
          <w:p w14:paraId="695EF9F0" w14:textId="77777777" w:rsidR="00EC7CA5" w:rsidRPr="009D2DCC" w:rsidRDefault="00EC7CA5" w:rsidP="00525E5E">
            <w:pPr>
              <w:pStyle w:val="Prrafodelista"/>
              <w:numPr>
                <w:ilvl w:val="0"/>
                <w:numId w:val="56"/>
              </w:numPr>
              <w:jc w:val="left"/>
              <w:rPr>
                <w:rFonts w:eastAsia="Times New Roman" w:cs="Times New Roman"/>
                <w:b/>
                <w:szCs w:val="24"/>
              </w:rPr>
            </w:pPr>
            <w:r w:rsidRPr="009D2DCC">
              <w:rPr>
                <w:rFonts w:eastAsia="Times New Roman" w:cs="Times New Roman"/>
                <w:szCs w:val="24"/>
              </w:rPr>
              <w:t>Documentar.</w:t>
            </w:r>
          </w:p>
        </w:tc>
        <w:tc>
          <w:tcPr>
            <w:tcW w:w="2223" w:type="dxa"/>
          </w:tcPr>
          <w:p w14:paraId="7BA74DE4" w14:textId="77777777" w:rsidR="00EC7CA5" w:rsidRDefault="00EC7CA5" w:rsidP="00D47333">
            <w:pPr>
              <w:rPr>
                <w:rFonts w:eastAsia="Times New Roman" w:cs="Times New Roman"/>
                <w:b/>
                <w:szCs w:val="24"/>
              </w:rPr>
            </w:pPr>
          </w:p>
          <w:p w14:paraId="5C641EA2" w14:textId="77777777" w:rsidR="00EC7CA5" w:rsidRDefault="00EC7CA5" w:rsidP="00D47333">
            <w:pPr>
              <w:rPr>
                <w:rFonts w:eastAsia="Times New Roman" w:cs="Times New Roman"/>
                <w:b/>
                <w:szCs w:val="24"/>
              </w:rPr>
            </w:pPr>
          </w:p>
          <w:p w14:paraId="07F821F8"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553BD6E6" w14:textId="77777777" w:rsidR="00EC7CA5" w:rsidRDefault="00EC7CA5" w:rsidP="00D47333">
            <w:pPr>
              <w:jc w:val="center"/>
              <w:rPr>
                <w:rFonts w:eastAsia="Times New Roman" w:cs="Times New Roman"/>
                <w:szCs w:val="24"/>
              </w:rPr>
            </w:pPr>
            <w:r>
              <w:rPr>
                <w:rFonts w:eastAsia="Times New Roman" w:cs="Times New Roman"/>
                <w:szCs w:val="24"/>
              </w:rPr>
              <w:t>03/08/2019</w:t>
            </w:r>
          </w:p>
          <w:p w14:paraId="73B00B0C" w14:textId="77777777" w:rsidR="00EC7CA5" w:rsidRDefault="00EC7CA5" w:rsidP="00D47333">
            <w:pPr>
              <w:jc w:val="center"/>
              <w:rPr>
                <w:rFonts w:eastAsia="Times New Roman" w:cs="Times New Roman"/>
                <w:szCs w:val="24"/>
              </w:rPr>
            </w:pPr>
          </w:p>
          <w:p w14:paraId="43A4AEDD" w14:textId="77777777" w:rsidR="00EC7CA5" w:rsidRDefault="00EC7CA5" w:rsidP="00D47333">
            <w:pPr>
              <w:jc w:val="center"/>
              <w:rPr>
                <w:rFonts w:eastAsia="Times New Roman" w:cs="Times New Roman"/>
                <w:b/>
                <w:szCs w:val="24"/>
              </w:rPr>
            </w:pPr>
          </w:p>
        </w:tc>
        <w:tc>
          <w:tcPr>
            <w:tcW w:w="2223" w:type="dxa"/>
          </w:tcPr>
          <w:p w14:paraId="1FD53685" w14:textId="77777777" w:rsidR="00EC7CA5" w:rsidRDefault="00EC7CA5" w:rsidP="00D47333">
            <w:pPr>
              <w:rPr>
                <w:rFonts w:eastAsia="Times New Roman" w:cs="Times New Roman"/>
                <w:b/>
                <w:szCs w:val="24"/>
              </w:rPr>
            </w:pPr>
          </w:p>
          <w:p w14:paraId="519944D0" w14:textId="77777777" w:rsidR="00EC7CA5" w:rsidRDefault="00EC7CA5" w:rsidP="00D47333">
            <w:pPr>
              <w:jc w:val="center"/>
              <w:rPr>
                <w:rFonts w:eastAsia="Times New Roman" w:cs="Times New Roman"/>
                <w:b/>
                <w:szCs w:val="24"/>
              </w:rPr>
            </w:pPr>
          </w:p>
          <w:p w14:paraId="7FF1B7C0"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772338EF" w14:textId="77777777" w:rsidR="00EC7CA5" w:rsidRDefault="00EC7CA5" w:rsidP="00D47333">
            <w:pPr>
              <w:jc w:val="center"/>
              <w:rPr>
                <w:rFonts w:eastAsia="Times New Roman" w:cs="Times New Roman"/>
                <w:szCs w:val="24"/>
              </w:rPr>
            </w:pPr>
            <w:r>
              <w:rPr>
                <w:rFonts w:eastAsia="Times New Roman" w:cs="Times New Roman"/>
                <w:szCs w:val="24"/>
              </w:rPr>
              <w:t xml:space="preserve">10/08/2019 </w:t>
            </w:r>
          </w:p>
          <w:p w14:paraId="1D4C1027" w14:textId="77777777" w:rsidR="00EC7CA5" w:rsidRDefault="00EC7CA5" w:rsidP="00D47333">
            <w:pPr>
              <w:jc w:val="center"/>
              <w:rPr>
                <w:rFonts w:eastAsia="Times New Roman" w:cs="Times New Roman"/>
                <w:b/>
                <w:szCs w:val="24"/>
              </w:rPr>
            </w:pPr>
          </w:p>
        </w:tc>
      </w:tr>
      <w:tr w:rsidR="00EC7CA5" w14:paraId="6ABDC0FA" w14:textId="77777777" w:rsidTr="001C00C1">
        <w:tc>
          <w:tcPr>
            <w:tcW w:w="621" w:type="dxa"/>
          </w:tcPr>
          <w:p w14:paraId="4CD57A8A" w14:textId="77777777" w:rsidR="00EC7CA5" w:rsidRDefault="00EC7CA5" w:rsidP="00D47333">
            <w:pPr>
              <w:jc w:val="center"/>
              <w:rPr>
                <w:rFonts w:eastAsia="Times New Roman" w:cs="Times New Roman"/>
                <w:szCs w:val="24"/>
              </w:rPr>
            </w:pPr>
          </w:p>
          <w:p w14:paraId="34CAE74F" w14:textId="77777777" w:rsidR="00EC7CA5" w:rsidRDefault="00EC7CA5" w:rsidP="00D47333">
            <w:pPr>
              <w:jc w:val="center"/>
              <w:rPr>
                <w:rFonts w:eastAsia="Times New Roman" w:cs="Times New Roman"/>
                <w:szCs w:val="24"/>
              </w:rPr>
            </w:pPr>
          </w:p>
          <w:p w14:paraId="6718A01B" w14:textId="77777777" w:rsidR="00EC7CA5" w:rsidRDefault="00EC7CA5" w:rsidP="00D47333">
            <w:pPr>
              <w:jc w:val="center"/>
              <w:rPr>
                <w:rFonts w:eastAsia="Times New Roman" w:cs="Times New Roman"/>
                <w:szCs w:val="24"/>
              </w:rPr>
            </w:pPr>
          </w:p>
          <w:p w14:paraId="36C326EB"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05" w:type="dxa"/>
          </w:tcPr>
          <w:p w14:paraId="77B8C98E"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071931AB"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6C9321F1" w14:textId="77777777" w:rsidR="00EC7CA5" w:rsidRDefault="00EC7CA5" w:rsidP="00D47333">
            <w:pPr>
              <w:rPr>
                <w:rFonts w:eastAsia="Times New Roman" w:cs="Times New Roman"/>
                <w:szCs w:val="24"/>
              </w:rPr>
            </w:pPr>
            <w:r>
              <w:rPr>
                <w:rFonts w:eastAsia="Times New Roman" w:cs="Times New Roman"/>
                <w:b/>
                <w:szCs w:val="24"/>
              </w:rPr>
              <w:t>Actividades:</w:t>
            </w:r>
          </w:p>
          <w:p w14:paraId="638A1CED"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clases.</w:t>
            </w:r>
          </w:p>
          <w:p w14:paraId="44848C09" w14:textId="77777777" w:rsidR="00EC7CA5" w:rsidRDefault="00EC7CA5" w:rsidP="00525E5E">
            <w:pPr>
              <w:numPr>
                <w:ilvl w:val="0"/>
                <w:numId w:val="85"/>
              </w:numPr>
              <w:jc w:val="left"/>
              <w:rPr>
                <w:rFonts w:eastAsia="Times New Roman" w:cs="Times New Roman"/>
                <w:szCs w:val="24"/>
              </w:rPr>
            </w:pPr>
            <w:r>
              <w:rPr>
                <w:rFonts w:eastAsia="Times New Roman" w:cs="Times New Roman"/>
                <w:szCs w:val="24"/>
              </w:rPr>
              <w:t>Diagrama de secuencia.</w:t>
            </w:r>
          </w:p>
          <w:p w14:paraId="2BFD0A3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257E9F40" w14:textId="77777777" w:rsidR="00EC7CA5" w:rsidRDefault="00EC7CA5" w:rsidP="00D47333">
            <w:pPr>
              <w:rPr>
                <w:rFonts w:eastAsia="Times New Roman" w:cs="Times New Roman"/>
                <w:b/>
                <w:szCs w:val="24"/>
              </w:rPr>
            </w:pPr>
          </w:p>
          <w:p w14:paraId="05B032F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53A009F7" w14:textId="77777777" w:rsidR="00EC7CA5" w:rsidRDefault="00EC7CA5" w:rsidP="00D47333">
            <w:pPr>
              <w:jc w:val="center"/>
              <w:rPr>
                <w:rFonts w:eastAsia="Times New Roman" w:cs="Times New Roman"/>
                <w:szCs w:val="24"/>
              </w:rPr>
            </w:pPr>
            <w:r>
              <w:rPr>
                <w:rFonts w:eastAsia="Times New Roman" w:cs="Times New Roman"/>
                <w:szCs w:val="24"/>
              </w:rPr>
              <w:t>10/08/2019</w:t>
            </w:r>
          </w:p>
          <w:p w14:paraId="3DAB399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6CCC8501" w14:textId="77777777" w:rsidR="00EC7CA5" w:rsidRDefault="00EC7CA5" w:rsidP="00D47333">
            <w:pPr>
              <w:jc w:val="center"/>
              <w:rPr>
                <w:rFonts w:eastAsia="Times New Roman" w:cs="Times New Roman"/>
                <w:b/>
                <w:szCs w:val="24"/>
              </w:rPr>
            </w:pPr>
            <w:r>
              <w:rPr>
                <w:rFonts w:eastAsia="Times New Roman" w:cs="Times New Roman"/>
                <w:szCs w:val="24"/>
              </w:rPr>
              <w:t>13/08/2019</w:t>
            </w:r>
          </w:p>
        </w:tc>
        <w:tc>
          <w:tcPr>
            <w:tcW w:w="2223" w:type="dxa"/>
          </w:tcPr>
          <w:p w14:paraId="7D1777F0" w14:textId="77777777" w:rsidR="00EC7CA5" w:rsidRDefault="00EC7CA5" w:rsidP="00D47333">
            <w:pPr>
              <w:rPr>
                <w:rFonts w:eastAsia="Times New Roman" w:cs="Times New Roman"/>
                <w:b/>
                <w:szCs w:val="24"/>
              </w:rPr>
            </w:pPr>
          </w:p>
          <w:p w14:paraId="086126B4" w14:textId="77777777" w:rsidR="00EC7CA5" w:rsidRDefault="00EC7CA5" w:rsidP="00D47333">
            <w:pPr>
              <w:jc w:val="center"/>
              <w:rPr>
                <w:rFonts w:eastAsia="Times New Roman" w:cs="Times New Roman"/>
                <w:b/>
                <w:szCs w:val="24"/>
              </w:rPr>
            </w:pPr>
            <w:r>
              <w:rPr>
                <w:rFonts w:eastAsia="Times New Roman" w:cs="Times New Roman"/>
                <w:b/>
                <w:szCs w:val="24"/>
              </w:rPr>
              <w:t>Actividad 2.1: 3</w:t>
            </w:r>
          </w:p>
          <w:p w14:paraId="12168C41" w14:textId="77777777" w:rsidR="00EC7CA5" w:rsidRDefault="00EC7CA5" w:rsidP="00D47333">
            <w:pPr>
              <w:jc w:val="center"/>
              <w:rPr>
                <w:rFonts w:eastAsia="Times New Roman" w:cs="Times New Roman"/>
                <w:szCs w:val="24"/>
              </w:rPr>
            </w:pPr>
            <w:r>
              <w:rPr>
                <w:rFonts w:eastAsia="Times New Roman" w:cs="Times New Roman"/>
                <w:szCs w:val="24"/>
              </w:rPr>
              <w:t>13/08/2019</w:t>
            </w:r>
          </w:p>
          <w:p w14:paraId="060F4A52"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3A2E1D1" w14:textId="77777777" w:rsidR="00EC7CA5" w:rsidRPr="00143717" w:rsidRDefault="00EC7CA5" w:rsidP="00D47333">
            <w:pPr>
              <w:jc w:val="center"/>
              <w:rPr>
                <w:rFonts w:eastAsia="Times New Roman" w:cs="Times New Roman"/>
                <w:szCs w:val="24"/>
              </w:rPr>
            </w:pPr>
            <w:r>
              <w:rPr>
                <w:rFonts w:eastAsia="Times New Roman" w:cs="Times New Roman"/>
                <w:szCs w:val="24"/>
              </w:rPr>
              <w:t>16/08/2019</w:t>
            </w:r>
          </w:p>
        </w:tc>
      </w:tr>
      <w:tr w:rsidR="00EC7CA5" w14:paraId="1766A038" w14:textId="77777777" w:rsidTr="001C00C1">
        <w:tc>
          <w:tcPr>
            <w:tcW w:w="621" w:type="dxa"/>
          </w:tcPr>
          <w:p w14:paraId="0CA11D8D" w14:textId="77777777" w:rsidR="00EC7CA5" w:rsidRDefault="00EC7CA5" w:rsidP="00D47333">
            <w:pPr>
              <w:jc w:val="center"/>
              <w:rPr>
                <w:rFonts w:eastAsia="Times New Roman" w:cs="Times New Roman"/>
                <w:szCs w:val="24"/>
              </w:rPr>
            </w:pPr>
          </w:p>
          <w:p w14:paraId="1BF75ED3" w14:textId="77777777" w:rsidR="00EC7CA5" w:rsidRDefault="00EC7CA5" w:rsidP="00D47333">
            <w:pPr>
              <w:jc w:val="center"/>
              <w:rPr>
                <w:rFonts w:eastAsia="Times New Roman" w:cs="Times New Roman"/>
                <w:szCs w:val="24"/>
              </w:rPr>
            </w:pPr>
          </w:p>
          <w:p w14:paraId="7BFD8BC2" w14:textId="77777777" w:rsidR="00EC7CA5" w:rsidRDefault="00EC7CA5" w:rsidP="00D47333">
            <w:pPr>
              <w:jc w:val="center"/>
              <w:rPr>
                <w:rFonts w:eastAsia="Times New Roman" w:cs="Times New Roman"/>
                <w:szCs w:val="24"/>
              </w:rPr>
            </w:pPr>
          </w:p>
          <w:p w14:paraId="48E779C7" w14:textId="77777777" w:rsidR="00EC7CA5" w:rsidRDefault="00EC7CA5" w:rsidP="00D47333">
            <w:pPr>
              <w:rPr>
                <w:rFonts w:eastAsia="Times New Roman" w:cs="Times New Roman"/>
                <w:szCs w:val="24"/>
              </w:rPr>
            </w:pPr>
          </w:p>
          <w:p w14:paraId="73379B23"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05" w:type="dxa"/>
          </w:tcPr>
          <w:p w14:paraId="3747715F"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4AD5137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B58A0C8" w14:textId="77777777" w:rsidR="00EC7CA5" w:rsidRDefault="00EC7CA5" w:rsidP="00D47333">
            <w:pPr>
              <w:rPr>
                <w:rFonts w:eastAsia="Times New Roman" w:cs="Times New Roman"/>
                <w:b/>
                <w:szCs w:val="24"/>
              </w:rPr>
            </w:pPr>
            <w:r>
              <w:rPr>
                <w:rFonts w:eastAsia="Times New Roman" w:cs="Times New Roman"/>
                <w:b/>
                <w:szCs w:val="24"/>
              </w:rPr>
              <w:t>Actividades:</w:t>
            </w:r>
          </w:p>
          <w:p w14:paraId="421D0FB8"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Escribir/generar código.</w:t>
            </w:r>
          </w:p>
          <w:p w14:paraId="6FF0D172" w14:textId="77777777" w:rsidR="00EC7CA5" w:rsidRDefault="00EC7CA5" w:rsidP="00525E5E">
            <w:pPr>
              <w:numPr>
                <w:ilvl w:val="0"/>
                <w:numId w:val="86"/>
              </w:numPr>
              <w:jc w:val="left"/>
              <w:rPr>
                <w:rFonts w:eastAsia="Times New Roman" w:cs="Times New Roman"/>
                <w:szCs w:val="24"/>
              </w:rPr>
            </w:pPr>
            <w:r>
              <w:rPr>
                <w:rFonts w:eastAsia="Times New Roman" w:cs="Times New Roman"/>
                <w:szCs w:val="24"/>
              </w:rPr>
              <w:t>Diccionario de funciones o módulos.</w:t>
            </w:r>
          </w:p>
          <w:p w14:paraId="049FE6D2"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0566C90E" w14:textId="77777777" w:rsidR="00EC7CA5" w:rsidRDefault="00EC7CA5" w:rsidP="00D47333">
            <w:pPr>
              <w:rPr>
                <w:rFonts w:eastAsia="Times New Roman" w:cs="Times New Roman"/>
                <w:b/>
                <w:szCs w:val="24"/>
              </w:rPr>
            </w:pPr>
          </w:p>
          <w:p w14:paraId="533BCB7E" w14:textId="77777777" w:rsidR="00EC7CA5" w:rsidRDefault="00EC7CA5" w:rsidP="00D47333">
            <w:pPr>
              <w:jc w:val="center"/>
              <w:rPr>
                <w:rFonts w:eastAsia="Times New Roman" w:cs="Times New Roman"/>
                <w:b/>
                <w:szCs w:val="24"/>
              </w:rPr>
            </w:pPr>
          </w:p>
          <w:p w14:paraId="37FA7D76"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1FABE5CB" w14:textId="77777777" w:rsidR="00EC7CA5" w:rsidRDefault="00EC7CA5" w:rsidP="00D47333">
            <w:pPr>
              <w:jc w:val="center"/>
              <w:rPr>
                <w:rFonts w:eastAsia="Times New Roman" w:cs="Times New Roman"/>
                <w:szCs w:val="24"/>
              </w:rPr>
            </w:pPr>
            <w:r>
              <w:rPr>
                <w:rFonts w:eastAsia="Times New Roman" w:cs="Times New Roman"/>
                <w:szCs w:val="24"/>
              </w:rPr>
              <w:t>16/08/2019</w:t>
            </w:r>
            <w:r>
              <w:rPr>
                <w:rFonts w:eastAsia="Times New Roman" w:cs="Times New Roman"/>
                <w:b/>
                <w:szCs w:val="24"/>
              </w:rPr>
              <w:t xml:space="preserve"> </w:t>
            </w:r>
          </w:p>
          <w:p w14:paraId="209B72FE"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6973060" w14:textId="77777777" w:rsidR="00EC7CA5" w:rsidRDefault="00EC7CA5" w:rsidP="00D47333">
            <w:pPr>
              <w:jc w:val="center"/>
              <w:rPr>
                <w:rFonts w:eastAsia="Times New Roman" w:cs="Times New Roman"/>
                <w:b/>
                <w:szCs w:val="24"/>
              </w:rPr>
            </w:pPr>
            <w:r>
              <w:rPr>
                <w:rFonts w:eastAsia="Times New Roman" w:cs="Times New Roman"/>
                <w:szCs w:val="24"/>
              </w:rPr>
              <w:t>31/08/2019</w:t>
            </w:r>
          </w:p>
          <w:p w14:paraId="71278BE5" w14:textId="77777777" w:rsidR="00EC7CA5" w:rsidRDefault="00EC7CA5" w:rsidP="00D47333">
            <w:pPr>
              <w:jc w:val="center"/>
              <w:rPr>
                <w:rFonts w:eastAsia="Times New Roman" w:cs="Times New Roman"/>
                <w:b/>
                <w:szCs w:val="24"/>
              </w:rPr>
            </w:pPr>
          </w:p>
        </w:tc>
        <w:tc>
          <w:tcPr>
            <w:tcW w:w="2223" w:type="dxa"/>
          </w:tcPr>
          <w:p w14:paraId="152EB2CD" w14:textId="77777777" w:rsidR="00EC7CA5" w:rsidRDefault="00EC7CA5" w:rsidP="00D47333">
            <w:pPr>
              <w:jc w:val="center"/>
              <w:rPr>
                <w:rFonts w:eastAsia="Times New Roman" w:cs="Times New Roman"/>
                <w:b/>
                <w:szCs w:val="24"/>
              </w:rPr>
            </w:pPr>
          </w:p>
          <w:p w14:paraId="3B8E1773" w14:textId="77777777" w:rsidR="00EC7CA5" w:rsidRDefault="00EC7CA5" w:rsidP="00D47333">
            <w:pPr>
              <w:rPr>
                <w:rFonts w:eastAsia="Times New Roman" w:cs="Times New Roman"/>
                <w:b/>
                <w:szCs w:val="24"/>
              </w:rPr>
            </w:pPr>
          </w:p>
          <w:p w14:paraId="55265A5D" w14:textId="77777777" w:rsidR="00EC7CA5" w:rsidRDefault="00EC7CA5" w:rsidP="00D47333">
            <w:pPr>
              <w:jc w:val="center"/>
              <w:rPr>
                <w:rFonts w:eastAsia="Times New Roman" w:cs="Times New Roman"/>
                <w:b/>
                <w:szCs w:val="24"/>
              </w:rPr>
            </w:pPr>
            <w:r>
              <w:rPr>
                <w:rFonts w:eastAsia="Times New Roman" w:cs="Times New Roman"/>
                <w:b/>
                <w:szCs w:val="24"/>
              </w:rPr>
              <w:t>Actividad 3.1: 15</w:t>
            </w:r>
          </w:p>
          <w:p w14:paraId="3B65757B" w14:textId="77777777" w:rsidR="00EC7CA5" w:rsidRDefault="00EC7CA5" w:rsidP="00D47333">
            <w:pPr>
              <w:jc w:val="center"/>
              <w:rPr>
                <w:rFonts w:eastAsia="Times New Roman" w:cs="Times New Roman"/>
                <w:szCs w:val="24"/>
              </w:rPr>
            </w:pPr>
            <w:r>
              <w:rPr>
                <w:rFonts w:eastAsia="Times New Roman" w:cs="Times New Roman"/>
                <w:szCs w:val="24"/>
              </w:rPr>
              <w:t>31/08/2019</w:t>
            </w:r>
          </w:p>
          <w:p w14:paraId="3E58C567"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E99D276" w14:textId="77777777" w:rsidR="00EC7CA5" w:rsidRDefault="00EC7CA5" w:rsidP="00D47333">
            <w:pPr>
              <w:jc w:val="center"/>
              <w:rPr>
                <w:rFonts w:eastAsia="Times New Roman" w:cs="Times New Roman"/>
                <w:b/>
                <w:szCs w:val="24"/>
              </w:rPr>
            </w:pPr>
            <w:r>
              <w:rPr>
                <w:rFonts w:eastAsia="Times New Roman" w:cs="Times New Roman"/>
                <w:szCs w:val="24"/>
              </w:rPr>
              <w:t>03/09/2019</w:t>
            </w:r>
          </w:p>
          <w:p w14:paraId="1E2BF51A" w14:textId="77777777" w:rsidR="00EC7CA5" w:rsidRDefault="00EC7CA5" w:rsidP="00D47333">
            <w:pPr>
              <w:rPr>
                <w:rFonts w:eastAsia="Times New Roman" w:cs="Times New Roman"/>
                <w:szCs w:val="24"/>
              </w:rPr>
            </w:pPr>
          </w:p>
        </w:tc>
      </w:tr>
    </w:tbl>
    <w:p w14:paraId="571D398B" w14:textId="77777777" w:rsidR="00EC7CA5" w:rsidRDefault="00EC7CA5" w:rsidP="009F6C90">
      <w:pPr>
        <w:spacing w:line="240" w:lineRule="auto"/>
        <w:rPr>
          <w:rFonts w:eastAsia="Times New Roman" w:cs="Times New Roman"/>
          <w:b/>
          <w:szCs w:val="24"/>
        </w:rPr>
      </w:pPr>
    </w:p>
    <w:p w14:paraId="5885919A" w14:textId="740BA502" w:rsidR="001C00C1" w:rsidRPr="001C00C1" w:rsidRDefault="001C00C1" w:rsidP="009F6C90">
      <w:pPr>
        <w:ind w:firstLine="0"/>
        <w:rPr>
          <w:rFonts w:eastAsia="Times New Roman" w:cs="Times New Roman"/>
          <w:bCs/>
          <w:sz w:val="20"/>
          <w:szCs w:val="20"/>
        </w:rPr>
      </w:pPr>
      <w:r w:rsidRPr="001C00C1">
        <w:rPr>
          <w:rFonts w:eastAsia="Times New Roman" w:cs="Times New Roman"/>
          <w:bCs/>
          <w:i/>
          <w:iCs/>
          <w:sz w:val="20"/>
          <w:szCs w:val="20"/>
        </w:rPr>
        <w:t xml:space="preserve">Nota: </w:t>
      </w:r>
      <w:r w:rsidRPr="001C00C1">
        <w:rPr>
          <w:rFonts w:eastAsia="Times New Roman" w:cs="Times New Roman"/>
          <w:bCs/>
          <w:sz w:val="20"/>
          <w:szCs w:val="20"/>
        </w:rPr>
        <w:t>Elaboración propia.</w:t>
      </w:r>
    </w:p>
    <w:p w14:paraId="173561FD" w14:textId="76027D15" w:rsidR="00EC7CA5" w:rsidRDefault="00EC7CA5" w:rsidP="009F6C90">
      <w:pPr>
        <w:ind w:firstLine="0"/>
        <w:rPr>
          <w:rFonts w:eastAsia="Times New Roman" w:cs="Times New Roman"/>
          <w:b/>
          <w:szCs w:val="24"/>
        </w:rPr>
      </w:pPr>
      <w:r>
        <w:rPr>
          <w:rFonts w:eastAsia="Times New Roman" w:cs="Times New Roman"/>
          <w:b/>
          <w:szCs w:val="24"/>
        </w:rPr>
        <w:t>Caso de uso #01</w:t>
      </w:r>
    </w:p>
    <w:p w14:paraId="034C975F" w14:textId="0C51B040" w:rsidR="00EC7CA5" w:rsidRDefault="00EC7CA5" w:rsidP="009F6C90">
      <w:pPr>
        <w:ind w:firstLine="0"/>
        <w:rPr>
          <w:rFonts w:eastAsia="Times New Roman" w:cs="Times New Roman"/>
          <w:b/>
          <w:szCs w:val="24"/>
        </w:rPr>
      </w:pPr>
      <w:r>
        <w:rPr>
          <w:rFonts w:eastAsia="Times New Roman" w:cs="Times New Roman"/>
          <w:b/>
          <w:szCs w:val="24"/>
        </w:rPr>
        <w:t>Nombre CU01: Conectar con estación FTP</w:t>
      </w:r>
    </w:p>
    <w:p w14:paraId="251632BE" w14:textId="372C6B5D" w:rsidR="001C00C1" w:rsidRPr="001C00C1" w:rsidRDefault="001C00C1" w:rsidP="001C00C1">
      <w:pPr>
        <w:pStyle w:val="Descripcin"/>
        <w:keepNext/>
        <w:ind w:firstLine="0"/>
        <w:rPr>
          <w:color w:val="auto"/>
          <w:sz w:val="24"/>
          <w:szCs w:val="24"/>
        </w:rPr>
      </w:pPr>
      <w:bookmarkStart w:id="80" w:name="_Toc47024503"/>
      <w:r w:rsidRPr="001C00C1">
        <w:rPr>
          <w:color w:val="auto"/>
          <w:sz w:val="24"/>
          <w:szCs w:val="24"/>
        </w:rPr>
        <w:lastRenderedPageBreak/>
        <w:t xml:space="preserve">Tabla </w:t>
      </w:r>
      <w:r w:rsidRPr="001C00C1">
        <w:rPr>
          <w:color w:val="auto"/>
          <w:sz w:val="24"/>
          <w:szCs w:val="24"/>
        </w:rPr>
        <w:fldChar w:fldCharType="begin"/>
      </w:r>
      <w:r w:rsidRPr="001C00C1">
        <w:rPr>
          <w:color w:val="auto"/>
          <w:sz w:val="24"/>
          <w:szCs w:val="24"/>
        </w:rPr>
        <w:instrText xml:space="preserve"> SEQ Tabla \* ARABIC </w:instrText>
      </w:r>
      <w:r w:rsidRPr="001C00C1">
        <w:rPr>
          <w:color w:val="auto"/>
          <w:sz w:val="24"/>
          <w:szCs w:val="24"/>
        </w:rPr>
        <w:fldChar w:fldCharType="separate"/>
      </w:r>
      <w:r w:rsidR="00381C8E">
        <w:rPr>
          <w:noProof/>
          <w:color w:val="auto"/>
          <w:sz w:val="24"/>
          <w:szCs w:val="24"/>
        </w:rPr>
        <w:t>32</w:t>
      </w:r>
      <w:r w:rsidRPr="001C00C1">
        <w:rPr>
          <w:color w:val="auto"/>
          <w:sz w:val="24"/>
          <w:szCs w:val="24"/>
        </w:rPr>
        <w:fldChar w:fldCharType="end"/>
      </w:r>
      <w:r w:rsidRPr="001C00C1">
        <w:rPr>
          <w:color w:val="auto"/>
          <w:sz w:val="24"/>
          <w:szCs w:val="24"/>
        </w:rPr>
        <w:t>. Calendario de las tareas 1.1 - 3.2 (CU01) del equipo de desarrollo.</w:t>
      </w:r>
      <w:bookmarkEnd w:id="80"/>
    </w:p>
    <w:tbl>
      <w:tblPr>
        <w:tblStyle w:val="Tablaconcuadrcula"/>
        <w:tblW w:w="9172" w:type="dxa"/>
        <w:tblLook w:val="04A0" w:firstRow="1" w:lastRow="0" w:firstColumn="1" w:lastColumn="0" w:noHBand="0" w:noVBand="1"/>
      </w:tblPr>
      <w:tblGrid>
        <w:gridCol w:w="621"/>
        <w:gridCol w:w="4105"/>
        <w:gridCol w:w="2223"/>
        <w:gridCol w:w="2223"/>
      </w:tblGrid>
      <w:tr w:rsidR="00EC7CA5" w14:paraId="29F088A6" w14:textId="77777777" w:rsidTr="001C00C1">
        <w:tc>
          <w:tcPr>
            <w:tcW w:w="621" w:type="dxa"/>
          </w:tcPr>
          <w:p w14:paraId="2C57B8B5"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3C55BD2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4045E033"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53B6E1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66802B6" w14:textId="77777777" w:rsidTr="001C00C1">
        <w:tc>
          <w:tcPr>
            <w:tcW w:w="621" w:type="dxa"/>
          </w:tcPr>
          <w:p w14:paraId="0BB7164F" w14:textId="77777777" w:rsidR="00EC7CA5" w:rsidRDefault="00EC7CA5" w:rsidP="00D47333">
            <w:pPr>
              <w:jc w:val="center"/>
              <w:rPr>
                <w:rFonts w:eastAsia="Times New Roman" w:cs="Times New Roman"/>
                <w:szCs w:val="24"/>
              </w:rPr>
            </w:pPr>
          </w:p>
          <w:p w14:paraId="09DF8B8D" w14:textId="77777777" w:rsidR="00EC7CA5" w:rsidRDefault="00EC7CA5" w:rsidP="00D47333">
            <w:pPr>
              <w:jc w:val="center"/>
              <w:rPr>
                <w:rFonts w:eastAsia="Times New Roman" w:cs="Times New Roman"/>
                <w:szCs w:val="24"/>
              </w:rPr>
            </w:pPr>
          </w:p>
          <w:p w14:paraId="5FF95233" w14:textId="77777777" w:rsidR="00EC7CA5" w:rsidRDefault="00EC7CA5" w:rsidP="00D47333">
            <w:pPr>
              <w:jc w:val="center"/>
              <w:rPr>
                <w:rFonts w:eastAsia="Times New Roman" w:cs="Times New Roman"/>
                <w:szCs w:val="24"/>
              </w:rPr>
            </w:pPr>
          </w:p>
          <w:p w14:paraId="7AD34E48"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05" w:type="dxa"/>
          </w:tcPr>
          <w:p w14:paraId="176F259B"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1E02721E"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5EE0B553" w14:textId="77777777" w:rsidR="00EC7CA5" w:rsidRDefault="00EC7CA5" w:rsidP="00D47333">
            <w:pPr>
              <w:rPr>
                <w:rFonts w:eastAsia="Times New Roman" w:cs="Times New Roman"/>
                <w:szCs w:val="24"/>
              </w:rPr>
            </w:pPr>
            <w:r>
              <w:rPr>
                <w:rFonts w:eastAsia="Times New Roman" w:cs="Times New Roman"/>
                <w:b/>
                <w:szCs w:val="24"/>
              </w:rPr>
              <w:t>Actividades:</w:t>
            </w:r>
          </w:p>
          <w:p w14:paraId="6D99157B" w14:textId="77777777" w:rsidR="00EC7CA5" w:rsidRDefault="00EC7CA5" w:rsidP="00525E5E">
            <w:pPr>
              <w:numPr>
                <w:ilvl w:val="0"/>
                <w:numId w:val="87"/>
              </w:numPr>
              <w:jc w:val="left"/>
              <w:rPr>
                <w:rFonts w:eastAsia="Times New Roman" w:cs="Times New Roman"/>
                <w:szCs w:val="24"/>
              </w:rPr>
            </w:pPr>
            <w:r>
              <w:rPr>
                <w:rFonts w:eastAsia="Times New Roman" w:cs="Times New Roman"/>
                <w:szCs w:val="24"/>
              </w:rPr>
              <w:t>Realizar el prototipado (diseño de la interfaz).</w:t>
            </w:r>
          </w:p>
          <w:p w14:paraId="24D9F1D7"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23" w:type="dxa"/>
          </w:tcPr>
          <w:p w14:paraId="581F9D25" w14:textId="77777777" w:rsidR="00EC7CA5" w:rsidRDefault="00EC7CA5" w:rsidP="00D47333">
            <w:pPr>
              <w:jc w:val="center"/>
              <w:rPr>
                <w:rFonts w:eastAsia="Times New Roman" w:cs="Times New Roman"/>
                <w:b/>
                <w:szCs w:val="24"/>
              </w:rPr>
            </w:pPr>
          </w:p>
          <w:p w14:paraId="4FDC7EB0" w14:textId="77777777" w:rsidR="00EC7CA5" w:rsidRDefault="00EC7CA5" w:rsidP="00D47333">
            <w:pPr>
              <w:rPr>
                <w:rFonts w:eastAsia="Times New Roman" w:cs="Times New Roman"/>
                <w:b/>
                <w:szCs w:val="24"/>
              </w:rPr>
            </w:pPr>
          </w:p>
          <w:p w14:paraId="58F5158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1.1: </w:t>
            </w:r>
          </w:p>
          <w:p w14:paraId="4D46E176" w14:textId="77777777" w:rsidR="00EC7CA5" w:rsidRDefault="00EC7CA5" w:rsidP="00D47333">
            <w:pPr>
              <w:jc w:val="center"/>
              <w:rPr>
                <w:rFonts w:eastAsia="Times New Roman" w:cs="Times New Roman"/>
                <w:szCs w:val="24"/>
              </w:rPr>
            </w:pPr>
            <w:r>
              <w:rPr>
                <w:rFonts w:eastAsia="Times New Roman" w:cs="Times New Roman"/>
                <w:szCs w:val="24"/>
              </w:rPr>
              <w:t>03/09/2019</w:t>
            </w:r>
          </w:p>
          <w:p w14:paraId="33443F6A" w14:textId="77777777" w:rsidR="00EC7CA5" w:rsidRDefault="00EC7CA5" w:rsidP="00D47333">
            <w:pPr>
              <w:rPr>
                <w:rFonts w:eastAsia="Times New Roman" w:cs="Times New Roman"/>
                <w:szCs w:val="24"/>
              </w:rPr>
            </w:pPr>
          </w:p>
          <w:p w14:paraId="5C418D4A" w14:textId="77777777" w:rsidR="00EC7CA5" w:rsidRDefault="00EC7CA5" w:rsidP="00D47333">
            <w:pPr>
              <w:jc w:val="center"/>
              <w:rPr>
                <w:rFonts w:eastAsia="Times New Roman" w:cs="Times New Roman"/>
                <w:b/>
                <w:szCs w:val="24"/>
              </w:rPr>
            </w:pPr>
          </w:p>
        </w:tc>
        <w:tc>
          <w:tcPr>
            <w:tcW w:w="2223" w:type="dxa"/>
          </w:tcPr>
          <w:p w14:paraId="59D62A2C" w14:textId="77777777" w:rsidR="00EC7CA5" w:rsidRDefault="00EC7CA5" w:rsidP="00D47333">
            <w:pPr>
              <w:jc w:val="center"/>
              <w:rPr>
                <w:rFonts w:eastAsia="Times New Roman" w:cs="Times New Roman"/>
                <w:b/>
                <w:szCs w:val="24"/>
              </w:rPr>
            </w:pPr>
          </w:p>
          <w:p w14:paraId="081CAF1B" w14:textId="77777777" w:rsidR="00EC7CA5" w:rsidRDefault="00EC7CA5" w:rsidP="00D47333">
            <w:pPr>
              <w:rPr>
                <w:rFonts w:eastAsia="Times New Roman" w:cs="Times New Roman"/>
                <w:b/>
                <w:szCs w:val="24"/>
              </w:rPr>
            </w:pPr>
          </w:p>
          <w:p w14:paraId="4F765F79" w14:textId="77777777" w:rsidR="00EC7CA5" w:rsidRDefault="00EC7CA5" w:rsidP="00D47333">
            <w:pPr>
              <w:jc w:val="center"/>
              <w:rPr>
                <w:rFonts w:eastAsia="Times New Roman" w:cs="Times New Roman"/>
                <w:b/>
                <w:szCs w:val="24"/>
              </w:rPr>
            </w:pPr>
            <w:r>
              <w:rPr>
                <w:rFonts w:eastAsia="Times New Roman" w:cs="Times New Roman"/>
                <w:b/>
                <w:szCs w:val="24"/>
              </w:rPr>
              <w:t>Actividad 1.1: 7</w:t>
            </w:r>
          </w:p>
          <w:p w14:paraId="0B39756F"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365AD9F3" w14:textId="77777777" w:rsidR="00EC7CA5" w:rsidRDefault="00EC7CA5" w:rsidP="00D47333">
            <w:pPr>
              <w:jc w:val="center"/>
              <w:rPr>
                <w:rFonts w:eastAsia="Times New Roman" w:cs="Times New Roman"/>
                <w:b/>
                <w:szCs w:val="24"/>
              </w:rPr>
            </w:pPr>
          </w:p>
        </w:tc>
      </w:tr>
      <w:tr w:rsidR="00EC7CA5" w14:paraId="6900C9D6" w14:textId="77777777" w:rsidTr="001C00C1">
        <w:tc>
          <w:tcPr>
            <w:tcW w:w="621" w:type="dxa"/>
          </w:tcPr>
          <w:p w14:paraId="6F3CEC3C" w14:textId="77777777" w:rsidR="00EC7CA5" w:rsidRDefault="00EC7CA5" w:rsidP="00D47333">
            <w:pPr>
              <w:jc w:val="center"/>
              <w:rPr>
                <w:rFonts w:eastAsia="Times New Roman" w:cs="Times New Roman"/>
                <w:szCs w:val="24"/>
              </w:rPr>
            </w:pPr>
          </w:p>
          <w:p w14:paraId="0F3FBE20" w14:textId="77777777" w:rsidR="00EC7CA5" w:rsidRDefault="00EC7CA5" w:rsidP="00D47333">
            <w:pPr>
              <w:jc w:val="center"/>
              <w:rPr>
                <w:rFonts w:eastAsia="Times New Roman" w:cs="Times New Roman"/>
                <w:szCs w:val="24"/>
              </w:rPr>
            </w:pPr>
          </w:p>
          <w:p w14:paraId="1B6D7CB6" w14:textId="77777777" w:rsidR="00EC7CA5" w:rsidRDefault="00EC7CA5" w:rsidP="00D47333">
            <w:pPr>
              <w:jc w:val="center"/>
              <w:rPr>
                <w:rFonts w:eastAsia="Times New Roman" w:cs="Times New Roman"/>
                <w:szCs w:val="24"/>
              </w:rPr>
            </w:pPr>
          </w:p>
          <w:p w14:paraId="5256169A"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05" w:type="dxa"/>
          </w:tcPr>
          <w:p w14:paraId="4BADEC89"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6A580E65"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4F2D3599" w14:textId="77777777" w:rsidR="00EC7CA5" w:rsidRDefault="00EC7CA5" w:rsidP="00D47333">
            <w:pPr>
              <w:rPr>
                <w:rFonts w:eastAsia="Times New Roman" w:cs="Times New Roman"/>
                <w:szCs w:val="24"/>
              </w:rPr>
            </w:pPr>
            <w:r>
              <w:rPr>
                <w:rFonts w:eastAsia="Times New Roman" w:cs="Times New Roman"/>
                <w:b/>
                <w:szCs w:val="24"/>
              </w:rPr>
              <w:t>Actividades:</w:t>
            </w:r>
          </w:p>
          <w:p w14:paraId="146E008E"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clases.</w:t>
            </w:r>
          </w:p>
          <w:p w14:paraId="5B18167C" w14:textId="77777777" w:rsidR="00EC7CA5" w:rsidRDefault="00EC7CA5" w:rsidP="00525E5E">
            <w:pPr>
              <w:numPr>
                <w:ilvl w:val="0"/>
                <w:numId w:val="88"/>
              </w:numPr>
              <w:jc w:val="left"/>
              <w:rPr>
                <w:rFonts w:eastAsia="Times New Roman" w:cs="Times New Roman"/>
                <w:szCs w:val="24"/>
              </w:rPr>
            </w:pPr>
            <w:r>
              <w:rPr>
                <w:rFonts w:eastAsia="Times New Roman" w:cs="Times New Roman"/>
                <w:szCs w:val="24"/>
              </w:rPr>
              <w:t>Diagrama de secuencia.</w:t>
            </w:r>
          </w:p>
          <w:p w14:paraId="46237727"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599EE06B" w14:textId="77777777" w:rsidR="00EC7CA5" w:rsidRDefault="00EC7CA5" w:rsidP="00D47333">
            <w:pPr>
              <w:rPr>
                <w:rFonts w:eastAsia="Times New Roman" w:cs="Times New Roman"/>
                <w:b/>
                <w:szCs w:val="24"/>
              </w:rPr>
            </w:pPr>
          </w:p>
          <w:p w14:paraId="3F144D20"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08DF9FD1" w14:textId="77777777" w:rsidR="00EC7CA5" w:rsidRDefault="00EC7CA5" w:rsidP="00D47333">
            <w:pPr>
              <w:jc w:val="center"/>
              <w:rPr>
                <w:rFonts w:eastAsia="Times New Roman" w:cs="Times New Roman"/>
                <w:szCs w:val="24"/>
              </w:rPr>
            </w:pPr>
            <w:r>
              <w:rPr>
                <w:rFonts w:eastAsia="Times New Roman" w:cs="Times New Roman"/>
                <w:szCs w:val="24"/>
              </w:rPr>
              <w:t>10/09/2019</w:t>
            </w:r>
          </w:p>
          <w:p w14:paraId="0602CA94"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34224557" w14:textId="77777777" w:rsidR="00EC7CA5" w:rsidRDefault="00EC7CA5" w:rsidP="00D47333">
            <w:pPr>
              <w:jc w:val="center"/>
              <w:rPr>
                <w:rFonts w:eastAsia="Times New Roman" w:cs="Times New Roman"/>
                <w:b/>
                <w:szCs w:val="24"/>
              </w:rPr>
            </w:pPr>
            <w:r>
              <w:rPr>
                <w:rFonts w:eastAsia="Times New Roman" w:cs="Times New Roman"/>
                <w:szCs w:val="24"/>
              </w:rPr>
              <w:t>13/09/2019</w:t>
            </w:r>
            <w:r>
              <w:rPr>
                <w:rFonts w:eastAsia="Times New Roman" w:cs="Times New Roman"/>
                <w:b/>
                <w:szCs w:val="24"/>
              </w:rPr>
              <w:t xml:space="preserve"> </w:t>
            </w:r>
          </w:p>
        </w:tc>
        <w:tc>
          <w:tcPr>
            <w:tcW w:w="2223" w:type="dxa"/>
          </w:tcPr>
          <w:p w14:paraId="21CAEF94" w14:textId="77777777" w:rsidR="00EC7CA5" w:rsidRDefault="00EC7CA5" w:rsidP="00D47333">
            <w:pPr>
              <w:rPr>
                <w:rFonts w:eastAsia="Times New Roman" w:cs="Times New Roman"/>
                <w:b/>
                <w:szCs w:val="24"/>
              </w:rPr>
            </w:pPr>
          </w:p>
          <w:p w14:paraId="0155B37F" w14:textId="77777777" w:rsidR="00EC7CA5" w:rsidRDefault="00EC7CA5" w:rsidP="00D47333">
            <w:pPr>
              <w:jc w:val="center"/>
              <w:rPr>
                <w:rFonts w:eastAsia="Times New Roman" w:cs="Times New Roman"/>
                <w:b/>
                <w:szCs w:val="24"/>
              </w:rPr>
            </w:pPr>
            <w:r>
              <w:rPr>
                <w:rFonts w:eastAsia="Times New Roman" w:cs="Times New Roman"/>
                <w:b/>
                <w:szCs w:val="24"/>
              </w:rPr>
              <w:t>Actividad 2.1: 3</w:t>
            </w:r>
          </w:p>
          <w:p w14:paraId="4FD3C17D" w14:textId="77777777" w:rsidR="00EC7CA5" w:rsidRDefault="00EC7CA5" w:rsidP="00D47333">
            <w:pPr>
              <w:jc w:val="center"/>
              <w:rPr>
                <w:rFonts w:eastAsia="Times New Roman" w:cs="Times New Roman"/>
                <w:szCs w:val="24"/>
              </w:rPr>
            </w:pPr>
            <w:r>
              <w:rPr>
                <w:rFonts w:eastAsia="Times New Roman" w:cs="Times New Roman"/>
                <w:szCs w:val="24"/>
              </w:rPr>
              <w:t>13/09/2019</w:t>
            </w:r>
          </w:p>
          <w:p w14:paraId="09B2B4A7"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27C91A40" w14:textId="77777777" w:rsidR="00EC7CA5" w:rsidRDefault="00EC7CA5" w:rsidP="00D47333">
            <w:pPr>
              <w:jc w:val="center"/>
              <w:rPr>
                <w:rFonts w:eastAsia="Times New Roman" w:cs="Times New Roman"/>
                <w:b/>
                <w:szCs w:val="24"/>
              </w:rPr>
            </w:pPr>
            <w:r>
              <w:rPr>
                <w:rFonts w:eastAsia="Times New Roman" w:cs="Times New Roman"/>
                <w:szCs w:val="24"/>
              </w:rPr>
              <w:t>16/09/2019</w:t>
            </w:r>
          </w:p>
        </w:tc>
      </w:tr>
      <w:tr w:rsidR="00EC7CA5" w14:paraId="7C799D0B" w14:textId="77777777" w:rsidTr="001C00C1">
        <w:tc>
          <w:tcPr>
            <w:tcW w:w="621" w:type="dxa"/>
          </w:tcPr>
          <w:p w14:paraId="5E4C069C" w14:textId="77777777" w:rsidR="00EC7CA5" w:rsidRDefault="00EC7CA5" w:rsidP="00D47333">
            <w:pPr>
              <w:jc w:val="center"/>
              <w:rPr>
                <w:rFonts w:eastAsia="Times New Roman" w:cs="Times New Roman"/>
                <w:szCs w:val="24"/>
              </w:rPr>
            </w:pPr>
          </w:p>
          <w:p w14:paraId="25A66FC8" w14:textId="77777777" w:rsidR="00EC7CA5" w:rsidRDefault="00EC7CA5" w:rsidP="00D47333">
            <w:pPr>
              <w:jc w:val="center"/>
              <w:rPr>
                <w:rFonts w:eastAsia="Times New Roman" w:cs="Times New Roman"/>
                <w:szCs w:val="24"/>
              </w:rPr>
            </w:pPr>
          </w:p>
          <w:p w14:paraId="12107220" w14:textId="77777777" w:rsidR="00EC7CA5" w:rsidRDefault="00EC7CA5" w:rsidP="00BA1795">
            <w:pPr>
              <w:ind w:firstLine="0"/>
              <w:rPr>
                <w:rFonts w:eastAsia="Times New Roman" w:cs="Times New Roman"/>
                <w:szCs w:val="24"/>
              </w:rPr>
            </w:pPr>
          </w:p>
          <w:p w14:paraId="1BF701FB" w14:textId="77777777" w:rsidR="00EC7CA5" w:rsidRDefault="00EC7CA5" w:rsidP="00D47333">
            <w:pPr>
              <w:jc w:val="center"/>
              <w:rPr>
                <w:rFonts w:eastAsia="Times New Roman" w:cs="Times New Roman"/>
                <w:szCs w:val="24"/>
              </w:rPr>
            </w:pPr>
          </w:p>
          <w:p w14:paraId="6E13B12E"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05" w:type="dxa"/>
          </w:tcPr>
          <w:p w14:paraId="048117FE"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67821C80"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058C414E" w14:textId="77777777" w:rsidR="00EC7CA5" w:rsidRDefault="00EC7CA5" w:rsidP="00D47333">
            <w:pPr>
              <w:rPr>
                <w:rFonts w:eastAsia="Times New Roman" w:cs="Times New Roman"/>
                <w:b/>
                <w:szCs w:val="24"/>
              </w:rPr>
            </w:pPr>
            <w:r>
              <w:rPr>
                <w:rFonts w:eastAsia="Times New Roman" w:cs="Times New Roman"/>
                <w:b/>
                <w:szCs w:val="24"/>
              </w:rPr>
              <w:t>Actividades:</w:t>
            </w:r>
          </w:p>
          <w:p w14:paraId="70B208E7"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Escribir/generar código.</w:t>
            </w:r>
          </w:p>
          <w:p w14:paraId="790C6F44" w14:textId="77777777" w:rsidR="00EC7CA5" w:rsidRDefault="00EC7CA5" w:rsidP="00525E5E">
            <w:pPr>
              <w:numPr>
                <w:ilvl w:val="0"/>
                <w:numId w:val="89"/>
              </w:numPr>
              <w:jc w:val="left"/>
              <w:rPr>
                <w:rFonts w:eastAsia="Times New Roman" w:cs="Times New Roman"/>
                <w:szCs w:val="24"/>
              </w:rPr>
            </w:pPr>
            <w:r>
              <w:rPr>
                <w:rFonts w:eastAsia="Times New Roman" w:cs="Times New Roman"/>
                <w:szCs w:val="24"/>
              </w:rPr>
              <w:t>Diccionario de funciones o módulos.</w:t>
            </w:r>
          </w:p>
          <w:p w14:paraId="6D156C86"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69F15560" w14:textId="77777777" w:rsidR="00EC7CA5" w:rsidRDefault="00EC7CA5" w:rsidP="00D47333">
            <w:pPr>
              <w:jc w:val="center"/>
              <w:rPr>
                <w:rFonts w:eastAsia="Times New Roman" w:cs="Times New Roman"/>
                <w:b/>
                <w:szCs w:val="24"/>
              </w:rPr>
            </w:pPr>
          </w:p>
          <w:p w14:paraId="6A653816" w14:textId="77777777" w:rsidR="00EC7CA5" w:rsidRDefault="00EC7CA5" w:rsidP="00D47333">
            <w:pPr>
              <w:jc w:val="center"/>
              <w:rPr>
                <w:rFonts w:eastAsia="Times New Roman" w:cs="Times New Roman"/>
                <w:b/>
                <w:szCs w:val="24"/>
              </w:rPr>
            </w:pPr>
          </w:p>
          <w:p w14:paraId="482599A1"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65839612" w14:textId="77777777" w:rsidR="00EC7CA5" w:rsidRDefault="00EC7CA5" w:rsidP="00D47333">
            <w:pPr>
              <w:jc w:val="center"/>
              <w:rPr>
                <w:rFonts w:eastAsia="Times New Roman" w:cs="Times New Roman"/>
                <w:szCs w:val="24"/>
              </w:rPr>
            </w:pPr>
            <w:r>
              <w:rPr>
                <w:rFonts w:eastAsia="Times New Roman" w:cs="Times New Roman"/>
                <w:szCs w:val="24"/>
              </w:rPr>
              <w:t>16/09/2019</w:t>
            </w:r>
          </w:p>
          <w:p w14:paraId="04210F8D"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035E53F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4C8DA7D" w14:textId="77777777" w:rsidR="00EC7CA5" w:rsidRDefault="00EC7CA5" w:rsidP="00D47333">
            <w:pPr>
              <w:jc w:val="center"/>
              <w:rPr>
                <w:rFonts w:eastAsia="Times New Roman" w:cs="Times New Roman"/>
                <w:b/>
                <w:szCs w:val="24"/>
              </w:rPr>
            </w:pPr>
          </w:p>
        </w:tc>
        <w:tc>
          <w:tcPr>
            <w:tcW w:w="2223" w:type="dxa"/>
          </w:tcPr>
          <w:p w14:paraId="3872D57D" w14:textId="77777777" w:rsidR="00EC7CA5" w:rsidRDefault="00EC7CA5" w:rsidP="00D47333">
            <w:pPr>
              <w:jc w:val="center"/>
              <w:rPr>
                <w:rFonts w:eastAsia="Times New Roman" w:cs="Times New Roman"/>
                <w:szCs w:val="24"/>
              </w:rPr>
            </w:pPr>
            <w:r>
              <w:rPr>
                <w:rFonts w:eastAsia="Times New Roman" w:cs="Times New Roman"/>
                <w:szCs w:val="24"/>
              </w:rPr>
              <w:t xml:space="preserve"> </w:t>
            </w:r>
          </w:p>
          <w:p w14:paraId="2874DB5A" w14:textId="77777777" w:rsidR="00EC7CA5" w:rsidRDefault="00EC7CA5" w:rsidP="00D47333">
            <w:pPr>
              <w:jc w:val="center"/>
              <w:rPr>
                <w:rFonts w:eastAsia="Times New Roman" w:cs="Times New Roman"/>
                <w:b/>
                <w:szCs w:val="24"/>
              </w:rPr>
            </w:pPr>
          </w:p>
          <w:p w14:paraId="260FD55A"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15 </w:t>
            </w:r>
          </w:p>
          <w:p w14:paraId="4878A660"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793920E"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5357137A"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E931AD8" w14:textId="77777777" w:rsidR="00EC7CA5" w:rsidRDefault="00EC7CA5" w:rsidP="00D47333">
            <w:pPr>
              <w:jc w:val="center"/>
              <w:rPr>
                <w:rFonts w:eastAsia="Times New Roman" w:cs="Times New Roman"/>
                <w:szCs w:val="24"/>
              </w:rPr>
            </w:pPr>
          </w:p>
        </w:tc>
      </w:tr>
    </w:tbl>
    <w:p w14:paraId="608AA143" w14:textId="77777777" w:rsidR="00EC7CA5" w:rsidRDefault="00EC7CA5" w:rsidP="009F6C90">
      <w:pPr>
        <w:spacing w:line="240" w:lineRule="auto"/>
        <w:rPr>
          <w:rFonts w:eastAsia="Times New Roman" w:cs="Times New Roman"/>
          <w:b/>
          <w:szCs w:val="24"/>
        </w:rPr>
      </w:pPr>
    </w:p>
    <w:p w14:paraId="7EF3E2B3" w14:textId="0D4AC8A0" w:rsidR="00E55012" w:rsidRPr="00E55012" w:rsidRDefault="00E55012" w:rsidP="009F6C90">
      <w:pPr>
        <w:ind w:firstLine="0"/>
        <w:rPr>
          <w:rFonts w:eastAsia="Times New Roman" w:cs="Times New Roman"/>
          <w:bCs/>
          <w:sz w:val="20"/>
          <w:szCs w:val="20"/>
        </w:rPr>
      </w:pPr>
      <w:r w:rsidRPr="00E55012">
        <w:rPr>
          <w:rFonts w:eastAsia="Times New Roman" w:cs="Times New Roman"/>
          <w:bCs/>
          <w:i/>
          <w:iCs/>
          <w:sz w:val="20"/>
          <w:szCs w:val="20"/>
        </w:rPr>
        <w:t xml:space="preserve">Nota: </w:t>
      </w:r>
      <w:r w:rsidRPr="00E55012">
        <w:rPr>
          <w:rFonts w:eastAsia="Times New Roman" w:cs="Times New Roman"/>
          <w:bCs/>
          <w:sz w:val="20"/>
          <w:szCs w:val="20"/>
        </w:rPr>
        <w:t>Elaboración propia.</w:t>
      </w:r>
    </w:p>
    <w:p w14:paraId="41596154" w14:textId="19662706" w:rsidR="00EC7CA5" w:rsidRDefault="00EC7CA5" w:rsidP="009F6C90">
      <w:pPr>
        <w:ind w:firstLine="0"/>
        <w:rPr>
          <w:rFonts w:eastAsia="Times New Roman" w:cs="Times New Roman"/>
          <w:b/>
          <w:szCs w:val="24"/>
        </w:rPr>
      </w:pPr>
      <w:r>
        <w:rPr>
          <w:rFonts w:eastAsia="Times New Roman" w:cs="Times New Roman"/>
          <w:b/>
          <w:szCs w:val="24"/>
        </w:rPr>
        <w:t>Casos de uso #09 y #11</w:t>
      </w:r>
    </w:p>
    <w:p w14:paraId="1CF7B320" w14:textId="77777777" w:rsidR="00EC7CA5" w:rsidRDefault="00EC7CA5" w:rsidP="009F6C90">
      <w:pPr>
        <w:ind w:firstLine="0"/>
        <w:rPr>
          <w:rFonts w:eastAsia="Times New Roman" w:cs="Times New Roman"/>
          <w:b/>
          <w:szCs w:val="24"/>
        </w:rPr>
      </w:pPr>
      <w:r>
        <w:rPr>
          <w:rFonts w:eastAsia="Times New Roman" w:cs="Times New Roman"/>
          <w:b/>
          <w:szCs w:val="24"/>
        </w:rPr>
        <w:t>Nombre CU09: Crear rango (tabla parámetro)</w:t>
      </w:r>
    </w:p>
    <w:p w14:paraId="385AB1E8" w14:textId="4C057294" w:rsidR="00EC7CA5" w:rsidRDefault="00EC7CA5" w:rsidP="009F6C90">
      <w:pPr>
        <w:ind w:firstLine="0"/>
        <w:rPr>
          <w:rFonts w:eastAsia="Times New Roman" w:cs="Times New Roman"/>
          <w:b/>
          <w:szCs w:val="24"/>
        </w:rPr>
      </w:pPr>
      <w:r>
        <w:rPr>
          <w:rFonts w:eastAsia="Times New Roman" w:cs="Times New Roman"/>
          <w:b/>
          <w:szCs w:val="24"/>
        </w:rPr>
        <w:t>Nombre CU11: Crear base de tiempo (tabla parámetro)</w:t>
      </w:r>
    </w:p>
    <w:p w14:paraId="32F671BA" w14:textId="1486B4D4" w:rsidR="004514D9" w:rsidRPr="004514D9" w:rsidRDefault="004514D9" w:rsidP="004514D9">
      <w:pPr>
        <w:pStyle w:val="Descripcin"/>
        <w:keepNext/>
        <w:ind w:firstLine="0"/>
        <w:rPr>
          <w:color w:val="auto"/>
          <w:sz w:val="24"/>
          <w:szCs w:val="24"/>
        </w:rPr>
      </w:pPr>
      <w:bookmarkStart w:id="81" w:name="_Toc47024504"/>
      <w:r w:rsidRPr="004514D9">
        <w:rPr>
          <w:color w:val="auto"/>
          <w:sz w:val="24"/>
          <w:szCs w:val="24"/>
        </w:rPr>
        <w:t xml:space="preserve">Tabla </w:t>
      </w:r>
      <w:r w:rsidRPr="004514D9">
        <w:rPr>
          <w:color w:val="auto"/>
          <w:sz w:val="24"/>
          <w:szCs w:val="24"/>
        </w:rPr>
        <w:fldChar w:fldCharType="begin"/>
      </w:r>
      <w:r w:rsidRPr="004514D9">
        <w:rPr>
          <w:color w:val="auto"/>
          <w:sz w:val="24"/>
          <w:szCs w:val="24"/>
        </w:rPr>
        <w:instrText xml:space="preserve"> SEQ Tabla \* ARABIC </w:instrText>
      </w:r>
      <w:r w:rsidRPr="004514D9">
        <w:rPr>
          <w:color w:val="auto"/>
          <w:sz w:val="24"/>
          <w:szCs w:val="24"/>
        </w:rPr>
        <w:fldChar w:fldCharType="separate"/>
      </w:r>
      <w:r w:rsidR="00381C8E">
        <w:rPr>
          <w:noProof/>
          <w:color w:val="auto"/>
          <w:sz w:val="24"/>
          <w:szCs w:val="24"/>
        </w:rPr>
        <w:t>33</w:t>
      </w:r>
      <w:r w:rsidRPr="004514D9">
        <w:rPr>
          <w:color w:val="auto"/>
          <w:sz w:val="24"/>
          <w:szCs w:val="24"/>
        </w:rPr>
        <w:fldChar w:fldCharType="end"/>
      </w:r>
      <w:r w:rsidRPr="004514D9">
        <w:rPr>
          <w:color w:val="auto"/>
          <w:sz w:val="24"/>
          <w:szCs w:val="24"/>
        </w:rPr>
        <w:t>. Calendario de las tareas 1.1 - 3.2 (CU09 y CU11) del equipo de desarrollo.</w:t>
      </w:r>
      <w:bookmarkEnd w:id="81"/>
    </w:p>
    <w:tbl>
      <w:tblPr>
        <w:tblStyle w:val="Tablaconcuadrcula"/>
        <w:tblW w:w="9172" w:type="dxa"/>
        <w:tblLook w:val="04A0" w:firstRow="1" w:lastRow="0" w:firstColumn="1" w:lastColumn="0" w:noHBand="0" w:noVBand="1"/>
      </w:tblPr>
      <w:tblGrid>
        <w:gridCol w:w="621"/>
        <w:gridCol w:w="4105"/>
        <w:gridCol w:w="2223"/>
        <w:gridCol w:w="2223"/>
      </w:tblGrid>
      <w:tr w:rsidR="00EC7CA5" w14:paraId="7CF77DF2" w14:textId="77777777" w:rsidTr="004514D9">
        <w:tc>
          <w:tcPr>
            <w:tcW w:w="621" w:type="dxa"/>
          </w:tcPr>
          <w:p w14:paraId="0A67D5F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5" w:type="dxa"/>
          </w:tcPr>
          <w:p w14:paraId="4C893A67"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3" w:type="dxa"/>
          </w:tcPr>
          <w:p w14:paraId="4792660C"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3" w:type="dxa"/>
          </w:tcPr>
          <w:p w14:paraId="5661B20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4F6BC829" w14:textId="77777777" w:rsidTr="004514D9">
        <w:tc>
          <w:tcPr>
            <w:tcW w:w="621" w:type="dxa"/>
          </w:tcPr>
          <w:p w14:paraId="3DA7B117" w14:textId="77777777" w:rsidR="00EC7CA5" w:rsidRDefault="00EC7CA5" w:rsidP="00D47333">
            <w:pPr>
              <w:jc w:val="center"/>
              <w:rPr>
                <w:rFonts w:eastAsia="Times New Roman" w:cs="Times New Roman"/>
                <w:szCs w:val="24"/>
              </w:rPr>
            </w:pPr>
          </w:p>
          <w:p w14:paraId="654182B7" w14:textId="77777777" w:rsidR="00EC7CA5" w:rsidRDefault="00EC7CA5" w:rsidP="00D47333">
            <w:pPr>
              <w:jc w:val="center"/>
              <w:rPr>
                <w:rFonts w:eastAsia="Times New Roman" w:cs="Times New Roman"/>
                <w:szCs w:val="24"/>
              </w:rPr>
            </w:pPr>
          </w:p>
          <w:p w14:paraId="1D408BA3" w14:textId="77777777" w:rsidR="00EC7CA5" w:rsidRDefault="00EC7CA5" w:rsidP="00D47333">
            <w:pPr>
              <w:jc w:val="center"/>
              <w:rPr>
                <w:rFonts w:eastAsia="Times New Roman" w:cs="Times New Roman"/>
                <w:szCs w:val="24"/>
              </w:rPr>
            </w:pPr>
          </w:p>
          <w:p w14:paraId="5039A7EF" w14:textId="77777777" w:rsidR="00EC7CA5" w:rsidRDefault="00EC7CA5" w:rsidP="00D47333">
            <w:pPr>
              <w:jc w:val="center"/>
              <w:rPr>
                <w:rFonts w:eastAsia="Times New Roman" w:cs="Times New Roman"/>
                <w:b/>
                <w:szCs w:val="24"/>
              </w:rPr>
            </w:pPr>
            <w:r>
              <w:rPr>
                <w:rFonts w:eastAsia="Times New Roman" w:cs="Times New Roman"/>
                <w:szCs w:val="24"/>
              </w:rPr>
              <w:t>1</w:t>
            </w:r>
          </w:p>
        </w:tc>
        <w:tc>
          <w:tcPr>
            <w:tcW w:w="4105" w:type="dxa"/>
          </w:tcPr>
          <w:p w14:paraId="4EEC4CBF" w14:textId="77777777" w:rsidR="00EC7CA5" w:rsidRDefault="00EC7CA5" w:rsidP="00D47333">
            <w:pPr>
              <w:rPr>
                <w:rFonts w:eastAsia="Times New Roman" w:cs="Times New Roman"/>
                <w:b/>
                <w:szCs w:val="24"/>
              </w:rPr>
            </w:pPr>
            <w:r>
              <w:rPr>
                <w:rFonts w:eastAsia="Times New Roman" w:cs="Times New Roman"/>
                <w:b/>
                <w:szCs w:val="24"/>
              </w:rPr>
              <w:t>Fase 1: Análisis y requerimientos</w:t>
            </w:r>
          </w:p>
          <w:p w14:paraId="5A491BD1"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 los requerimientos.</w:t>
            </w:r>
          </w:p>
          <w:p w14:paraId="41BD185D" w14:textId="77777777" w:rsidR="00EC7CA5" w:rsidRDefault="00EC7CA5" w:rsidP="00D47333">
            <w:pPr>
              <w:rPr>
                <w:rFonts w:eastAsia="Times New Roman" w:cs="Times New Roman"/>
                <w:szCs w:val="24"/>
              </w:rPr>
            </w:pPr>
            <w:r>
              <w:rPr>
                <w:rFonts w:eastAsia="Times New Roman" w:cs="Times New Roman"/>
                <w:b/>
                <w:szCs w:val="24"/>
              </w:rPr>
              <w:t>Actividades:</w:t>
            </w:r>
          </w:p>
          <w:p w14:paraId="0E5C6FCB" w14:textId="77777777" w:rsidR="00EC7CA5" w:rsidRDefault="00EC7CA5" w:rsidP="00525E5E">
            <w:pPr>
              <w:numPr>
                <w:ilvl w:val="0"/>
                <w:numId w:val="90"/>
              </w:numPr>
              <w:jc w:val="left"/>
              <w:rPr>
                <w:rFonts w:eastAsia="Times New Roman" w:cs="Times New Roman"/>
                <w:szCs w:val="24"/>
              </w:rPr>
            </w:pPr>
            <w:r>
              <w:rPr>
                <w:rFonts w:eastAsia="Times New Roman" w:cs="Times New Roman"/>
                <w:szCs w:val="24"/>
              </w:rPr>
              <w:t>Realizar el prototipado (diseño de la interfaz).</w:t>
            </w:r>
          </w:p>
          <w:p w14:paraId="0B398794" w14:textId="77777777" w:rsidR="00EC7CA5" w:rsidRPr="00FA009C" w:rsidRDefault="00EC7CA5" w:rsidP="00525E5E">
            <w:pPr>
              <w:pStyle w:val="Prrafodelista"/>
              <w:numPr>
                <w:ilvl w:val="0"/>
                <w:numId w:val="56"/>
              </w:numPr>
              <w:jc w:val="left"/>
              <w:rPr>
                <w:rFonts w:eastAsia="Times New Roman" w:cs="Times New Roman"/>
                <w:b/>
                <w:szCs w:val="24"/>
              </w:rPr>
            </w:pPr>
            <w:r w:rsidRPr="00FA009C">
              <w:rPr>
                <w:rFonts w:eastAsia="Times New Roman" w:cs="Times New Roman"/>
                <w:szCs w:val="24"/>
              </w:rPr>
              <w:t>Documentar.</w:t>
            </w:r>
          </w:p>
        </w:tc>
        <w:tc>
          <w:tcPr>
            <w:tcW w:w="2223" w:type="dxa"/>
          </w:tcPr>
          <w:p w14:paraId="39130186" w14:textId="77777777" w:rsidR="00EC7CA5" w:rsidRDefault="00EC7CA5" w:rsidP="00D47333">
            <w:pPr>
              <w:jc w:val="center"/>
              <w:rPr>
                <w:rFonts w:eastAsia="Times New Roman" w:cs="Times New Roman"/>
                <w:szCs w:val="24"/>
              </w:rPr>
            </w:pPr>
          </w:p>
          <w:p w14:paraId="292E3378" w14:textId="77777777" w:rsidR="00EC7CA5" w:rsidRDefault="00EC7CA5" w:rsidP="00D47333">
            <w:pPr>
              <w:rPr>
                <w:rFonts w:eastAsia="Times New Roman" w:cs="Times New Roman"/>
                <w:szCs w:val="24"/>
              </w:rPr>
            </w:pPr>
          </w:p>
          <w:p w14:paraId="6C794880" w14:textId="77777777" w:rsidR="00EC7CA5" w:rsidRDefault="00EC7CA5" w:rsidP="00D47333">
            <w:pPr>
              <w:jc w:val="center"/>
              <w:rPr>
                <w:rFonts w:eastAsia="Times New Roman" w:cs="Times New Roman"/>
                <w:b/>
                <w:szCs w:val="24"/>
              </w:rPr>
            </w:pPr>
            <w:r>
              <w:rPr>
                <w:rFonts w:eastAsia="Times New Roman" w:cs="Times New Roman"/>
                <w:b/>
                <w:szCs w:val="24"/>
              </w:rPr>
              <w:t>Actividad 1.1:</w:t>
            </w:r>
          </w:p>
          <w:p w14:paraId="03DF4267"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27030C1D" w14:textId="77777777" w:rsidR="00EC7CA5" w:rsidRDefault="00EC7CA5" w:rsidP="00D47333">
            <w:pPr>
              <w:jc w:val="center"/>
              <w:rPr>
                <w:rFonts w:eastAsia="Times New Roman" w:cs="Times New Roman"/>
                <w:b/>
                <w:szCs w:val="24"/>
              </w:rPr>
            </w:pPr>
          </w:p>
        </w:tc>
        <w:tc>
          <w:tcPr>
            <w:tcW w:w="2223" w:type="dxa"/>
          </w:tcPr>
          <w:p w14:paraId="3AF46BD5" w14:textId="77777777" w:rsidR="00EC7CA5" w:rsidRDefault="00EC7CA5" w:rsidP="00D47333">
            <w:pPr>
              <w:rPr>
                <w:rFonts w:eastAsia="Times New Roman" w:cs="Times New Roman"/>
                <w:b/>
                <w:szCs w:val="24"/>
              </w:rPr>
            </w:pPr>
          </w:p>
          <w:p w14:paraId="4DD9A62A" w14:textId="77777777" w:rsidR="00EC7CA5" w:rsidRDefault="00EC7CA5" w:rsidP="00D47333">
            <w:pPr>
              <w:rPr>
                <w:rFonts w:eastAsia="Times New Roman" w:cs="Times New Roman"/>
                <w:b/>
                <w:szCs w:val="24"/>
              </w:rPr>
            </w:pPr>
          </w:p>
          <w:p w14:paraId="31C886A8" w14:textId="77777777" w:rsidR="00EC7CA5" w:rsidRDefault="00EC7CA5" w:rsidP="00D47333">
            <w:pPr>
              <w:jc w:val="center"/>
              <w:rPr>
                <w:rFonts w:eastAsia="Times New Roman" w:cs="Times New Roman"/>
                <w:b/>
                <w:szCs w:val="24"/>
              </w:rPr>
            </w:pPr>
            <w:r>
              <w:rPr>
                <w:rFonts w:eastAsia="Times New Roman" w:cs="Times New Roman"/>
                <w:b/>
                <w:szCs w:val="24"/>
              </w:rPr>
              <w:t>Actividad 1.1: 6</w:t>
            </w:r>
          </w:p>
          <w:p w14:paraId="74E295FF"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3A155F8" w14:textId="77777777" w:rsidR="00EC7CA5" w:rsidRDefault="00EC7CA5" w:rsidP="00D47333">
            <w:pPr>
              <w:jc w:val="center"/>
              <w:rPr>
                <w:rFonts w:eastAsia="Times New Roman" w:cs="Times New Roman"/>
                <w:b/>
                <w:szCs w:val="24"/>
              </w:rPr>
            </w:pPr>
          </w:p>
        </w:tc>
      </w:tr>
      <w:tr w:rsidR="00EC7CA5" w14:paraId="06D818B6" w14:textId="77777777" w:rsidTr="004514D9">
        <w:tc>
          <w:tcPr>
            <w:tcW w:w="621" w:type="dxa"/>
          </w:tcPr>
          <w:p w14:paraId="74EAA827" w14:textId="77777777" w:rsidR="00EC7CA5" w:rsidRDefault="00EC7CA5" w:rsidP="00D47333">
            <w:pPr>
              <w:jc w:val="center"/>
              <w:rPr>
                <w:rFonts w:eastAsia="Times New Roman" w:cs="Times New Roman"/>
                <w:szCs w:val="24"/>
              </w:rPr>
            </w:pPr>
          </w:p>
          <w:p w14:paraId="6941E982" w14:textId="77777777" w:rsidR="00EC7CA5" w:rsidRDefault="00EC7CA5" w:rsidP="00D47333">
            <w:pPr>
              <w:jc w:val="center"/>
              <w:rPr>
                <w:rFonts w:eastAsia="Times New Roman" w:cs="Times New Roman"/>
                <w:szCs w:val="24"/>
              </w:rPr>
            </w:pPr>
          </w:p>
          <w:p w14:paraId="20A81E7C" w14:textId="77777777" w:rsidR="00EC7CA5" w:rsidRDefault="00EC7CA5" w:rsidP="00D47333">
            <w:pPr>
              <w:jc w:val="center"/>
              <w:rPr>
                <w:rFonts w:eastAsia="Times New Roman" w:cs="Times New Roman"/>
                <w:szCs w:val="24"/>
              </w:rPr>
            </w:pPr>
          </w:p>
          <w:p w14:paraId="6CA630FE" w14:textId="77777777" w:rsidR="00EC7CA5" w:rsidRDefault="00EC7CA5" w:rsidP="00D47333">
            <w:pPr>
              <w:jc w:val="center"/>
              <w:rPr>
                <w:rFonts w:eastAsia="Times New Roman" w:cs="Times New Roman"/>
                <w:b/>
                <w:szCs w:val="24"/>
              </w:rPr>
            </w:pPr>
            <w:r>
              <w:rPr>
                <w:rFonts w:eastAsia="Times New Roman" w:cs="Times New Roman"/>
                <w:szCs w:val="24"/>
              </w:rPr>
              <w:t>2</w:t>
            </w:r>
          </w:p>
        </w:tc>
        <w:tc>
          <w:tcPr>
            <w:tcW w:w="4105" w:type="dxa"/>
          </w:tcPr>
          <w:p w14:paraId="3EB27816" w14:textId="77777777" w:rsidR="00EC7CA5" w:rsidRDefault="00EC7CA5" w:rsidP="00D47333">
            <w:pPr>
              <w:rPr>
                <w:rFonts w:eastAsia="Times New Roman" w:cs="Times New Roman"/>
                <w:b/>
                <w:szCs w:val="24"/>
              </w:rPr>
            </w:pPr>
            <w:r>
              <w:rPr>
                <w:rFonts w:eastAsia="Times New Roman" w:cs="Times New Roman"/>
                <w:b/>
                <w:szCs w:val="24"/>
              </w:rPr>
              <w:t>Fase 2: Análisis y diseño preliminar</w:t>
            </w:r>
          </w:p>
          <w:p w14:paraId="5FB5A88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Revisión del diseño preliminar.</w:t>
            </w:r>
          </w:p>
          <w:p w14:paraId="57100AC7" w14:textId="77777777" w:rsidR="00EC7CA5" w:rsidRDefault="00EC7CA5" w:rsidP="00D47333">
            <w:pPr>
              <w:rPr>
                <w:rFonts w:eastAsia="Times New Roman" w:cs="Times New Roman"/>
                <w:szCs w:val="24"/>
              </w:rPr>
            </w:pPr>
            <w:r>
              <w:rPr>
                <w:rFonts w:eastAsia="Times New Roman" w:cs="Times New Roman"/>
                <w:b/>
                <w:szCs w:val="24"/>
              </w:rPr>
              <w:t>Actividades:</w:t>
            </w:r>
          </w:p>
          <w:p w14:paraId="1D7A612B"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clases.</w:t>
            </w:r>
          </w:p>
          <w:p w14:paraId="7AEE5F2C" w14:textId="77777777" w:rsidR="00EC7CA5" w:rsidRDefault="00EC7CA5" w:rsidP="00525E5E">
            <w:pPr>
              <w:numPr>
                <w:ilvl w:val="0"/>
                <w:numId w:val="91"/>
              </w:numPr>
              <w:jc w:val="left"/>
              <w:rPr>
                <w:rFonts w:eastAsia="Times New Roman" w:cs="Times New Roman"/>
                <w:szCs w:val="24"/>
              </w:rPr>
            </w:pPr>
            <w:r>
              <w:rPr>
                <w:rFonts w:eastAsia="Times New Roman" w:cs="Times New Roman"/>
                <w:szCs w:val="24"/>
              </w:rPr>
              <w:t>Diagrama de secuencia.</w:t>
            </w:r>
          </w:p>
          <w:p w14:paraId="25C60FCD"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3A58E5D8" w14:textId="77777777" w:rsidR="00EC7CA5" w:rsidRDefault="00EC7CA5" w:rsidP="00D47333">
            <w:pPr>
              <w:jc w:val="center"/>
              <w:rPr>
                <w:rFonts w:eastAsia="Times New Roman" w:cs="Times New Roman"/>
                <w:b/>
                <w:szCs w:val="24"/>
              </w:rPr>
            </w:pPr>
          </w:p>
          <w:p w14:paraId="7F76560C" w14:textId="77777777" w:rsidR="00EC7CA5" w:rsidRDefault="00EC7CA5" w:rsidP="00D47333">
            <w:pPr>
              <w:jc w:val="center"/>
              <w:rPr>
                <w:rFonts w:eastAsia="Times New Roman" w:cs="Times New Roman"/>
                <w:b/>
                <w:szCs w:val="24"/>
              </w:rPr>
            </w:pPr>
            <w:r>
              <w:rPr>
                <w:rFonts w:eastAsia="Times New Roman" w:cs="Times New Roman"/>
                <w:b/>
                <w:szCs w:val="24"/>
              </w:rPr>
              <w:t>Actividad 2.1:</w:t>
            </w:r>
          </w:p>
          <w:p w14:paraId="79D00E9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3DCD4113" w14:textId="77777777" w:rsidR="00EC7CA5" w:rsidRDefault="00EC7CA5" w:rsidP="00D47333">
            <w:pPr>
              <w:jc w:val="center"/>
              <w:rPr>
                <w:rFonts w:eastAsia="Times New Roman" w:cs="Times New Roman"/>
                <w:b/>
                <w:szCs w:val="24"/>
              </w:rPr>
            </w:pPr>
            <w:r>
              <w:rPr>
                <w:rFonts w:eastAsia="Times New Roman" w:cs="Times New Roman"/>
                <w:b/>
                <w:szCs w:val="24"/>
              </w:rPr>
              <w:t>Actividad 2.2:</w:t>
            </w:r>
          </w:p>
          <w:p w14:paraId="06465DFB"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490251F" w14:textId="77777777" w:rsidR="00EC7CA5" w:rsidRDefault="00EC7CA5" w:rsidP="00D47333">
            <w:pPr>
              <w:jc w:val="center"/>
              <w:rPr>
                <w:rFonts w:eastAsia="Times New Roman" w:cs="Times New Roman"/>
                <w:b/>
                <w:szCs w:val="24"/>
              </w:rPr>
            </w:pPr>
          </w:p>
        </w:tc>
        <w:tc>
          <w:tcPr>
            <w:tcW w:w="2223" w:type="dxa"/>
          </w:tcPr>
          <w:p w14:paraId="38ED0648" w14:textId="77777777" w:rsidR="00EC7CA5" w:rsidRDefault="00EC7CA5" w:rsidP="00D47333">
            <w:pPr>
              <w:jc w:val="center"/>
              <w:rPr>
                <w:rFonts w:eastAsia="Times New Roman" w:cs="Times New Roman"/>
                <w:b/>
                <w:szCs w:val="24"/>
              </w:rPr>
            </w:pPr>
          </w:p>
          <w:p w14:paraId="7816C0D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2.1: </w:t>
            </w:r>
          </w:p>
          <w:p w14:paraId="1BF0B2ED"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7C0CF833" w14:textId="77777777" w:rsidR="00EC7CA5" w:rsidRDefault="00EC7CA5" w:rsidP="00D47333">
            <w:pPr>
              <w:jc w:val="center"/>
              <w:rPr>
                <w:rFonts w:eastAsia="Times New Roman" w:cs="Times New Roman"/>
                <w:b/>
                <w:szCs w:val="24"/>
              </w:rPr>
            </w:pPr>
            <w:r>
              <w:rPr>
                <w:rFonts w:eastAsia="Times New Roman" w:cs="Times New Roman"/>
                <w:b/>
                <w:szCs w:val="24"/>
              </w:rPr>
              <w:t>Actividad 2.2: 3</w:t>
            </w:r>
          </w:p>
          <w:p w14:paraId="189AAF05"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01391B47" w14:textId="77777777" w:rsidR="00EC7CA5" w:rsidRDefault="00EC7CA5" w:rsidP="00D47333">
            <w:pPr>
              <w:jc w:val="center"/>
              <w:rPr>
                <w:rFonts w:eastAsia="Times New Roman" w:cs="Times New Roman"/>
                <w:b/>
                <w:szCs w:val="24"/>
              </w:rPr>
            </w:pPr>
          </w:p>
        </w:tc>
      </w:tr>
      <w:tr w:rsidR="00EC7CA5" w14:paraId="1EF7CA28" w14:textId="77777777" w:rsidTr="004514D9">
        <w:tc>
          <w:tcPr>
            <w:tcW w:w="621" w:type="dxa"/>
          </w:tcPr>
          <w:p w14:paraId="2B38AE26" w14:textId="77777777" w:rsidR="00EC7CA5" w:rsidRDefault="00EC7CA5" w:rsidP="00D47333">
            <w:pPr>
              <w:jc w:val="center"/>
              <w:rPr>
                <w:rFonts w:eastAsia="Times New Roman" w:cs="Times New Roman"/>
                <w:szCs w:val="24"/>
              </w:rPr>
            </w:pPr>
          </w:p>
          <w:p w14:paraId="387DB758" w14:textId="77777777" w:rsidR="00EC7CA5" w:rsidRDefault="00EC7CA5" w:rsidP="00D47333">
            <w:pPr>
              <w:jc w:val="center"/>
              <w:rPr>
                <w:rFonts w:eastAsia="Times New Roman" w:cs="Times New Roman"/>
                <w:szCs w:val="24"/>
              </w:rPr>
            </w:pPr>
          </w:p>
          <w:p w14:paraId="00D18880" w14:textId="77777777" w:rsidR="00EC7CA5" w:rsidRDefault="00EC7CA5" w:rsidP="00BA1795">
            <w:pPr>
              <w:ind w:firstLine="0"/>
              <w:rPr>
                <w:rFonts w:eastAsia="Times New Roman" w:cs="Times New Roman"/>
                <w:szCs w:val="24"/>
              </w:rPr>
            </w:pPr>
          </w:p>
          <w:p w14:paraId="016E47E2" w14:textId="77777777" w:rsidR="00EC7CA5" w:rsidRDefault="00EC7CA5" w:rsidP="00D47333">
            <w:pPr>
              <w:jc w:val="center"/>
              <w:rPr>
                <w:rFonts w:eastAsia="Times New Roman" w:cs="Times New Roman"/>
                <w:szCs w:val="24"/>
              </w:rPr>
            </w:pPr>
          </w:p>
          <w:p w14:paraId="7EC8511C" w14:textId="77777777" w:rsidR="00EC7CA5" w:rsidRDefault="00EC7CA5" w:rsidP="00D47333">
            <w:pPr>
              <w:jc w:val="center"/>
              <w:rPr>
                <w:rFonts w:eastAsia="Times New Roman" w:cs="Times New Roman"/>
                <w:b/>
                <w:szCs w:val="24"/>
              </w:rPr>
            </w:pPr>
            <w:r>
              <w:rPr>
                <w:rFonts w:eastAsia="Times New Roman" w:cs="Times New Roman"/>
                <w:szCs w:val="24"/>
              </w:rPr>
              <w:t>3</w:t>
            </w:r>
          </w:p>
        </w:tc>
        <w:tc>
          <w:tcPr>
            <w:tcW w:w="4105" w:type="dxa"/>
          </w:tcPr>
          <w:p w14:paraId="65DCAAB9" w14:textId="77777777" w:rsidR="00EC7CA5" w:rsidRDefault="00EC7CA5" w:rsidP="00D47333">
            <w:pPr>
              <w:rPr>
                <w:rFonts w:eastAsia="Times New Roman" w:cs="Times New Roman"/>
                <w:szCs w:val="24"/>
              </w:rPr>
            </w:pPr>
            <w:r>
              <w:rPr>
                <w:rFonts w:eastAsia="Times New Roman" w:cs="Times New Roman"/>
                <w:szCs w:val="24"/>
              </w:rPr>
              <w:t xml:space="preserve"> </w:t>
            </w:r>
            <w:r>
              <w:rPr>
                <w:rFonts w:eastAsia="Times New Roman" w:cs="Times New Roman"/>
                <w:b/>
                <w:szCs w:val="24"/>
              </w:rPr>
              <w:t>Fase 3: Implementación</w:t>
            </w:r>
          </w:p>
          <w:p w14:paraId="5D8E5CFD"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39923153" w14:textId="77777777" w:rsidR="00EC7CA5" w:rsidRDefault="00EC7CA5" w:rsidP="00D47333">
            <w:pPr>
              <w:rPr>
                <w:rFonts w:eastAsia="Times New Roman" w:cs="Times New Roman"/>
                <w:b/>
                <w:szCs w:val="24"/>
              </w:rPr>
            </w:pPr>
            <w:r>
              <w:rPr>
                <w:rFonts w:eastAsia="Times New Roman" w:cs="Times New Roman"/>
                <w:b/>
                <w:szCs w:val="24"/>
              </w:rPr>
              <w:t>Actividades:</w:t>
            </w:r>
          </w:p>
          <w:p w14:paraId="387B07B5"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Escribir/generar código.</w:t>
            </w:r>
          </w:p>
          <w:p w14:paraId="62E37A53" w14:textId="77777777" w:rsidR="00EC7CA5" w:rsidRDefault="00EC7CA5" w:rsidP="00525E5E">
            <w:pPr>
              <w:numPr>
                <w:ilvl w:val="0"/>
                <w:numId w:val="92"/>
              </w:numPr>
              <w:jc w:val="left"/>
              <w:rPr>
                <w:rFonts w:eastAsia="Times New Roman" w:cs="Times New Roman"/>
                <w:szCs w:val="24"/>
              </w:rPr>
            </w:pPr>
            <w:r>
              <w:rPr>
                <w:rFonts w:eastAsia="Times New Roman" w:cs="Times New Roman"/>
                <w:szCs w:val="24"/>
              </w:rPr>
              <w:t>Diccionario de funciones o módulos.</w:t>
            </w:r>
          </w:p>
          <w:p w14:paraId="4BD8BE9C" w14:textId="77777777" w:rsidR="00EC7CA5" w:rsidRPr="00067F07" w:rsidRDefault="00EC7CA5" w:rsidP="00525E5E">
            <w:pPr>
              <w:pStyle w:val="Prrafodelista"/>
              <w:numPr>
                <w:ilvl w:val="0"/>
                <w:numId w:val="56"/>
              </w:numPr>
              <w:jc w:val="left"/>
              <w:rPr>
                <w:rFonts w:eastAsia="Times New Roman" w:cs="Times New Roman"/>
                <w:b/>
                <w:szCs w:val="24"/>
              </w:rPr>
            </w:pPr>
            <w:r w:rsidRPr="00067F07">
              <w:rPr>
                <w:rFonts w:eastAsia="Times New Roman" w:cs="Times New Roman"/>
                <w:szCs w:val="24"/>
              </w:rPr>
              <w:t>Documentar.</w:t>
            </w:r>
          </w:p>
        </w:tc>
        <w:tc>
          <w:tcPr>
            <w:tcW w:w="2223" w:type="dxa"/>
          </w:tcPr>
          <w:p w14:paraId="55153532" w14:textId="77777777" w:rsidR="00EC7CA5" w:rsidRDefault="00EC7CA5" w:rsidP="00D47333">
            <w:pPr>
              <w:rPr>
                <w:rFonts w:eastAsia="Times New Roman" w:cs="Times New Roman"/>
                <w:b/>
                <w:szCs w:val="24"/>
              </w:rPr>
            </w:pPr>
          </w:p>
          <w:p w14:paraId="29A6A6CB" w14:textId="77777777" w:rsidR="00EC7CA5" w:rsidRDefault="00EC7CA5" w:rsidP="00D47333">
            <w:pPr>
              <w:rPr>
                <w:rFonts w:eastAsia="Times New Roman" w:cs="Times New Roman"/>
                <w:b/>
                <w:szCs w:val="24"/>
              </w:rPr>
            </w:pPr>
          </w:p>
          <w:p w14:paraId="7959753C" w14:textId="77777777" w:rsidR="00EC7CA5" w:rsidRDefault="00EC7CA5" w:rsidP="00D47333">
            <w:pPr>
              <w:jc w:val="center"/>
              <w:rPr>
                <w:rFonts w:eastAsia="Times New Roman" w:cs="Times New Roman"/>
                <w:b/>
                <w:szCs w:val="24"/>
              </w:rPr>
            </w:pPr>
            <w:r>
              <w:rPr>
                <w:rFonts w:eastAsia="Times New Roman" w:cs="Times New Roman"/>
                <w:b/>
                <w:szCs w:val="24"/>
              </w:rPr>
              <w:t>Actividad 3.1:</w:t>
            </w:r>
          </w:p>
          <w:p w14:paraId="77F3878A"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54A3A601" w14:textId="77777777" w:rsidR="00EC7CA5" w:rsidRDefault="00EC7CA5" w:rsidP="00D47333">
            <w:pPr>
              <w:jc w:val="center"/>
              <w:rPr>
                <w:rFonts w:eastAsia="Times New Roman" w:cs="Times New Roman"/>
                <w:b/>
                <w:szCs w:val="24"/>
              </w:rPr>
            </w:pPr>
            <w:r>
              <w:rPr>
                <w:rFonts w:eastAsia="Times New Roman" w:cs="Times New Roman"/>
                <w:b/>
                <w:szCs w:val="24"/>
              </w:rPr>
              <w:t>Actividad 3.2:</w:t>
            </w:r>
          </w:p>
          <w:p w14:paraId="25244B5B" w14:textId="77777777" w:rsidR="00EC7CA5" w:rsidRDefault="00EC7CA5" w:rsidP="00D47333">
            <w:pPr>
              <w:jc w:val="center"/>
              <w:rPr>
                <w:rFonts w:eastAsia="Times New Roman" w:cs="Times New Roman"/>
                <w:b/>
                <w:szCs w:val="24"/>
              </w:rPr>
            </w:pPr>
            <w:r>
              <w:rPr>
                <w:rFonts w:eastAsia="Times New Roman" w:cs="Times New Roman"/>
                <w:szCs w:val="24"/>
              </w:rPr>
              <w:t>17/10/2019</w:t>
            </w:r>
          </w:p>
          <w:p w14:paraId="7C6BB779" w14:textId="77777777" w:rsidR="00EC7CA5" w:rsidRDefault="00EC7CA5" w:rsidP="00D47333">
            <w:pPr>
              <w:jc w:val="center"/>
              <w:rPr>
                <w:rFonts w:eastAsia="Times New Roman" w:cs="Times New Roman"/>
                <w:b/>
                <w:szCs w:val="24"/>
              </w:rPr>
            </w:pPr>
          </w:p>
        </w:tc>
        <w:tc>
          <w:tcPr>
            <w:tcW w:w="2223" w:type="dxa"/>
          </w:tcPr>
          <w:p w14:paraId="4B6A9FDB" w14:textId="77777777" w:rsidR="00EC7CA5" w:rsidRDefault="00EC7CA5" w:rsidP="00D47333">
            <w:pPr>
              <w:rPr>
                <w:rFonts w:eastAsia="Times New Roman" w:cs="Times New Roman"/>
                <w:b/>
                <w:szCs w:val="24"/>
              </w:rPr>
            </w:pPr>
          </w:p>
          <w:p w14:paraId="54837AFC" w14:textId="77777777" w:rsidR="00EC7CA5" w:rsidRDefault="00EC7CA5" w:rsidP="00D47333">
            <w:pPr>
              <w:rPr>
                <w:rFonts w:eastAsia="Times New Roman" w:cs="Times New Roman"/>
                <w:b/>
                <w:szCs w:val="24"/>
              </w:rPr>
            </w:pPr>
          </w:p>
          <w:p w14:paraId="5311FB00"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3.1: 4 </w:t>
            </w:r>
          </w:p>
          <w:p w14:paraId="73D70697" w14:textId="77777777" w:rsidR="00EC7CA5" w:rsidRDefault="00EC7CA5" w:rsidP="00D47333">
            <w:pPr>
              <w:jc w:val="center"/>
              <w:rPr>
                <w:rFonts w:eastAsia="Times New Roman" w:cs="Times New Roman"/>
                <w:szCs w:val="24"/>
              </w:rPr>
            </w:pPr>
            <w:r>
              <w:rPr>
                <w:rFonts w:eastAsia="Times New Roman" w:cs="Times New Roman"/>
                <w:szCs w:val="24"/>
              </w:rPr>
              <w:t>17/10/2019</w:t>
            </w:r>
          </w:p>
          <w:p w14:paraId="1B24B5A9" w14:textId="77777777" w:rsidR="00EC7CA5" w:rsidRDefault="00EC7CA5" w:rsidP="00D47333">
            <w:pPr>
              <w:jc w:val="center"/>
              <w:rPr>
                <w:rFonts w:eastAsia="Times New Roman" w:cs="Times New Roman"/>
                <w:b/>
                <w:szCs w:val="24"/>
              </w:rPr>
            </w:pPr>
            <w:r>
              <w:rPr>
                <w:rFonts w:eastAsia="Times New Roman" w:cs="Times New Roman"/>
                <w:b/>
                <w:szCs w:val="24"/>
              </w:rPr>
              <w:t>Actividad 3.2: 3</w:t>
            </w:r>
          </w:p>
          <w:p w14:paraId="6A59CFF6" w14:textId="77777777" w:rsidR="00EC7CA5" w:rsidRDefault="00EC7CA5" w:rsidP="00D47333">
            <w:pPr>
              <w:jc w:val="center"/>
              <w:rPr>
                <w:rFonts w:eastAsia="Times New Roman" w:cs="Times New Roman"/>
                <w:b/>
                <w:szCs w:val="24"/>
              </w:rPr>
            </w:pPr>
            <w:r>
              <w:rPr>
                <w:rFonts w:eastAsia="Times New Roman" w:cs="Times New Roman"/>
                <w:szCs w:val="24"/>
              </w:rPr>
              <w:t>20/10/2019</w:t>
            </w:r>
          </w:p>
          <w:p w14:paraId="128BF9B8" w14:textId="77777777" w:rsidR="00EC7CA5" w:rsidRDefault="00EC7CA5" w:rsidP="00D47333">
            <w:pPr>
              <w:jc w:val="center"/>
              <w:rPr>
                <w:rFonts w:eastAsia="Times New Roman" w:cs="Times New Roman"/>
                <w:szCs w:val="24"/>
              </w:rPr>
            </w:pPr>
          </w:p>
        </w:tc>
      </w:tr>
    </w:tbl>
    <w:p w14:paraId="231330DB" w14:textId="77777777" w:rsidR="00EC7CA5" w:rsidRDefault="00EC7CA5" w:rsidP="00DA6676">
      <w:pPr>
        <w:spacing w:line="240" w:lineRule="auto"/>
        <w:rPr>
          <w:rFonts w:eastAsia="Times New Roman" w:cs="Times New Roman"/>
          <w:b/>
          <w:szCs w:val="24"/>
        </w:rPr>
      </w:pPr>
    </w:p>
    <w:p w14:paraId="5F8FCD72" w14:textId="1855A364" w:rsidR="004514D9" w:rsidRPr="004514D9" w:rsidRDefault="004514D9" w:rsidP="00DA6676">
      <w:pPr>
        <w:ind w:firstLine="0"/>
        <w:rPr>
          <w:rFonts w:eastAsia="Times New Roman" w:cs="Times New Roman"/>
          <w:bCs/>
          <w:sz w:val="20"/>
          <w:szCs w:val="20"/>
        </w:rPr>
      </w:pPr>
      <w:r w:rsidRPr="004514D9">
        <w:rPr>
          <w:rFonts w:eastAsia="Times New Roman" w:cs="Times New Roman"/>
          <w:bCs/>
          <w:i/>
          <w:iCs/>
          <w:sz w:val="20"/>
          <w:szCs w:val="20"/>
        </w:rPr>
        <w:t xml:space="preserve">Nota: </w:t>
      </w:r>
      <w:r w:rsidRPr="004514D9">
        <w:rPr>
          <w:rFonts w:eastAsia="Times New Roman" w:cs="Times New Roman"/>
          <w:bCs/>
          <w:sz w:val="20"/>
          <w:szCs w:val="20"/>
        </w:rPr>
        <w:t>Elaboración propia.</w:t>
      </w:r>
    </w:p>
    <w:p w14:paraId="44F7FC59" w14:textId="23E33C5F" w:rsidR="00EC7CA5" w:rsidRDefault="00EC7CA5" w:rsidP="00DA6676">
      <w:pPr>
        <w:ind w:firstLine="0"/>
        <w:rPr>
          <w:rFonts w:eastAsia="Times New Roman" w:cs="Times New Roman"/>
          <w:b/>
          <w:szCs w:val="24"/>
        </w:rPr>
      </w:pPr>
      <w:r>
        <w:rPr>
          <w:rFonts w:eastAsia="Times New Roman" w:cs="Times New Roman"/>
          <w:b/>
          <w:szCs w:val="24"/>
        </w:rPr>
        <w:t>Fase 3: actividades 3.3 y 3.4 (de los mismos casos de uso anteriores)</w:t>
      </w:r>
    </w:p>
    <w:p w14:paraId="7898CDB3" w14:textId="77777777" w:rsidR="00EC7CA5" w:rsidRDefault="00EC7CA5" w:rsidP="00DA6676">
      <w:pPr>
        <w:ind w:firstLine="0"/>
        <w:rPr>
          <w:rFonts w:eastAsia="Times New Roman" w:cs="Times New Roman"/>
          <w:b/>
          <w:szCs w:val="24"/>
        </w:rPr>
      </w:pPr>
      <w:r>
        <w:rPr>
          <w:rFonts w:eastAsia="Times New Roman" w:cs="Times New Roman"/>
          <w:b/>
          <w:szCs w:val="24"/>
        </w:rPr>
        <w:t>Casos de uso #04 y #08</w:t>
      </w:r>
    </w:p>
    <w:p w14:paraId="19185766" w14:textId="77777777" w:rsidR="00EC7CA5" w:rsidRDefault="00EC7CA5" w:rsidP="00DA6676">
      <w:pPr>
        <w:ind w:firstLine="0"/>
        <w:rPr>
          <w:rFonts w:eastAsia="Times New Roman" w:cs="Times New Roman"/>
          <w:b/>
          <w:szCs w:val="24"/>
        </w:rPr>
      </w:pPr>
      <w:r>
        <w:rPr>
          <w:rFonts w:eastAsia="Times New Roman" w:cs="Times New Roman"/>
          <w:b/>
          <w:szCs w:val="24"/>
        </w:rPr>
        <w:t>Nombre CU04: Crear región (tabla parámetro)</w:t>
      </w:r>
    </w:p>
    <w:p w14:paraId="303097E8" w14:textId="7B406FA6" w:rsidR="00EC7CA5" w:rsidRDefault="00EC7CA5" w:rsidP="00DA6676">
      <w:pPr>
        <w:ind w:firstLine="0"/>
        <w:rPr>
          <w:rFonts w:eastAsia="Times New Roman" w:cs="Times New Roman"/>
          <w:b/>
          <w:szCs w:val="24"/>
        </w:rPr>
      </w:pPr>
      <w:r>
        <w:rPr>
          <w:rFonts w:eastAsia="Times New Roman" w:cs="Times New Roman"/>
          <w:b/>
          <w:szCs w:val="24"/>
        </w:rPr>
        <w:t>Nombre CU08: Crear ciudad (tabla parámetro)</w:t>
      </w:r>
    </w:p>
    <w:p w14:paraId="30AF2D66" w14:textId="5FF82ACC" w:rsidR="004514D9" w:rsidRPr="004514D9" w:rsidRDefault="004514D9" w:rsidP="004514D9">
      <w:pPr>
        <w:pStyle w:val="Descripcin"/>
        <w:keepNext/>
        <w:ind w:firstLine="0"/>
        <w:rPr>
          <w:color w:val="auto"/>
          <w:sz w:val="24"/>
          <w:szCs w:val="24"/>
        </w:rPr>
      </w:pPr>
      <w:bookmarkStart w:id="82" w:name="_Toc47024505"/>
      <w:r w:rsidRPr="004514D9">
        <w:rPr>
          <w:color w:val="auto"/>
          <w:sz w:val="24"/>
          <w:szCs w:val="24"/>
        </w:rPr>
        <w:t xml:space="preserve">Tabla </w:t>
      </w:r>
      <w:r w:rsidRPr="004514D9">
        <w:rPr>
          <w:color w:val="auto"/>
          <w:sz w:val="24"/>
          <w:szCs w:val="24"/>
        </w:rPr>
        <w:fldChar w:fldCharType="begin"/>
      </w:r>
      <w:r w:rsidRPr="004514D9">
        <w:rPr>
          <w:color w:val="auto"/>
          <w:sz w:val="24"/>
          <w:szCs w:val="24"/>
        </w:rPr>
        <w:instrText xml:space="preserve"> SEQ Tabla \* ARABIC </w:instrText>
      </w:r>
      <w:r w:rsidRPr="004514D9">
        <w:rPr>
          <w:color w:val="auto"/>
          <w:sz w:val="24"/>
          <w:szCs w:val="24"/>
        </w:rPr>
        <w:fldChar w:fldCharType="separate"/>
      </w:r>
      <w:r w:rsidR="00381C8E">
        <w:rPr>
          <w:noProof/>
          <w:color w:val="auto"/>
          <w:sz w:val="24"/>
          <w:szCs w:val="24"/>
        </w:rPr>
        <w:t>34</w:t>
      </w:r>
      <w:r w:rsidRPr="004514D9">
        <w:rPr>
          <w:color w:val="auto"/>
          <w:sz w:val="24"/>
          <w:szCs w:val="24"/>
        </w:rPr>
        <w:fldChar w:fldCharType="end"/>
      </w:r>
      <w:r w:rsidRPr="004514D9">
        <w:rPr>
          <w:color w:val="auto"/>
          <w:sz w:val="24"/>
          <w:szCs w:val="24"/>
        </w:rPr>
        <w:t>. Calendario de las tareas 3.3 y 3.4 (CU04 y CU08) del equipo de desarrollo.</w:t>
      </w:r>
      <w:bookmarkEnd w:id="82"/>
    </w:p>
    <w:tbl>
      <w:tblPr>
        <w:tblStyle w:val="Tablaconcuadrcula"/>
        <w:tblW w:w="9172" w:type="dxa"/>
        <w:tblLook w:val="04A0" w:firstRow="1" w:lastRow="0" w:firstColumn="1" w:lastColumn="0" w:noHBand="0" w:noVBand="1"/>
      </w:tblPr>
      <w:tblGrid>
        <w:gridCol w:w="621"/>
        <w:gridCol w:w="4103"/>
        <w:gridCol w:w="2224"/>
        <w:gridCol w:w="2224"/>
      </w:tblGrid>
      <w:tr w:rsidR="00EC7CA5" w14:paraId="291728A9" w14:textId="77777777" w:rsidTr="004514D9">
        <w:tc>
          <w:tcPr>
            <w:tcW w:w="621" w:type="dxa"/>
          </w:tcPr>
          <w:p w14:paraId="53407EF7"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6C53A1D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5F74CCAF"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1EDD4119"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007E9B01" w14:textId="77777777" w:rsidTr="004514D9">
        <w:tc>
          <w:tcPr>
            <w:tcW w:w="621" w:type="dxa"/>
          </w:tcPr>
          <w:p w14:paraId="787FA74B" w14:textId="77777777" w:rsidR="00EC7CA5" w:rsidRDefault="00EC7CA5" w:rsidP="00D47333">
            <w:pPr>
              <w:jc w:val="center"/>
              <w:rPr>
                <w:rFonts w:eastAsia="Times New Roman" w:cs="Times New Roman"/>
                <w:szCs w:val="24"/>
              </w:rPr>
            </w:pPr>
          </w:p>
          <w:p w14:paraId="5441E886" w14:textId="77777777" w:rsidR="00EC7CA5" w:rsidRDefault="00EC7CA5" w:rsidP="00D47333">
            <w:pPr>
              <w:jc w:val="center"/>
              <w:rPr>
                <w:rFonts w:eastAsia="Times New Roman" w:cs="Times New Roman"/>
                <w:szCs w:val="24"/>
              </w:rPr>
            </w:pPr>
          </w:p>
          <w:p w14:paraId="7F823551" w14:textId="77777777" w:rsidR="00EC7CA5" w:rsidRDefault="00EC7CA5" w:rsidP="00D47333">
            <w:pPr>
              <w:jc w:val="center"/>
              <w:rPr>
                <w:rFonts w:eastAsia="Times New Roman" w:cs="Times New Roman"/>
                <w:szCs w:val="24"/>
              </w:rPr>
            </w:pPr>
          </w:p>
          <w:p w14:paraId="4144600F" w14:textId="77777777" w:rsidR="00EC7CA5" w:rsidRDefault="00EC7CA5" w:rsidP="00D47333">
            <w:pPr>
              <w:jc w:val="center"/>
              <w:rPr>
                <w:rFonts w:eastAsia="Times New Roman" w:cs="Times New Roman"/>
                <w:szCs w:val="24"/>
              </w:rPr>
            </w:pPr>
          </w:p>
          <w:p w14:paraId="7725EE32"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03" w:type="dxa"/>
          </w:tcPr>
          <w:p w14:paraId="052FF0B3"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1B31B24F"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5C924BC7"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7371EB47" w14:textId="466AF89A" w:rsidR="00EC7CA5" w:rsidRDefault="00EC7CA5" w:rsidP="00525E5E">
            <w:pPr>
              <w:numPr>
                <w:ilvl w:val="0"/>
                <w:numId w:val="93"/>
              </w:numPr>
              <w:jc w:val="left"/>
              <w:rPr>
                <w:rFonts w:eastAsia="Times New Roman" w:cs="Times New Roman"/>
                <w:szCs w:val="24"/>
              </w:rPr>
            </w:pPr>
            <w:r>
              <w:rPr>
                <w:rFonts w:eastAsia="Times New Roman" w:cs="Times New Roman"/>
                <w:szCs w:val="24"/>
              </w:rPr>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745C08C3" w14:textId="77777777" w:rsidR="00EC7CA5" w:rsidRDefault="00EC7CA5" w:rsidP="00525E5E">
            <w:pPr>
              <w:numPr>
                <w:ilvl w:val="0"/>
                <w:numId w:val="93"/>
              </w:numPr>
              <w:jc w:val="left"/>
              <w:rPr>
                <w:rFonts w:eastAsia="Times New Roman" w:cs="Times New Roman"/>
                <w:szCs w:val="24"/>
              </w:rPr>
            </w:pPr>
            <w:r>
              <w:rPr>
                <w:rFonts w:eastAsia="Times New Roman" w:cs="Times New Roman"/>
                <w:szCs w:val="24"/>
              </w:rPr>
              <w:t>Realizar pruebas de aceptación del usuario.</w:t>
            </w:r>
          </w:p>
          <w:p w14:paraId="09C9185B"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02B803C0" w14:textId="77777777" w:rsidR="00EC7CA5" w:rsidRDefault="00EC7CA5" w:rsidP="00D47333">
            <w:pPr>
              <w:jc w:val="center"/>
              <w:rPr>
                <w:rFonts w:eastAsia="Times New Roman" w:cs="Times New Roman"/>
                <w:b/>
                <w:szCs w:val="24"/>
              </w:rPr>
            </w:pPr>
          </w:p>
          <w:p w14:paraId="68748210" w14:textId="77777777" w:rsidR="00EC7CA5" w:rsidRDefault="00EC7CA5" w:rsidP="00D47333">
            <w:pPr>
              <w:jc w:val="center"/>
              <w:rPr>
                <w:rFonts w:eastAsia="Times New Roman" w:cs="Times New Roman"/>
                <w:b/>
                <w:szCs w:val="24"/>
              </w:rPr>
            </w:pPr>
          </w:p>
          <w:p w14:paraId="58AE8B30"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B1E8615" w14:textId="77777777" w:rsidR="00EC7CA5" w:rsidRDefault="00EC7CA5" w:rsidP="00D47333">
            <w:pPr>
              <w:jc w:val="center"/>
              <w:rPr>
                <w:rFonts w:eastAsia="Times New Roman" w:cs="Times New Roman"/>
                <w:szCs w:val="24"/>
              </w:rPr>
            </w:pPr>
            <w:r>
              <w:rPr>
                <w:rFonts w:eastAsia="Times New Roman" w:cs="Times New Roman"/>
                <w:szCs w:val="24"/>
              </w:rPr>
              <w:t>20/10/2019</w:t>
            </w:r>
          </w:p>
          <w:p w14:paraId="1D0A9EB6"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3B775FBE" w14:textId="77777777" w:rsidR="00EC7CA5" w:rsidRDefault="00EC7CA5" w:rsidP="00D47333">
            <w:pPr>
              <w:jc w:val="center"/>
              <w:rPr>
                <w:rFonts w:eastAsia="Times New Roman" w:cs="Times New Roman"/>
                <w:szCs w:val="24"/>
              </w:rPr>
            </w:pPr>
            <w:r>
              <w:rPr>
                <w:rFonts w:eastAsia="Times New Roman" w:cs="Times New Roman"/>
                <w:szCs w:val="24"/>
              </w:rPr>
              <w:t>23/10/2019</w:t>
            </w:r>
          </w:p>
          <w:p w14:paraId="6DA0DBA1" w14:textId="77777777" w:rsidR="00EC7CA5" w:rsidRDefault="00EC7CA5" w:rsidP="00D47333">
            <w:pPr>
              <w:rPr>
                <w:rFonts w:eastAsia="Times New Roman" w:cs="Times New Roman"/>
                <w:b/>
                <w:szCs w:val="24"/>
              </w:rPr>
            </w:pPr>
          </w:p>
        </w:tc>
        <w:tc>
          <w:tcPr>
            <w:tcW w:w="2224" w:type="dxa"/>
          </w:tcPr>
          <w:p w14:paraId="4F16A700" w14:textId="77777777" w:rsidR="00EC7CA5" w:rsidRDefault="00EC7CA5" w:rsidP="00D47333">
            <w:pPr>
              <w:jc w:val="center"/>
              <w:rPr>
                <w:rFonts w:eastAsia="Times New Roman" w:cs="Times New Roman"/>
                <w:b/>
                <w:szCs w:val="24"/>
              </w:rPr>
            </w:pPr>
          </w:p>
          <w:p w14:paraId="33117A0D" w14:textId="77777777" w:rsidR="00EC7CA5" w:rsidRDefault="00EC7CA5" w:rsidP="00D47333">
            <w:pPr>
              <w:jc w:val="center"/>
              <w:rPr>
                <w:rFonts w:eastAsia="Times New Roman" w:cs="Times New Roman"/>
                <w:b/>
                <w:szCs w:val="24"/>
              </w:rPr>
            </w:pPr>
          </w:p>
          <w:p w14:paraId="40841067"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576046E" w14:textId="77777777" w:rsidR="00EC7CA5" w:rsidRDefault="00EC7CA5" w:rsidP="00D47333">
            <w:pPr>
              <w:jc w:val="center"/>
              <w:rPr>
                <w:rFonts w:eastAsia="Times New Roman" w:cs="Times New Roman"/>
                <w:szCs w:val="24"/>
              </w:rPr>
            </w:pPr>
            <w:r>
              <w:rPr>
                <w:rFonts w:eastAsia="Times New Roman" w:cs="Times New Roman"/>
                <w:szCs w:val="24"/>
              </w:rPr>
              <w:t xml:space="preserve">23/10/2019 </w:t>
            </w:r>
          </w:p>
          <w:p w14:paraId="3B94AE9A"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1FB1E17" w14:textId="77777777" w:rsidR="00EC7CA5" w:rsidRDefault="00EC7CA5" w:rsidP="00D47333">
            <w:pPr>
              <w:jc w:val="center"/>
              <w:rPr>
                <w:rFonts w:eastAsia="Times New Roman" w:cs="Times New Roman"/>
                <w:szCs w:val="24"/>
              </w:rPr>
            </w:pPr>
            <w:r>
              <w:rPr>
                <w:rFonts w:eastAsia="Times New Roman" w:cs="Times New Roman"/>
                <w:szCs w:val="24"/>
              </w:rPr>
              <w:t xml:space="preserve">26/10/2019 </w:t>
            </w:r>
          </w:p>
          <w:p w14:paraId="29BE3186" w14:textId="77777777" w:rsidR="00EC7CA5" w:rsidRDefault="00EC7CA5" w:rsidP="00D47333">
            <w:pPr>
              <w:rPr>
                <w:rFonts w:eastAsia="Times New Roman" w:cs="Times New Roman"/>
                <w:b/>
                <w:szCs w:val="24"/>
              </w:rPr>
            </w:pPr>
          </w:p>
        </w:tc>
      </w:tr>
    </w:tbl>
    <w:p w14:paraId="140D271E" w14:textId="77777777" w:rsidR="00EC7CA5" w:rsidRDefault="00EC7CA5" w:rsidP="00836119">
      <w:pPr>
        <w:spacing w:line="240" w:lineRule="auto"/>
        <w:rPr>
          <w:rFonts w:eastAsia="Times New Roman" w:cs="Times New Roman"/>
          <w:b/>
          <w:szCs w:val="24"/>
        </w:rPr>
      </w:pPr>
    </w:p>
    <w:p w14:paraId="561BB584" w14:textId="367A2C1A" w:rsidR="00C00ADC" w:rsidRPr="00C00ADC" w:rsidRDefault="00C00ADC" w:rsidP="00836119">
      <w:pPr>
        <w:ind w:firstLine="0"/>
        <w:rPr>
          <w:rFonts w:eastAsia="Times New Roman" w:cs="Times New Roman"/>
          <w:bCs/>
          <w:sz w:val="20"/>
          <w:szCs w:val="20"/>
        </w:rPr>
      </w:pPr>
      <w:r w:rsidRPr="00C00ADC">
        <w:rPr>
          <w:rFonts w:eastAsia="Times New Roman" w:cs="Times New Roman"/>
          <w:bCs/>
          <w:i/>
          <w:iCs/>
          <w:sz w:val="20"/>
          <w:szCs w:val="20"/>
        </w:rPr>
        <w:t xml:space="preserve">Nota: </w:t>
      </w:r>
      <w:r w:rsidRPr="00C00ADC">
        <w:rPr>
          <w:rFonts w:eastAsia="Times New Roman" w:cs="Times New Roman"/>
          <w:bCs/>
          <w:sz w:val="20"/>
          <w:szCs w:val="20"/>
        </w:rPr>
        <w:t>Elaboración propia.</w:t>
      </w:r>
    </w:p>
    <w:p w14:paraId="57A274C0" w14:textId="59DEDEF1" w:rsidR="00EC7CA5" w:rsidRDefault="00EC7CA5" w:rsidP="00836119">
      <w:pPr>
        <w:ind w:firstLine="0"/>
        <w:rPr>
          <w:rFonts w:eastAsia="Times New Roman" w:cs="Times New Roman"/>
          <w:b/>
          <w:szCs w:val="24"/>
        </w:rPr>
      </w:pPr>
      <w:r>
        <w:rPr>
          <w:rFonts w:eastAsia="Times New Roman" w:cs="Times New Roman"/>
          <w:b/>
          <w:szCs w:val="24"/>
        </w:rPr>
        <w:t>Casos de uso #16 y #10</w:t>
      </w:r>
    </w:p>
    <w:p w14:paraId="0E65E0B4" w14:textId="77777777" w:rsidR="00EC7CA5" w:rsidRDefault="00EC7CA5" w:rsidP="00836119">
      <w:pPr>
        <w:ind w:firstLine="0"/>
        <w:rPr>
          <w:rFonts w:eastAsia="Times New Roman" w:cs="Times New Roman"/>
          <w:b/>
          <w:szCs w:val="24"/>
        </w:rPr>
      </w:pPr>
      <w:r>
        <w:rPr>
          <w:rFonts w:eastAsia="Times New Roman" w:cs="Times New Roman"/>
          <w:b/>
          <w:szCs w:val="24"/>
        </w:rPr>
        <w:t xml:space="preserve">Nombre CU16: Crear mantenimiento (tabla parámetro) </w:t>
      </w:r>
    </w:p>
    <w:p w14:paraId="7FA4DC04" w14:textId="53A69D82" w:rsidR="00EC7CA5" w:rsidRDefault="00EC7CA5" w:rsidP="00836119">
      <w:pPr>
        <w:ind w:firstLine="0"/>
        <w:rPr>
          <w:rFonts w:eastAsia="Times New Roman" w:cs="Times New Roman"/>
          <w:b/>
          <w:szCs w:val="24"/>
        </w:rPr>
      </w:pPr>
      <w:r>
        <w:rPr>
          <w:rFonts w:eastAsia="Times New Roman" w:cs="Times New Roman"/>
          <w:b/>
          <w:szCs w:val="24"/>
        </w:rPr>
        <w:t>Nombre CU10: Crear alerta (tabla parámetro)</w:t>
      </w:r>
    </w:p>
    <w:p w14:paraId="41E76395" w14:textId="44AF1AA8" w:rsidR="004514D9" w:rsidRPr="0008256B" w:rsidRDefault="004514D9" w:rsidP="004514D9">
      <w:pPr>
        <w:pStyle w:val="Descripcin"/>
        <w:keepNext/>
        <w:ind w:firstLine="0"/>
        <w:rPr>
          <w:color w:val="auto"/>
          <w:sz w:val="24"/>
          <w:szCs w:val="24"/>
        </w:rPr>
      </w:pPr>
      <w:bookmarkStart w:id="83" w:name="_Toc47024506"/>
      <w:r w:rsidRPr="0008256B">
        <w:rPr>
          <w:color w:val="auto"/>
          <w:sz w:val="24"/>
          <w:szCs w:val="24"/>
        </w:rPr>
        <w:t xml:space="preserve">Tabla </w:t>
      </w:r>
      <w:r w:rsidRPr="0008256B">
        <w:rPr>
          <w:color w:val="auto"/>
          <w:sz w:val="24"/>
          <w:szCs w:val="24"/>
        </w:rPr>
        <w:fldChar w:fldCharType="begin"/>
      </w:r>
      <w:r w:rsidRPr="0008256B">
        <w:rPr>
          <w:color w:val="auto"/>
          <w:sz w:val="24"/>
          <w:szCs w:val="24"/>
        </w:rPr>
        <w:instrText xml:space="preserve"> SEQ Tabla \* ARABIC </w:instrText>
      </w:r>
      <w:r w:rsidRPr="0008256B">
        <w:rPr>
          <w:color w:val="auto"/>
          <w:sz w:val="24"/>
          <w:szCs w:val="24"/>
        </w:rPr>
        <w:fldChar w:fldCharType="separate"/>
      </w:r>
      <w:r w:rsidR="00381C8E">
        <w:rPr>
          <w:noProof/>
          <w:color w:val="auto"/>
          <w:sz w:val="24"/>
          <w:szCs w:val="24"/>
        </w:rPr>
        <w:t>35</w:t>
      </w:r>
      <w:r w:rsidRPr="0008256B">
        <w:rPr>
          <w:color w:val="auto"/>
          <w:sz w:val="24"/>
          <w:szCs w:val="24"/>
        </w:rPr>
        <w:fldChar w:fldCharType="end"/>
      </w:r>
      <w:r w:rsidRPr="0008256B">
        <w:rPr>
          <w:color w:val="auto"/>
          <w:sz w:val="24"/>
          <w:szCs w:val="24"/>
        </w:rPr>
        <w:t>. Calendario de las tareas 3.3 y 3.4 (CU16 y CU10) del equipo de desarrollo.</w:t>
      </w:r>
      <w:bookmarkEnd w:id="83"/>
    </w:p>
    <w:tbl>
      <w:tblPr>
        <w:tblStyle w:val="Tablaconcuadrcula"/>
        <w:tblW w:w="9172" w:type="dxa"/>
        <w:tblLook w:val="04A0" w:firstRow="1" w:lastRow="0" w:firstColumn="1" w:lastColumn="0" w:noHBand="0" w:noVBand="1"/>
      </w:tblPr>
      <w:tblGrid>
        <w:gridCol w:w="621"/>
        <w:gridCol w:w="4103"/>
        <w:gridCol w:w="2224"/>
        <w:gridCol w:w="2224"/>
      </w:tblGrid>
      <w:tr w:rsidR="00EC7CA5" w14:paraId="4E17EFF4" w14:textId="77777777" w:rsidTr="004514D9">
        <w:tc>
          <w:tcPr>
            <w:tcW w:w="621" w:type="dxa"/>
          </w:tcPr>
          <w:p w14:paraId="72998773"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06EE4CAE"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7F005319"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4A80E682"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DF8D7A7" w14:textId="77777777" w:rsidTr="004514D9">
        <w:tc>
          <w:tcPr>
            <w:tcW w:w="621" w:type="dxa"/>
          </w:tcPr>
          <w:p w14:paraId="075D3E9B" w14:textId="77777777" w:rsidR="00EC7CA5" w:rsidRDefault="00EC7CA5" w:rsidP="00D47333">
            <w:pPr>
              <w:jc w:val="center"/>
              <w:rPr>
                <w:rFonts w:eastAsia="Times New Roman" w:cs="Times New Roman"/>
                <w:szCs w:val="24"/>
              </w:rPr>
            </w:pPr>
          </w:p>
          <w:p w14:paraId="1F37876B" w14:textId="77777777" w:rsidR="00EC7CA5" w:rsidRDefault="00EC7CA5" w:rsidP="00D47333">
            <w:pPr>
              <w:jc w:val="center"/>
              <w:rPr>
                <w:rFonts w:eastAsia="Times New Roman" w:cs="Times New Roman"/>
                <w:szCs w:val="24"/>
              </w:rPr>
            </w:pPr>
          </w:p>
          <w:p w14:paraId="3052D5CF" w14:textId="77777777" w:rsidR="00EC7CA5" w:rsidRDefault="00EC7CA5" w:rsidP="00D47333">
            <w:pPr>
              <w:jc w:val="center"/>
              <w:rPr>
                <w:rFonts w:eastAsia="Times New Roman" w:cs="Times New Roman"/>
                <w:szCs w:val="24"/>
              </w:rPr>
            </w:pPr>
          </w:p>
          <w:p w14:paraId="74E13A0B" w14:textId="77777777" w:rsidR="00EC7CA5" w:rsidRDefault="00EC7CA5" w:rsidP="00D47333">
            <w:pPr>
              <w:jc w:val="center"/>
              <w:rPr>
                <w:rFonts w:eastAsia="Times New Roman" w:cs="Times New Roman"/>
                <w:szCs w:val="24"/>
              </w:rPr>
            </w:pPr>
          </w:p>
          <w:p w14:paraId="7F7C9BA6"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lastRenderedPageBreak/>
              <w:t>3</w:t>
            </w:r>
          </w:p>
        </w:tc>
        <w:tc>
          <w:tcPr>
            <w:tcW w:w="4103" w:type="dxa"/>
          </w:tcPr>
          <w:p w14:paraId="6A6C1F9F" w14:textId="77777777" w:rsidR="00EC7CA5" w:rsidRDefault="00EC7CA5" w:rsidP="00D47333">
            <w:pPr>
              <w:rPr>
                <w:rFonts w:eastAsia="Times New Roman" w:cs="Times New Roman"/>
                <w:szCs w:val="24"/>
              </w:rPr>
            </w:pPr>
            <w:r>
              <w:rPr>
                <w:rFonts w:eastAsia="Times New Roman" w:cs="Times New Roman"/>
                <w:b/>
                <w:szCs w:val="24"/>
              </w:rPr>
              <w:lastRenderedPageBreak/>
              <w:t>Fase 3: Implementación</w:t>
            </w:r>
          </w:p>
          <w:p w14:paraId="5105FB6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D8A02FE"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A1B80B" w14:textId="3FDDE6FA" w:rsidR="00EC7CA5" w:rsidRDefault="00EC7CA5" w:rsidP="00525E5E">
            <w:pPr>
              <w:numPr>
                <w:ilvl w:val="0"/>
                <w:numId w:val="94"/>
              </w:numPr>
              <w:jc w:val="left"/>
              <w:rPr>
                <w:rFonts w:eastAsia="Times New Roman" w:cs="Times New Roman"/>
                <w:szCs w:val="24"/>
              </w:rPr>
            </w:pPr>
            <w:r>
              <w:rPr>
                <w:rFonts w:eastAsia="Times New Roman" w:cs="Times New Roman"/>
                <w:szCs w:val="24"/>
              </w:rPr>
              <w:lastRenderedPageBreak/>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711E5BE1" w14:textId="77777777" w:rsidR="00EC7CA5" w:rsidRDefault="00EC7CA5" w:rsidP="00525E5E">
            <w:pPr>
              <w:numPr>
                <w:ilvl w:val="0"/>
                <w:numId w:val="94"/>
              </w:numPr>
              <w:jc w:val="left"/>
              <w:rPr>
                <w:rFonts w:eastAsia="Times New Roman" w:cs="Times New Roman"/>
                <w:szCs w:val="24"/>
              </w:rPr>
            </w:pPr>
            <w:r>
              <w:rPr>
                <w:rFonts w:eastAsia="Times New Roman" w:cs="Times New Roman"/>
                <w:szCs w:val="24"/>
              </w:rPr>
              <w:t>Realizar pruebas de aceptación del usuario.</w:t>
            </w:r>
          </w:p>
          <w:p w14:paraId="34B7B76E"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0704D7FF" w14:textId="77777777" w:rsidR="00EC7CA5" w:rsidRDefault="00EC7CA5" w:rsidP="00D47333">
            <w:pPr>
              <w:jc w:val="center"/>
              <w:rPr>
                <w:rFonts w:eastAsia="Times New Roman" w:cs="Times New Roman"/>
                <w:b/>
                <w:szCs w:val="24"/>
              </w:rPr>
            </w:pPr>
          </w:p>
          <w:p w14:paraId="5FDF0DBA" w14:textId="77777777" w:rsidR="00EC7CA5" w:rsidRDefault="00EC7CA5" w:rsidP="00D47333">
            <w:pPr>
              <w:jc w:val="center"/>
              <w:rPr>
                <w:rFonts w:eastAsia="Times New Roman" w:cs="Times New Roman"/>
                <w:b/>
                <w:szCs w:val="24"/>
              </w:rPr>
            </w:pPr>
          </w:p>
          <w:p w14:paraId="0B1E8C5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2DFA8B12" w14:textId="77777777" w:rsidR="00EC7CA5" w:rsidRDefault="00EC7CA5" w:rsidP="00D47333">
            <w:pPr>
              <w:jc w:val="center"/>
              <w:rPr>
                <w:rFonts w:eastAsia="Times New Roman" w:cs="Times New Roman"/>
                <w:szCs w:val="24"/>
              </w:rPr>
            </w:pPr>
            <w:r>
              <w:rPr>
                <w:rFonts w:eastAsia="Times New Roman" w:cs="Times New Roman"/>
                <w:szCs w:val="24"/>
              </w:rPr>
              <w:t>26/10/2019</w:t>
            </w:r>
          </w:p>
          <w:p w14:paraId="7FB6047B"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3.4:</w:t>
            </w:r>
          </w:p>
          <w:p w14:paraId="04D6E5D0" w14:textId="77777777" w:rsidR="00EC7CA5" w:rsidRDefault="00EC7CA5" w:rsidP="00D47333">
            <w:pPr>
              <w:jc w:val="center"/>
              <w:rPr>
                <w:rFonts w:eastAsia="Times New Roman" w:cs="Times New Roman"/>
                <w:szCs w:val="24"/>
              </w:rPr>
            </w:pPr>
            <w:r>
              <w:rPr>
                <w:rFonts w:eastAsia="Times New Roman" w:cs="Times New Roman"/>
                <w:szCs w:val="24"/>
              </w:rPr>
              <w:t>29/10/2019</w:t>
            </w:r>
          </w:p>
          <w:p w14:paraId="433B0B3E" w14:textId="77777777" w:rsidR="00EC7CA5" w:rsidRDefault="00EC7CA5" w:rsidP="00D47333">
            <w:pPr>
              <w:rPr>
                <w:rFonts w:eastAsia="Times New Roman" w:cs="Times New Roman"/>
                <w:b/>
                <w:szCs w:val="24"/>
              </w:rPr>
            </w:pPr>
          </w:p>
        </w:tc>
        <w:tc>
          <w:tcPr>
            <w:tcW w:w="2224" w:type="dxa"/>
          </w:tcPr>
          <w:p w14:paraId="4B2B2995" w14:textId="77777777" w:rsidR="00EC7CA5" w:rsidRDefault="00EC7CA5" w:rsidP="00D47333">
            <w:pPr>
              <w:jc w:val="center"/>
              <w:rPr>
                <w:rFonts w:eastAsia="Times New Roman" w:cs="Times New Roman"/>
                <w:b/>
                <w:szCs w:val="24"/>
              </w:rPr>
            </w:pPr>
          </w:p>
          <w:p w14:paraId="51E70DB9" w14:textId="77777777" w:rsidR="00EC7CA5" w:rsidRDefault="00EC7CA5" w:rsidP="00D47333">
            <w:pPr>
              <w:jc w:val="center"/>
              <w:rPr>
                <w:rFonts w:eastAsia="Times New Roman" w:cs="Times New Roman"/>
                <w:b/>
                <w:szCs w:val="24"/>
              </w:rPr>
            </w:pPr>
          </w:p>
          <w:p w14:paraId="28064ED2"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150A9540" w14:textId="77777777" w:rsidR="00EC7CA5" w:rsidRDefault="00EC7CA5" w:rsidP="00D47333">
            <w:pPr>
              <w:jc w:val="center"/>
              <w:rPr>
                <w:rFonts w:eastAsia="Times New Roman" w:cs="Times New Roman"/>
                <w:szCs w:val="24"/>
              </w:rPr>
            </w:pPr>
            <w:r>
              <w:rPr>
                <w:rFonts w:eastAsia="Times New Roman" w:cs="Times New Roman"/>
                <w:szCs w:val="24"/>
              </w:rPr>
              <w:t xml:space="preserve">29/10/2019 </w:t>
            </w:r>
          </w:p>
          <w:p w14:paraId="520C6C40"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3.4: 3</w:t>
            </w:r>
          </w:p>
          <w:p w14:paraId="41A1AF56" w14:textId="77777777" w:rsidR="00EC7CA5" w:rsidRDefault="00EC7CA5" w:rsidP="00D47333">
            <w:pPr>
              <w:jc w:val="center"/>
              <w:rPr>
                <w:rFonts w:eastAsia="Times New Roman" w:cs="Times New Roman"/>
                <w:szCs w:val="24"/>
              </w:rPr>
            </w:pPr>
            <w:r>
              <w:rPr>
                <w:rFonts w:eastAsia="Times New Roman" w:cs="Times New Roman"/>
                <w:szCs w:val="24"/>
              </w:rPr>
              <w:t xml:space="preserve">01/11/2019 </w:t>
            </w:r>
          </w:p>
          <w:p w14:paraId="72D05925" w14:textId="77777777" w:rsidR="00EC7CA5" w:rsidRDefault="00EC7CA5" w:rsidP="00D47333">
            <w:pPr>
              <w:rPr>
                <w:rFonts w:eastAsia="Times New Roman" w:cs="Times New Roman"/>
                <w:b/>
                <w:szCs w:val="24"/>
              </w:rPr>
            </w:pPr>
          </w:p>
        </w:tc>
      </w:tr>
    </w:tbl>
    <w:p w14:paraId="0E75FB36" w14:textId="77777777" w:rsidR="00EC7CA5" w:rsidRDefault="00EC7CA5" w:rsidP="00F25B9C">
      <w:pPr>
        <w:spacing w:line="240" w:lineRule="auto"/>
        <w:rPr>
          <w:rFonts w:eastAsia="Times New Roman" w:cs="Times New Roman"/>
          <w:b/>
          <w:szCs w:val="24"/>
        </w:rPr>
      </w:pPr>
    </w:p>
    <w:p w14:paraId="1B1BBEE3" w14:textId="1E7E2009" w:rsidR="004514D9" w:rsidRPr="004514D9" w:rsidRDefault="004514D9" w:rsidP="00F25B9C">
      <w:pPr>
        <w:ind w:firstLine="0"/>
        <w:rPr>
          <w:rFonts w:eastAsia="Times New Roman" w:cs="Times New Roman"/>
          <w:bCs/>
          <w:sz w:val="20"/>
          <w:szCs w:val="20"/>
        </w:rPr>
      </w:pPr>
      <w:r w:rsidRPr="004514D9">
        <w:rPr>
          <w:rFonts w:eastAsia="Times New Roman" w:cs="Times New Roman"/>
          <w:bCs/>
          <w:i/>
          <w:iCs/>
          <w:sz w:val="20"/>
          <w:szCs w:val="20"/>
        </w:rPr>
        <w:t xml:space="preserve">Nota: </w:t>
      </w:r>
      <w:r w:rsidRPr="004514D9">
        <w:rPr>
          <w:rFonts w:eastAsia="Times New Roman" w:cs="Times New Roman"/>
          <w:bCs/>
          <w:sz w:val="20"/>
          <w:szCs w:val="20"/>
        </w:rPr>
        <w:t>Elaboración propia.</w:t>
      </w:r>
    </w:p>
    <w:p w14:paraId="5F32FC6A" w14:textId="04967539" w:rsidR="00EC7CA5" w:rsidRDefault="00EC7CA5" w:rsidP="00F25B9C">
      <w:pPr>
        <w:ind w:firstLine="0"/>
        <w:rPr>
          <w:rFonts w:eastAsia="Times New Roman" w:cs="Times New Roman"/>
          <w:b/>
          <w:szCs w:val="24"/>
        </w:rPr>
      </w:pPr>
      <w:r>
        <w:rPr>
          <w:rFonts w:eastAsia="Times New Roman" w:cs="Times New Roman"/>
          <w:b/>
          <w:szCs w:val="24"/>
        </w:rPr>
        <w:t>Casos de uso #06 y #07</w:t>
      </w:r>
    </w:p>
    <w:p w14:paraId="420A5862" w14:textId="77777777" w:rsidR="00EC7CA5" w:rsidRDefault="00EC7CA5" w:rsidP="00F25B9C">
      <w:pPr>
        <w:ind w:firstLine="0"/>
        <w:rPr>
          <w:rFonts w:eastAsia="Times New Roman" w:cs="Times New Roman"/>
          <w:b/>
          <w:szCs w:val="24"/>
        </w:rPr>
      </w:pPr>
      <w:r>
        <w:rPr>
          <w:rFonts w:eastAsia="Times New Roman" w:cs="Times New Roman"/>
          <w:b/>
          <w:szCs w:val="24"/>
        </w:rPr>
        <w:t>Nombre CU06: Crear organización (tabla parámetro)</w:t>
      </w:r>
    </w:p>
    <w:p w14:paraId="2D94945B" w14:textId="31C969D1" w:rsidR="00EC7CA5" w:rsidRDefault="00EC7CA5" w:rsidP="00F25B9C">
      <w:pPr>
        <w:ind w:firstLine="0"/>
        <w:rPr>
          <w:rFonts w:eastAsia="Times New Roman" w:cs="Times New Roman"/>
          <w:b/>
          <w:szCs w:val="24"/>
        </w:rPr>
      </w:pPr>
      <w:r>
        <w:rPr>
          <w:rFonts w:eastAsia="Times New Roman" w:cs="Times New Roman"/>
          <w:b/>
          <w:szCs w:val="24"/>
        </w:rPr>
        <w:t>Nombre CU07: Crear categoría (tabla parámetro)</w:t>
      </w:r>
    </w:p>
    <w:p w14:paraId="47077DB2" w14:textId="4B604D81" w:rsidR="00A01988" w:rsidRPr="00A01988" w:rsidRDefault="00A01988" w:rsidP="00A01988">
      <w:pPr>
        <w:pStyle w:val="Descripcin"/>
        <w:keepNext/>
        <w:ind w:firstLine="0"/>
        <w:rPr>
          <w:color w:val="auto"/>
          <w:sz w:val="24"/>
          <w:szCs w:val="24"/>
        </w:rPr>
      </w:pPr>
      <w:bookmarkStart w:id="84" w:name="_Toc47024507"/>
      <w:r w:rsidRPr="00A01988">
        <w:rPr>
          <w:color w:val="auto"/>
          <w:sz w:val="24"/>
          <w:szCs w:val="24"/>
        </w:rPr>
        <w:t xml:space="preserve">Tabla </w:t>
      </w:r>
      <w:r w:rsidRPr="00A01988">
        <w:rPr>
          <w:color w:val="auto"/>
          <w:sz w:val="24"/>
          <w:szCs w:val="24"/>
        </w:rPr>
        <w:fldChar w:fldCharType="begin"/>
      </w:r>
      <w:r w:rsidRPr="00A01988">
        <w:rPr>
          <w:color w:val="auto"/>
          <w:sz w:val="24"/>
          <w:szCs w:val="24"/>
        </w:rPr>
        <w:instrText xml:space="preserve"> SEQ Tabla \* ARABIC </w:instrText>
      </w:r>
      <w:r w:rsidRPr="00A01988">
        <w:rPr>
          <w:color w:val="auto"/>
          <w:sz w:val="24"/>
          <w:szCs w:val="24"/>
        </w:rPr>
        <w:fldChar w:fldCharType="separate"/>
      </w:r>
      <w:r w:rsidR="00381C8E">
        <w:rPr>
          <w:noProof/>
          <w:color w:val="auto"/>
          <w:sz w:val="24"/>
          <w:szCs w:val="24"/>
        </w:rPr>
        <w:t>36</w:t>
      </w:r>
      <w:r w:rsidRPr="00A01988">
        <w:rPr>
          <w:color w:val="auto"/>
          <w:sz w:val="24"/>
          <w:szCs w:val="24"/>
        </w:rPr>
        <w:fldChar w:fldCharType="end"/>
      </w:r>
      <w:r w:rsidRPr="00A01988">
        <w:rPr>
          <w:color w:val="auto"/>
          <w:sz w:val="24"/>
          <w:szCs w:val="24"/>
        </w:rPr>
        <w:t>. Calendario de las tareas 3.3 y 3.4 (CU06 y CU07) del equipo de desarrollo.</w:t>
      </w:r>
      <w:bookmarkEnd w:id="84"/>
    </w:p>
    <w:tbl>
      <w:tblPr>
        <w:tblStyle w:val="Tablaconcuadrcula"/>
        <w:tblW w:w="9172" w:type="dxa"/>
        <w:tblLook w:val="04A0" w:firstRow="1" w:lastRow="0" w:firstColumn="1" w:lastColumn="0" w:noHBand="0" w:noVBand="1"/>
      </w:tblPr>
      <w:tblGrid>
        <w:gridCol w:w="621"/>
        <w:gridCol w:w="4103"/>
        <w:gridCol w:w="2224"/>
        <w:gridCol w:w="2224"/>
      </w:tblGrid>
      <w:tr w:rsidR="00EC7CA5" w14:paraId="1DB62141" w14:textId="77777777" w:rsidTr="00A01988">
        <w:tc>
          <w:tcPr>
            <w:tcW w:w="621" w:type="dxa"/>
          </w:tcPr>
          <w:p w14:paraId="380C38BB"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47E93753"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58FC3960"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5F3209F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58944CC" w14:textId="77777777" w:rsidTr="00A01988">
        <w:tc>
          <w:tcPr>
            <w:tcW w:w="621" w:type="dxa"/>
          </w:tcPr>
          <w:p w14:paraId="6F267521" w14:textId="77777777" w:rsidR="00EC7CA5" w:rsidRDefault="00EC7CA5" w:rsidP="00D47333">
            <w:pPr>
              <w:jc w:val="center"/>
              <w:rPr>
                <w:rFonts w:eastAsia="Times New Roman" w:cs="Times New Roman"/>
                <w:szCs w:val="24"/>
              </w:rPr>
            </w:pPr>
          </w:p>
          <w:p w14:paraId="31686DDF" w14:textId="77777777" w:rsidR="00EC7CA5" w:rsidRDefault="00EC7CA5" w:rsidP="00D47333">
            <w:pPr>
              <w:jc w:val="center"/>
              <w:rPr>
                <w:rFonts w:eastAsia="Times New Roman" w:cs="Times New Roman"/>
                <w:szCs w:val="24"/>
              </w:rPr>
            </w:pPr>
          </w:p>
          <w:p w14:paraId="0E4BD9A8" w14:textId="77777777" w:rsidR="00EC7CA5" w:rsidRDefault="00EC7CA5" w:rsidP="00D47333">
            <w:pPr>
              <w:jc w:val="center"/>
              <w:rPr>
                <w:rFonts w:eastAsia="Times New Roman" w:cs="Times New Roman"/>
                <w:szCs w:val="24"/>
              </w:rPr>
            </w:pPr>
          </w:p>
          <w:p w14:paraId="0EE9CD1D" w14:textId="77777777" w:rsidR="00EC7CA5" w:rsidRDefault="00EC7CA5" w:rsidP="00D47333">
            <w:pPr>
              <w:jc w:val="center"/>
              <w:rPr>
                <w:rFonts w:eastAsia="Times New Roman" w:cs="Times New Roman"/>
                <w:szCs w:val="24"/>
              </w:rPr>
            </w:pPr>
          </w:p>
          <w:p w14:paraId="3A6E852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03" w:type="dxa"/>
          </w:tcPr>
          <w:p w14:paraId="3CF75581"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77980702"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1E51CD11"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334CA09" w14:textId="10929196" w:rsidR="00EC7CA5" w:rsidRDefault="00EC7CA5" w:rsidP="00525E5E">
            <w:pPr>
              <w:numPr>
                <w:ilvl w:val="0"/>
                <w:numId w:val="95"/>
              </w:numPr>
              <w:jc w:val="left"/>
              <w:rPr>
                <w:rFonts w:eastAsia="Times New Roman" w:cs="Times New Roman"/>
                <w:szCs w:val="24"/>
              </w:rPr>
            </w:pPr>
            <w:r>
              <w:rPr>
                <w:rFonts w:eastAsia="Times New Roman" w:cs="Times New Roman"/>
                <w:szCs w:val="24"/>
              </w:rPr>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5B379256" w14:textId="77777777" w:rsidR="00EC7CA5" w:rsidRDefault="00EC7CA5" w:rsidP="00525E5E">
            <w:pPr>
              <w:numPr>
                <w:ilvl w:val="0"/>
                <w:numId w:val="95"/>
              </w:numPr>
              <w:jc w:val="left"/>
              <w:rPr>
                <w:rFonts w:eastAsia="Times New Roman" w:cs="Times New Roman"/>
                <w:szCs w:val="24"/>
              </w:rPr>
            </w:pPr>
            <w:r>
              <w:rPr>
                <w:rFonts w:eastAsia="Times New Roman" w:cs="Times New Roman"/>
                <w:szCs w:val="24"/>
              </w:rPr>
              <w:t>Realizar pruebas de aceptación del usuario.</w:t>
            </w:r>
          </w:p>
          <w:p w14:paraId="7DF5C9A0"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5944FDE7" w14:textId="77777777" w:rsidR="00EC7CA5" w:rsidRDefault="00EC7CA5" w:rsidP="00D47333">
            <w:pPr>
              <w:jc w:val="center"/>
              <w:rPr>
                <w:rFonts w:eastAsia="Times New Roman" w:cs="Times New Roman"/>
                <w:b/>
                <w:szCs w:val="24"/>
              </w:rPr>
            </w:pPr>
          </w:p>
          <w:p w14:paraId="46CD6DA5" w14:textId="77777777" w:rsidR="00EC7CA5" w:rsidRDefault="00EC7CA5" w:rsidP="00D47333">
            <w:pPr>
              <w:jc w:val="center"/>
              <w:rPr>
                <w:rFonts w:eastAsia="Times New Roman" w:cs="Times New Roman"/>
                <w:b/>
                <w:szCs w:val="24"/>
              </w:rPr>
            </w:pPr>
          </w:p>
          <w:p w14:paraId="51F42DE7"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F91E464" w14:textId="77777777" w:rsidR="00EC7CA5" w:rsidRDefault="00EC7CA5" w:rsidP="00D47333">
            <w:pPr>
              <w:jc w:val="center"/>
              <w:rPr>
                <w:rFonts w:eastAsia="Times New Roman" w:cs="Times New Roman"/>
                <w:szCs w:val="24"/>
              </w:rPr>
            </w:pPr>
            <w:r>
              <w:rPr>
                <w:rFonts w:eastAsia="Times New Roman" w:cs="Times New Roman"/>
                <w:szCs w:val="24"/>
              </w:rPr>
              <w:t>01/11/2019</w:t>
            </w:r>
          </w:p>
          <w:p w14:paraId="3AF39244"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2D3F0E8D" w14:textId="77777777" w:rsidR="00EC7CA5" w:rsidRDefault="00EC7CA5" w:rsidP="00D47333">
            <w:pPr>
              <w:jc w:val="center"/>
              <w:rPr>
                <w:rFonts w:eastAsia="Times New Roman" w:cs="Times New Roman"/>
                <w:szCs w:val="24"/>
              </w:rPr>
            </w:pPr>
            <w:r>
              <w:rPr>
                <w:rFonts w:eastAsia="Times New Roman" w:cs="Times New Roman"/>
                <w:szCs w:val="24"/>
              </w:rPr>
              <w:t>04/11/2019</w:t>
            </w:r>
          </w:p>
          <w:p w14:paraId="671DF483" w14:textId="77777777" w:rsidR="00EC7CA5" w:rsidRDefault="00EC7CA5" w:rsidP="00D47333">
            <w:pPr>
              <w:rPr>
                <w:rFonts w:eastAsia="Times New Roman" w:cs="Times New Roman"/>
                <w:b/>
                <w:szCs w:val="24"/>
              </w:rPr>
            </w:pPr>
          </w:p>
        </w:tc>
        <w:tc>
          <w:tcPr>
            <w:tcW w:w="2224" w:type="dxa"/>
          </w:tcPr>
          <w:p w14:paraId="033A35C3" w14:textId="77777777" w:rsidR="00EC7CA5" w:rsidRDefault="00EC7CA5" w:rsidP="00D47333">
            <w:pPr>
              <w:jc w:val="center"/>
              <w:rPr>
                <w:rFonts w:eastAsia="Times New Roman" w:cs="Times New Roman"/>
                <w:b/>
                <w:szCs w:val="24"/>
              </w:rPr>
            </w:pPr>
          </w:p>
          <w:p w14:paraId="6B2D2A17" w14:textId="77777777" w:rsidR="00EC7CA5" w:rsidRDefault="00EC7CA5" w:rsidP="00D47333">
            <w:pPr>
              <w:jc w:val="center"/>
              <w:rPr>
                <w:rFonts w:eastAsia="Times New Roman" w:cs="Times New Roman"/>
                <w:b/>
                <w:szCs w:val="24"/>
              </w:rPr>
            </w:pPr>
          </w:p>
          <w:p w14:paraId="3EB4B3A9"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355D3C2D" w14:textId="77777777" w:rsidR="00EC7CA5" w:rsidRDefault="00EC7CA5" w:rsidP="00D47333">
            <w:pPr>
              <w:jc w:val="center"/>
              <w:rPr>
                <w:rFonts w:eastAsia="Times New Roman" w:cs="Times New Roman"/>
                <w:szCs w:val="24"/>
              </w:rPr>
            </w:pPr>
            <w:r>
              <w:rPr>
                <w:rFonts w:eastAsia="Times New Roman" w:cs="Times New Roman"/>
                <w:szCs w:val="24"/>
              </w:rPr>
              <w:t xml:space="preserve">04/11/2019 </w:t>
            </w:r>
          </w:p>
          <w:p w14:paraId="54DA65C2"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597EB464" w14:textId="77777777" w:rsidR="00EC7CA5" w:rsidRDefault="00EC7CA5" w:rsidP="00D47333">
            <w:pPr>
              <w:jc w:val="center"/>
              <w:rPr>
                <w:rFonts w:eastAsia="Times New Roman" w:cs="Times New Roman"/>
                <w:szCs w:val="24"/>
              </w:rPr>
            </w:pPr>
            <w:r>
              <w:rPr>
                <w:rFonts w:eastAsia="Times New Roman" w:cs="Times New Roman"/>
                <w:szCs w:val="24"/>
              </w:rPr>
              <w:t xml:space="preserve">07/11/2019 </w:t>
            </w:r>
          </w:p>
          <w:p w14:paraId="6CDB5643" w14:textId="77777777" w:rsidR="00EC7CA5" w:rsidRDefault="00EC7CA5" w:rsidP="00D47333">
            <w:pPr>
              <w:rPr>
                <w:rFonts w:eastAsia="Times New Roman" w:cs="Times New Roman"/>
                <w:b/>
                <w:szCs w:val="24"/>
              </w:rPr>
            </w:pPr>
          </w:p>
        </w:tc>
      </w:tr>
    </w:tbl>
    <w:p w14:paraId="6E2114B5" w14:textId="77777777" w:rsidR="00EC7CA5" w:rsidRDefault="00EC7CA5" w:rsidP="004C4B8D">
      <w:pPr>
        <w:spacing w:line="240" w:lineRule="auto"/>
        <w:rPr>
          <w:rFonts w:eastAsia="Times New Roman" w:cs="Times New Roman"/>
          <w:b/>
          <w:szCs w:val="24"/>
        </w:rPr>
      </w:pPr>
    </w:p>
    <w:p w14:paraId="755061C8" w14:textId="6116C63B" w:rsidR="00A01988" w:rsidRPr="00A01988" w:rsidRDefault="00A01988" w:rsidP="004C4B8D">
      <w:pPr>
        <w:ind w:firstLine="0"/>
        <w:rPr>
          <w:rFonts w:eastAsia="Times New Roman" w:cs="Times New Roman"/>
          <w:bCs/>
          <w:sz w:val="20"/>
          <w:szCs w:val="20"/>
        </w:rPr>
      </w:pPr>
      <w:r w:rsidRPr="00A01988">
        <w:rPr>
          <w:rFonts w:eastAsia="Times New Roman" w:cs="Times New Roman"/>
          <w:bCs/>
          <w:i/>
          <w:iCs/>
          <w:sz w:val="20"/>
          <w:szCs w:val="20"/>
        </w:rPr>
        <w:t xml:space="preserve">Nota: </w:t>
      </w:r>
      <w:r w:rsidRPr="00A01988">
        <w:rPr>
          <w:rFonts w:eastAsia="Times New Roman" w:cs="Times New Roman"/>
          <w:bCs/>
          <w:sz w:val="20"/>
          <w:szCs w:val="20"/>
        </w:rPr>
        <w:t>Elaboración propia.</w:t>
      </w:r>
    </w:p>
    <w:p w14:paraId="0624525A" w14:textId="306A33C2" w:rsidR="00EC7CA5" w:rsidRDefault="00EC7CA5" w:rsidP="004C4B8D">
      <w:pPr>
        <w:ind w:firstLine="0"/>
        <w:rPr>
          <w:rFonts w:eastAsia="Times New Roman" w:cs="Times New Roman"/>
          <w:b/>
          <w:szCs w:val="24"/>
        </w:rPr>
      </w:pPr>
      <w:r>
        <w:rPr>
          <w:rFonts w:eastAsia="Times New Roman" w:cs="Times New Roman"/>
          <w:b/>
          <w:szCs w:val="24"/>
        </w:rPr>
        <w:t>Caso de uso #05</w:t>
      </w:r>
    </w:p>
    <w:p w14:paraId="285AB4EF" w14:textId="36D9F4C7" w:rsidR="00EC7CA5" w:rsidRDefault="00EC7CA5" w:rsidP="004C4B8D">
      <w:pPr>
        <w:ind w:firstLine="0"/>
        <w:rPr>
          <w:rFonts w:eastAsia="Times New Roman" w:cs="Times New Roman"/>
          <w:b/>
          <w:szCs w:val="24"/>
        </w:rPr>
      </w:pPr>
      <w:r>
        <w:rPr>
          <w:rFonts w:eastAsia="Times New Roman" w:cs="Times New Roman"/>
          <w:b/>
          <w:szCs w:val="24"/>
        </w:rPr>
        <w:t>Nombre CU05: Crear estación (tabla parámetro)</w:t>
      </w:r>
    </w:p>
    <w:p w14:paraId="2E5508BA" w14:textId="422A70D9" w:rsidR="00FA3BE3" w:rsidRPr="00FA3BE3" w:rsidRDefault="00FA3BE3" w:rsidP="00FA3BE3">
      <w:pPr>
        <w:pStyle w:val="Descripcin"/>
        <w:keepNext/>
        <w:ind w:firstLine="0"/>
        <w:rPr>
          <w:color w:val="auto"/>
          <w:sz w:val="24"/>
          <w:szCs w:val="24"/>
        </w:rPr>
      </w:pPr>
      <w:bookmarkStart w:id="85" w:name="_Toc47024508"/>
      <w:r w:rsidRPr="00FA3BE3">
        <w:rPr>
          <w:color w:val="auto"/>
          <w:sz w:val="24"/>
          <w:szCs w:val="24"/>
        </w:rPr>
        <w:t xml:space="preserve">Tabla </w:t>
      </w:r>
      <w:r w:rsidRPr="00FA3BE3">
        <w:rPr>
          <w:color w:val="auto"/>
          <w:sz w:val="24"/>
          <w:szCs w:val="24"/>
        </w:rPr>
        <w:fldChar w:fldCharType="begin"/>
      </w:r>
      <w:r w:rsidRPr="00FA3BE3">
        <w:rPr>
          <w:color w:val="auto"/>
          <w:sz w:val="24"/>
          <w:szCs w:val="24"/>
        </w:rPr>
        <w:instrText xml:space="preserve"> SEQ Tabla \* ARABIC </w:instrText>
      </w:r>
      <w:r w:rsidRPr="00FA3BE3">
        <w:rPr>
          <w:color w:val="auto"/>
          <w:sz w:val="24"/>
          <w:szCs w:val="24"/>
        </w:rPr>
        <w:fldChar w:fldCharType="separate"/>
      </w:r>
      <w:r w:rsidR="00381C8E">
        <w:rPr>
          <w:noProof/>
          <w:color w:val="auto"/>
          <w:sz w:val="24"/>
          <w:szCs w:val="24"/>
        </w:rPr>
        <w:t>37</w:t>
      </w:r>
      <w:r w:rsidRPr="00FA3BE3">
        <w:rPr>
          <w:color w:val="auto"/>
          <w:sz w:val="24"/>
          <w:szCs w:val="24"/>
        </w:rPr>
        <w:fldChar w:fldCharType="end"/>
      </w:r>
      <w:r w:rsidRPr="00FA3BE3">
        <w:rPr>
          <w:color w:val="auto"/>
          <w:sz w:val="24"/>
          <w:szCs w:val="24"/>
        </w:rPr>
        <w:t>. Calendario de las tareas 3.3 y 3.4 (CU05) del equipo de desarrollo.</w:t>
      </w:r>
      <w:bookmarkEnd w:id="85"/>
    </w:p>
    <w:tbl>
      <w:tblPr>
        <w:tblStyle w:val="Tablaconcuadrcula"/>
        <w:tblW w:w="9172" w:type="dxa"/>
        <w:tblLook w:val="04A0" w:firstRow="1" w:lastRow="0" w:firstColumn="1" w:lastColumn="0" w:noHBand="0" w:noVBand="1"/>
      </w:tblPr>
      <w:tblGrid>
        <w:gridCol w:w="621"/>
        <w:gridCol w:w="4103"/>
        <w:gridCol w:w="2224"/>
        <w:gridCol w:w="2224"/>
      </w:tblGrid>
      <w:tr w:rsidR="00EC7CA5" w14:paraId="65E13EB9" w14:textId="77777777" w:rsidTr="00FA3BE3">
        <w:tc>
          <w:tcPr>
            <w:tcW w:w="621" w:type="dxa"/>
          </w:tcPr>
          <w:p w14:paraId="3ADBF7BC"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23BBC901"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761AFFCE"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04D476E1"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26E67580" w14:textId="77777777" w:rsidTr="00FA3BE3">
        <w:tc>
          <w:tcPr>
            <w:tcW w:w="621" w:type="dxa"/>
          </w:tcPr>
          <w:p w14:paraId="0D3026C3" w14:textId="77777777" w:rsidR="00EC7CA5" w:rsidRDefault="00EC7CA5" w:rsidP="00D47333">
            <w:pPr>
              <w:jc w:val="center"/>
              <w:rPr>
                <w:rFonts w:eastAsia="Times New Roman" w:cs="Times New Roman"/>
                <w:szCs w:val="24"/>
              </w:rPr>
            </w:pPr>
          </w:p>
          <w:p w14:paraId="0B4BBB5E" w14:textId="77777777" w:rsidR="00EC7CA5" w:rsidRDefault="00EC7CA5" w:rsidP="00D47333">
            <w:pPr>
              <w:jc w:val="center"/>
              <w:rPr>
                <w:rFonts w:eastAsia="Times New Roman" w:cs="Times New Roman"/>
                <w:szCs w:val="24"/>
              </w:rPr>
            </w:pPr>
          </w:p>
          <w:p w14:paraId="735FC549" w14:textId="77777777" w:rsidR="00EC7CA5" w:rsidRDefault="00EC7CA5" w:rsidP="00D47333">
            <w:pPr>
              <w:jc w:val="center"/>
              <w:rPr>
                <w:rFonts w:eastAsia="Times New Roman" w:cs="Times New Roman"/>
                <w:szCs w:val="24"/>
              </w:rPr>
            </w:pPr>
          </w:p>
          <w:p w14:paraId="3C206DF1" w14:textId="77777777" w:rsidR="00EC7CA5" w:rsidRDefault="00EC7CA5" w:rsidP="00D47333">
            <w:pPr>
              <w:jc w:val="center"/>
              <w:rPr>
                <w:rFonts w:eastAsia="Times New Roman" w:cs="Times New Roman"/>
                <w:szCs w:val="24"/>
              </w:rPr>
            </w:pPr>
          </w:p>
          <w:p w14:paraId="43268A19"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03" w:type="dxa"/>
          </w:tcPr>
          <w:p w14:paraId="388CA8DD"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370094"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641DDC85"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8A1C157" w14:textId="4AEA1ED5" w:rsidR="00EC7CA5" w:rsidRDefault="00EC7CA5" w:rsidP="00525E5E">
            <w:pPr>
              <w:numPr>
                <w:ilvl w:val="0"/>
                <w:numId w:val="96"/>
              </w:numPr>
              <w:jc w:val="left"/>
              <w:rPr>
                <w:rFonts w:eastAsia="Times New Roman" w:cs="Times New Roman"/>
                <w:szCs w:val="24"/>
              </w:rPr>
            </w:pPr>
            <w:r>
              <w:rPr>
                <w:rFonts w:eastAsia="Times New Roman" w:cs="Times New Roman"/>
                <w:szCs w:val="24"/>
              </w:rPr>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20831D72" w14:textId="77777777" w:rsidR="00EC7CA5" w:rsidRDefault="00EC7CA5" w:rsidP="00525E5E">
            <w:pPr>
              <w:numPr>
                <w:ilvl w:val="0"/>
                <w:numId w:val="96"/>
              </w:numPr>
              <w:jc w:val="left"/>
              <w:rPr>
                <w:rFonts w:eastAsia="Times New Roman" w:cs="Times New Roman"/>
                <w:szCs w:val="24"/>
              </w:rPr>
            </w:pPr>
            <w:r>
              <w:rPr>
                <w:rFonts w:eastAsia="Times New Roman" w:cs="Times New Roman"/>
                <w:szCs w:val="24"/>
              </w:rPr>
              <w:t>Realizar pruebas de aceptación del usuario.</w:t>
            </w:r>
          </w:p>
          <w:p w14:paraId="610D5509"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57842411" w14:textId="77777777" w:rsidR="00EC7CA5" w:rsidRDefault="00EC7CA5" w:rsidP="00D47333">
            <w:pPr>
              <w:jc w:val="center"/>
              <w:rPr>
                <w:rFonts w:eastAsia="Times New Roman" w:cs="Times New Roman"/>
                <w:b/>
                <w:szCs w:val="24"/>
              </w:rPr>
            </w:pPr>
          </w:p>
          <w:p w14:paraId="03688C4D" w14:textId="77777777" w:rsidR="00EC7CA5" w:rsidRDefault="00EC7CA5" w:rsidP="00D47333">
            <w:pPr>
              <w:jc w:val="center"/>
              <w:rPr>
                <w:rFonts w:eastAsia="Times New Roman" w:cs="Times New Roman"/>
                <w:b/>
                <w:szCs w:val="24"/>
              </w:rPr>
            </w:pPr>
          </w:p>
          <w:p w14:paraId="5CDB1D91"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5D0A3B56" w14:textId="77777777" w:rsidR="00EC7CA5" w:rsidRDefault="00EC7CA5" w:rsidP="00D47333">
            <w:pPr>
              <w:jc w:val="center"/>
              <w:rPr>
                <w:rFonts w:eastAsia="Times New Roman" w:cs="Times New Roman"/>
                <w:szCs w:val="24"/>
              </w:rPr>
            </w:pPr>
            <w:r>
              <w:rPr>
                <w:rFonts w:eastAsia="Times New Roman" w:cs="Times New Roman"/>
                <w:szCs w:val="24"/>
              </w:rPr>
              <w:t>07/11/2019</w:t>
            </w:r>
          </w:p>
          <w:p w14:paraId="6C932F2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6584CDFF" w14:textId="77777777" w:rsidR="00EC7CA5" w:rsidRDefault="00EC7CA5" w:rsidP="00D47333">
            <w:pPr>
              <w:jc w:val="center"/>
              <w:rPr>
                <w:rFonts w:eastAsia="Times New Roman" w:cs="Times New Roman"/>
                <w:szCs w:val="24"/>
              </w:rPr>
            </w:pPr>
            <w:r>
              <w:rPr>
                <w:rFonts w:eastAsia="Times New Roman" w:cs="Times New Roman"/>
                <w:szCs w:val="24"/>
              </w:rPr>
              <w:t>12/11/2019</w:t>
            </w:r>
          </w:p>
          <w:p w14:paraId="32DF9FF5" w14:textId="77777777" w:rsidR="00EC7CA5" w:rsidRDefault="00EC7CA5" w:rsidP="00D47333">
            <w:pPr>
              <w:rPr>
                <w:rFonts w:eastAsia="Times New Roman" w:cs="Times New Roman"/>
                <w:b/>
                <w:szCs w:val="24"/>
              </w:rPr>
            </w:pPr>
          </w:p>
        </w:tc>
        <w:tc>
          <w:tcPr>
            <w:tcW w:w="2224" w:type="dxa"/>
          </w:tcPr>
          <w:p w14:paraId="48083832" w14:textId="77777777" w:rsidR="00EC7CA5" w:rsidRDefault="00EC7CA5" w:rsidP="00D47333">
            <w:pPr>
              <w:jc w:val="center"/>
              <w:rPr>
                <w:rFonts w:eastAsia="Times New Roman" w:cs="Times New Roman"/>
                <w:b/>
                <w:szCs w:val="24"/>
              </w:rPr>
            </w:pPr>
          </w:p>
          <w:p w14:paraId="7E60A6DC" w14:textId="77777777" w:rsidR="00EC7CA5" w:rsidRDefault="00EC7CA5" w:rsidP="00D47333">
            <w:pPr>
              <w:jc w:val="center"/>
              <w:rPr>
                <w:rFonts w:eastAsia="Times New Roman" w:cs="Times New Roman"/>
                <w:b/>
                <w:szCs w:val="24"/>
              </w:rPr>
            </w:pPr>
          </w:p>
          <w:p w14:paraId="5CEE37D0"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39E00400" w14:textId="77777777" w:rsidR="00EC7CA5" w:rsidRDefault="00EC7CA5" w:rsidP="00D47333">
            <w:pPr>
              <w:jc w:val="center"/>
              <w:rPr>
                <w:rFonts w:eastAsia="Times New Roman" w:cs="Times New Roman"/>
                <w:szCs w:val="24"/>
              </w:rPr>
            </w:pPr>
            <w:r>
              <w:rPr>
                <w:rFonts w:eastAsia="Times New Roman" w:cs="Times New Roman"/>
                <w:szCs w:val="24"/>
              </w:rPr>
              <w:t xml:space="preserve">12/11/2019 </w:t>
            </w:r>
          </w:p>
          <w:p w14:paraId="62063AE1"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240DC380" w14:textId="77777777" w:rsidR="00EC7CA5" w:rsidRDefault="00EC7CA5" w:rsidP="00D47333">
            <w:pPr>
              <w:jc w:val="center"/>
              <w:rPr>
                <w:rFonts w:eastAsia="Times New Roman" w:cs="Times New Roman"/>
                <w:szCs w:val="24"/>
              </w:rPr>
            </w:pPr>
            <w:r>
              <w:rPr>
                <w:rFonts w:eastAsia="Times New Roman" w:cs="Times New Roman"/>
                <w:szCs w:val="24"/>
              </w:rPr>
              <w:t xml:space="preserve">16/11/2019 </w:t>
            </w:r>
          </w:p>
          <w:p w14:paraId="3F11BF58" w14:textId="77777777" w:rsidR="00EC7CA5" w:rsidRDefault="00EC7CA5" w:rsidP="00D47333">
            <w:pPr>
              <w:rPr>
                <w:rFonts w:eastAsia="Times New Roman" w:cs="Times New Roman"/>
                <w:b/>
                <w:szCs w:val="24"/>
              </w:rPr>
            </w:pPr>
          </w:p>
        </w:tc>
      </w:tr>
    </w:tbl>
    <w:p w14:paraId="723683DE" w14:textId="77777777" w:rsidR="00EC7CA5" w:rsidRDefault="00EC7CA5" w:rsidP="004C4B8D">
      <w:pPr>
        <w:spacing w:line="240" w:lineRule="auto"/>
        <w:rPr>
          <w:rFonts w:eastAsia="Times New Roman" w:cs="Times New Roman"/>
          <w:b/>
          <w:szCs w:val="24"/>
        </w:rPr>
      </w:pPr>
    </w:p>
    <w:p w14:paraId="3E72F15D" w14:textId="1E3028D6" w:rsidR="00FA3BE3" w:rsidRPr="00FA3BE3" w:rsidRDefault="00FA3BE3" w:rsidP="004C4B8D">
      <w:pPr>
        <w:ind w:firstLine="0"/>
        <w:rPr>
          <w:rFonts w:eastAsia="Times New Roman" w:cs="Times New Roman"/>
          <w:bCs/>
          <w:sz w:val="20"/>
          <w:szCs w:val="20"/>
        </w:rPr>
      </w:pPr>
      <w:r w:rsidRPr="00A01988">
        <w:rPr>
          <w:rFonts w:eastAsia="Times New Roman" w:cs="Times New Roman"/>
          <w:bCs/>
          <w:i/>
          <w:iCs/>
          <w:sz w:val="20"/>
          <w:szCs w:val="20"/>
        </w:rPr>
        <w:t xml:space="preserve">Nota: </w:t>
      </w:r>
      <w:r w:rsidRPr="00A01988">
        <w:rPr>
          <w:rFonts w:eastAsia="Times New Roman" w:cs="Times New Roman"/>
          <w:bCs/>
          <w:sz w:val="20"/>
          <w:szCs w:val="20"/>
        </w:rPr>
        <w:t>Elaboración propia.</w:t>
      </w:r>
    </w:p>
    <w:p w14:paraId="306DC9B8" w14:textId="2352E6F4" w:rsidR="00EC7CA5" w:rsidRDefault="00EC7CA5" w:rsidP="004C4B8D">
      <w:pPr>
        <w:ind w:firstLine="0"/>
        <w:rPr>
          <w:rFonts w:eastAsia="Times New Roman" w:cs="Times New Roman"/>
          <w:b/>
          <w:szCs w:val="24"/>
        </w:rPr>
      </w:pPr>
      <w:r>
        <w:rPr>
          <w:rFonts w:eastAsia="Times New Roman" w:cs="Times New Roman"/>
          <w:b/>
          <w:szCs w:val="24"/>
        </w:rPr>
        <w:lastRenderedPageBreak/>
        <w:t>Caso de uso #01</w:t>
      </w:r>
    </w:p>
    <w:p w14:paraId="027EE35F" w14:textId="651E8AAC" w:rsidR="00EC7CA5" w:rsidRDefault="00EC7CA5" w:rsidP="004C4B8D">
      <w:pPr>
        <w:ind w:firstLine="0"/>
        <w:rPr>
          <w:rFonts w:eastAsia="Times New Roman" w:cs="Times New Roman"/>
          <w:b/>
          <w:szCs w:val="24"/>
        </w:rPr>
      </w:pPr>
      <w:r>
        <w:rPr>
          <w:rFonts w:eastAsia="Times New Roman" w:cs="Times New Roman"/>
          <w:b/>
          <w:szCs w:val="24"/>
        </w:rPr>
        <w:t>Nombre CU01: Conectar con estación FTP</w:t>
      </w:r>
    </w:p>
    <w:p w14:paraId="7F08E75C" w14:textId="1D5CCF52" w:rsidR="00FA3BE3" w:rsidRPr="00FA3BE3" w:rsidRDefault="00FA3BE3" w:rsidP="00FA3BE3">
      <w:pPr>
        <w:pStyle w:val="Descripcin"/>
        <w:keepNext/>
        <w:ind w:firstLine="0"/>
        <w:rPr>
          <w:color w:val="auto"/>
          <w:sz w:val="24"/>
          <w:szCs w:val="24"/>
        </w:rPr>
      </w:pPr>
      <w:bookmarkStart w:id="86" w:name="_Toc47024509"/>
      <w:r w:rsidRPr="00FA3BE3">
        <w:rPr>
          <w:color w:val="auto"/>
          <w:sz w:val="24"/>
          <w:szCs w:val="24"/>
        </w:rPr>
        <w:t xml:space="preserve">Tabla </w:t>
      </w:r>
      <w:r w:rsidRPr="00FA3BE3">
        <w:rPr>
          <w:color w:val="auto"/>
          <w:sz w:val="24"/>
          <w:szCs w:val="24"/>
        </w:rPr>
        <w:fldChar w:fldCharType="begin"/>
      </w:r>
      <w:r w:rsidRPr="00FA3BE3">
        <w:rPr>
          <w:color w:val="auto"/>
          <w:sz w:val="24"/>
          <w:szCs w:val="24"/>
        </w:rPr>
        <w:instrText xml:space="preserve"> SEQ Tabla \* ARABIC </w:instrText>
      </w:r>
      <w:r w:rsidRPr="00FA3BE3">
        <w:rPr>
          <w:color w:val="auto"/>
          <w:sz w:val="24"/>
          <w:szCs w:val="24"/>
        </w:rPr>
        <w:fldChar w:fldCharType="separate"/>
      </w:r>
      <w:r w:rsidR="00381C8E">
        <w:rPr>
          <w:noProof/>
          <w:color w:val="auto"/>
          <w:sz w:val="24"/>
          <w:szCs w:val="24"/>
        </w:rPr>
        <w:t>38</w:t>
      </w:r>
      <w:r w:rsidRPr="00FA3BE3">
        <w:rPr>
          <w:color w:val="auto"/>
          <w:sz w:val="24"/>
          <w:szCs w:val="24"/>
        </w:rPr>
        <w:fldChar w:fldCharType="end"/>
      </w:r>
      <w:r w:rsidRPr="00FA3BE3">
        <w:rPr>
          <w:color w:val="auto"/>
          <w:sz w:val="24"/>
          <w:szCs w:val="24"/>
        </w:rPr>
        <w:t>. Calendario de las tareas 3.3 y 3.4 (CU01) del equipo de desarrollo.</w:t>
      </w:r>
      <w:bookmarkEnd w:id="86"/>
    </w:p>
    <w:tbl>
      <w:tblPr>
        <w:tblStyle w:val="Tablaconcuadrcula"/>
        <w:tblW w:w="9172" w:type="dxa"/>
        <w:tblLook w:val="04A0" w:firstRow="1" w:lastRow="0" w:firstColumn="1" w:lastColumn="0" w:noHBand="0" w:noVBand="1"/>
      </w:tblPr>
      <w:tblGrid>
        <w:gridCol w:w="621"/>
        <w:gridCol w:w="4103"/>
        <w:gridCol w:w="2224"/>
        <w:gridCol w:w="2224"/>
      </w:tblGrid>
      <w:tr w:rsidR="00EC7CA5" w14:paraId="557FC17C" w14:textId="77777777" w:rsidTr="00FA3BE3">
        <w:tc>
          <w:tcPr>
            <w:tcW w:w="621" w:type="dxa"/>
          </w:tcPr>
          <w:p w14:paraId="58E56FAE"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74FA3A94"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3EA644D7"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0BABB65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511886AE" w14:textId="77777777" w:rsidTr="00FA3BE3">
        <w:tc>
          <w:tcPr>
            <w:tcW w:w="621" w:type="dxa"/>
          </w:tcPr>
          <w:p w14:paraId="212E98A0" w14:textId="77777777" w:rsidR="00EC7CA5" w:rsidRDefault="00EC7CA5" w:rsidP="00D47333">
            <w:pPr>
              <w:jc w:val="center"/>
              <w:rPr>
                <w:rFonts w:eastAsia="Times New Roman" w:cs="Times New Roman"/>
                <w:szCs w:val="24"/>
              </w:rPr>
            </w:pPr>
          </w:p>
          <w:p w14:paraId="13A1FF28" w14:textId="77777777" w:rsidR="00EC7CA5" w:rsidRDefault="00EC7CA5" w:rsidP="00D47333">
            <w:pPr>
              <w:jc w:val="center"/>
              <w:rPr>
                <w:rFonts w:eastAsia="Times New Roman" w:cs="Times New Roman"/>
                <w:szCs w:val="24"/>
              </w:rPr>
            </w:pPr>
          </w:p>
          <w:p w14:paraId="48C64A84" w14:textId="77777777" w:rsidR="00EC7CA5" w:rsidRDefault="00EC7CA5" w:rsidP="00D47333">
            <w:pPr>
              <w:jc w:val="center"/>
              <w:rPr>
                <w:rFonts w:eastAsia="Times New Roman" w:cs="Times New Roman"/>
                <w:szCs w:val="24"/>
              </w:rPr>
            </w:pPr>
          </w:p>
          <w:p w14:paraId="7A259180" w14:textId="77777777" w:rsidR="00EC7CA5" w:rsidRDefault="00EC7CA5" w:rsidP="00D47333">
            <w:pPr>
              <w:jc w:val="center"/>
              <w:rPr>
                <w:rFonts w:eastAsia="Times New Roman" w:cs="Times New Roman"/>
                <w:szCs w:val="24"/>
              </w:rPr>
            </w:pPr>
          </w:p>
          <w:p w14:paraId="0E4BDCC1"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03" w:type="dxa"/>
          </w:tcPr>
          <w:p w14:paraId="0F609855"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07C09B8C"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031BF2D9"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62403005" w14:textId="2F1A3CFC" w:rsidR="00EC7CA5" w:rsidRDefault="00EC7CA5" w:rsidP="00525E5E">
            <w:pPr>
              <w:numPr>
                <w:ilvl w:val="0"/>
                <w:numId w:val="97"/>
              </w:numPr>
              <w:jc w:val="left"/>
              <w:rPr>
                <w:rFonts w:eastAsia="Times New Roman" w:cs="Times New Roman"/>
                <w:szCs w:val="24"/>
              </w:rPr>
            </w:pPr>
            <w:r>
              <w:rPr>
                <w:rFonts w:eastAsia="Times New Roman" w:cs="Times New Roman"/>
                <w:szCs w:val="24"/>
              </w:rPr>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537F0AB5" w14:textId="77777777" w:rsidR="00EC7CA5" w:rsidRDefault="00EC7CA5" w:rsidP="00525E5E">
            <w:pPr>
              <w:numPr>
                <w:ilvl w:val="0"/>
                <w:numId w:val="97"/>
              </w:numPr>
              <w:jc w:val="left"/>
              <w:rPr>
                <w:rFonts w:eastAsia="Times New Roman" w:cs="Times New Roman"/>
                <w:szCs w:val="24"/>
              </w:rPr>
            </w:pPr>
            <w:r>
              <w:rPr>
                <w:rFonts w:eastAsia="Times New Roman" w:cs="Times New Roman"/>
                <w:szCs w:val="24"/>
              </w:rPr>
              <w:t>Realizar pruebas de aceptación del usuario.</w:t>
            </w:r>
          </w:p>
          <w:p w14:paraId="4BCA98E5"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36586C8C" w14:textId="77777777" w:rsidR="00EC7CA5" w:rsidRDefault="00EC7CA5" w:rsidP="00D47333">
            <w:pPr>
              <w:jc w:val="center"/>
              <w:rPr>
                <w:rFonts w:eastAsia="Times New Roman" w:cs="Times New Roman"/>
                <w:b/>
                <w:szCs w:val="24"/>
              </w:rPr>
            </w:pPr>
          </w:p>
          <w:p w14:paraId="79490B27" w14:textId="77777777" w:rsidR="00EC7CA5" w:rsidRDefault="00EC7CA5" w:rsidP="00D47333">
            <w:pPr>
              <w:jc w:val="center"/>
              <w:rPr>
                <w:rFonts w:eastAsia="Times New Roman" w:cs="Times New Roman"/>
                <w:b/>
                <w:szCs w:val="24"/>
              </w:rPr>
            </w:pPr>
          </w:p>
          <w:p w14:paraId="023DBE46"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15B93483" w14:textId="77777777" w:rsidR="00EC7CA5" w:rsidRDefault="00EC7CA5" w:rsidP="00D47333">
            <w:pPr>
              <w:jc w:val="center"/>
              <w:rPr>
                <w:rFonts w:eastAsia="Times New Roman" w:cs="Times New Roman"/>
                <w:szCs w:val="24"/>
              </w:rPr>
            </w:pPr>
            <w:r>
              <w:rPr>
                <w:rFonts w:eastAsia="Times New Roman" w:cs="Times New Roman"/>
                <w:szCs w:val="24"/>
              </w:rPr>
              <w:t>16/11/2019</w:t>
            </w:r>
          </w:p>
          <w:p w14:paraId="7D203817"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5814CB88" w14:textId="77777777" w:rsidR="00EC7CA5" w:rsidRDefault="00EC7CA5" w:rsidP="00D47333">
            <w:pPr>
              <w:jc w:val="center"/>
              <w:rPr>
                <w:rFonts w:eastAsia="Times New Roman" w:cs="Times New Roman"/>
                <w:szCs w:val="24"/>
              </w:rPr>
            </w:pPr>
            <w:r>
              <w:rPr>
                <w:rFonts w:eastAsia="Times New Roman" w:cs="Times New Roman"/>
                <w:szCs w:val="24"/>
              </w:rPr>
              <w:t>21/11/2019</w:t>
            </w:r>
          </w:p>
          <w:p w14:paraId="30D0FFF1" w14:textId="77777777" w:rsidR="00EC7CA5" w:rsidRDefault="00EC7CA5" w:rsidP="00D47333">
            <w:pPr>
              <w:rPr>
                <w:rFonts w:eastAsia="Times New Roman" w:cs="Times New Roman"/>
                <w:b/>
                <w:szCs w:val="24"/>
              </w:rPr>
            </w:pPr>
          </w:p>
        </w:tc>
        <w:tc>
          <w:tcPr>
            <w:tcW w:w="2224" w:type="dxa"/>
          </w:tcPr>
          <w:p w14:paraId="5CF78ABA" w14:textId="77777777" w:rsidR="00EC7CA5" w:rsidRDefault="00EC7CA5" w:rsidP="00D47333">
            <w:pPr>
              <w:jc w:val="center"/>
              <w:rPr>
                <w:rFonts w:eastAsia="Times New Roman" w:cs="Times New Roman"/>
                <w:b/>
                <w:szCs w:val="24"/>
              </w:rPr>
            </w:pPr>
          </w:p>
          <w:p w14:paraId="1F91FB08" w14:textId="77777777" w:rsidR="00EC7CA5" w:rsidRDefault="00EC7CA5" w:rsidP="00D47333">
            <w:pPr>
              <w:jc w:val="center"/>
              <w:rPr>
                <w:rFonts w:eastAsia="Times New Roman" w:cs="Times New Roman"/>
                <w:b/>
                <w:szCs w:val="24"/>
              </w:rPr>
            </w:pPr>
          </w:p>
          <w:p w14:paraId="3E58263E" w14:textId="77777777" w:rsidR="00EC7CA5" w:rsidRDefault="00EC7CA5" w:rsidP="00D47333">
            <w:pPr>
              <w:jc w:val="center"/>
              <w:rPr>
                <w:rFonts w:eastAsia="Times New Roman" w:cs="Times New Roman"/>
                <w:b/>
                <w:szCs w:val="24"/>
              </w:rPr>
            </w:pPr>
            <w:r>
              <w:rPr>
                <w:rFonts w:eastAsia="Times New Roman" w:cs="Times New Roman"/>
                <w:b/>
                <w:szCs w:val="24"/>
              </w:rPr>
              <w:t>Actividad 3.3: 5</w:t>
            </w:r>
          </w:p>
          <w:p w14:paraId="56BFE52D" w14:textId="77777777" w:rsidR="00EC7CA5" w:rsidRDefault="00EC7CA5" w:rsidP="00D47333">
            <w:pPr>
              <w:jc w:val="center"/>
              <w:rPr>
                <w:rFonts w:eastAsia="Times New Roman" w:cs="Times New Roman"/>
                <w:szCs w:val="24"/>
              </w:rPr>
            </w:pPr>
            <w:r>
              <w:rPr>
                <w:rFonts w:eastAsia="Times New Roman" w:cs="Times New Roman"/>
                <w:szCs w:val="24"/>
              </w:rPr>
              <w:t xml:space="preserve">21/11/2019 </w:t>
            </w:r>
          </w:p>
          <w:p w14:paraId="1AC7C239" w14:textId="77777777" w:rsidR="00EC7CA5" w:rsidRDefault="00EC7CA5" w:rsidP="00D47333">
            <w:pPr>
              <w:jc w:val="center"/>
              <w:rPr>
                <w:rFonts w:eastAsia="Times New Roman" w:cs="Times New Roman"/>
                <w:b/>
                <w:szCs w:val="24"/>
              </w:rPr>
            </w:pPr>
            <w:r>
              <w:rPr>
                <w:rFonts w:eastAsia="Times New Roman" w:cs="Times New Roman"/>
                <w:b/>
                <w:szCs w:val="24"/>
              </w:rPr>
              <w:t>Actividad 3.4: 4</w:t>
            </w:r>
          </w:p>
          <w:p w14:paraId="7C72B422" w14:textId="77777777" w:rsidR="00EC7CA5" w:rsidRDefault="00EC7CA5" w:rsidP="00D47333">
            <w:pPr>
              <w:jc w:val="center"/>
              <w:rPr>
                <w:rFonts w:eastAsia="Times New Roman" w:cs="Times New Roman"/>
                <w:szCs w:val="24"/>
              </w:rPr>
            </w:pPr>
            <w:r>
              <w:rPr>
                <w:rFonts w:eastAsia="Times New Roman" w:cs="Times New Roman"/>
                <w:szCs w:val="24"/>
              </w:rPr>
              <w:t xml:space="preserve">25/11/2019 </w:t>
            </w:r>
          </w:p>
          <w:p w14:paraId="57757BBB" w14:textId="77777777" w:rsidR="00EC7CA5" w:rsidRDefault="00EC7CA5" w:rsidP="00D47333">
            <w:pPr>
              <w:rPr>
                <w:rFonts w:eastAsia="Times New Roman" w:cs="Times New Roman"/>
                <w:b/>
                <w:szCs w:val="24"/>
              </w:rPr>
            </w:pPr>
          </w:p>
        </w:tc>
      </w:tr>
    </w:tbl>
    <w:p w14:paraId="34F3A192" w14:textId="389B6ABE" w:rsidR="00EC7CA5" w:rsidRDefault="00EC7CA5" w:rsidP="004C4B8D">
      <w:pPr>
        <w:spacing w:line="240" w:lineRule="auto"/>
        <w:rPr>
          <w:rFonts w:eastAsia="Times New Roman" w:cs="Times New Roman"/>
          <w:b/>
          <w:szCs w:val="24"/>
        </w:rPr>
      </w:pPr>
    </w:p>
    <w:p w14:paraId="3D5ABC10" w14:textId="1E24ED96" w:rsidR="00FA3BE3" w:rsidRPr="00FA3BE3" w:rsidRDefault="00FA3BE3" w:rsidP="00FA3BE3">
      <w:pPr>
        <w:ind w:firstLine="0"/>
        <w:rPr>
          <w:rFonts w:eastAsia="Times New Roman" w:cs="Times New Roman"/>
          <w:bCs/>
          <w:sz w:val="20"/>
          <w:szCs w:val="20"/>
        </w:rPr>
      </w:pPr>
      <w:r w:rsidRPr="00A01988">
        <w:rPr>
          <w:rFonts w:eastAsia="Times New Roman" w:cs="Times New Roman"/>
          <w:bCs/>
          <w:i/>
          <w:iCs/>
          <w:sz w:val="20"/>
          <w:szCs w:val="20"/>
        </w:rPr>
        <w:t xml:space="preserve">Nota: </w:t>
      </w:r>
      <w:r w:rsidRPr="00A01988">
        <w:rPr>
          <w:rFonts w:eastAsia="Times New Roman" w:cs="Times New Roman"/>
          <w:bCs/>
          <w:sz w:val="20"/>
          <w:szCs w:val="20"/>
        </w:rPr>
        <w:t>Elaboración propia.</w:t>
      </w:r>
    </w:p>
    <w:p w14:paraId="018A2826" w14:textId="77777777" w:rsidR="00EC7CA5" w:rsidRDefault="00EC7CA5" w:rsidP="004C4B8D">
      <w:pPr>
        <w:ind w:firstLine="0"/>
        <w:rPr>
          <w:rFonts w:eastAsia="Times New Roman" w:cs="Times New Roman"/>
          <w:b/>
          <w:szCs w:val="24"/>
        </w:rPr>
      </w:pPr>
      <w:r>
        <w:rPr>
          <w:rFonts w:eastAsia="Times New Roman" w:cs="Times New Roman"/>
          <w:b/>
          <w:szCs w:val="24"/>
        </w:rPr>
        <w:t>Casos de uso #09 y #11</w:t>
      </w:r>
    </w:p>
    <w:p w14:paraId="2C32DF92" w14:textId="77777777" w:rsidR="00EC7CA5" w:rsidRDefault="00EC7CA5" w:rsidP="004C4B8D">
      <w:pPr>
        <w:ind w:firstLine="0"/>
        <w:rPr>
          <w:rFonts w:eastAsia="Times New Roman" w:cs="Times New Roman"/>
          <w:b/>
          <w:szCs w:val="24"/>
        </w:rPr>
      </w:pPr>
      <w:r>
        <w:rPr>
          <w:rFonts w:eastAsia="Times New Roman" w:cs="Times New Roman"/>
          <w:b/>
          <w:szCs w:val="24"/>
        </w:rPr>
        <w:t>Nombre CU09: Crear rango (tabla parámetro)</w:t>
      </w:r>
    </w:p>
    <w:p w14:paraId="3F615BEA" w14:textId="5BC2F5D6" w:rsidR="00EC7CA5" w:rsidRDefault="00EC7CA5" w:rsidP="004C4B8D">
      <w:pPr>
        <w:ind w:firstLine="0"/>
        <w:rPr>
          <w:rFonts w:eastAsia="Times New Roman" w:cs="Times New Roman"/>
          <w:b/>
          <w:szCs w:val="24"/>
        </w:rPr>
      </w:pPr>
      <w:r>
        <w:rPr>
          <w:rFonts w:eastAsia="Times New Roman" w:cs="Times New Roman"/>
          <w:b/>
          <w:szCs w:val="24"/>
        </w:rPr>
        <w:t>Nombre CU11: Crear base de tiempo (tabla parámetro)</w:t>
      </w:r>
    </w:p>
    <w:p w14:paraId="2F30C0E2" w14:textId="5C22C1A5" w:rsidR="00FA3BE3" w:rsidRPr="00FA3BE3" w:rsidRDefault="00FA3BE3" w:rsidP="00FA3BE3">
      <w:pPr>
        <w:pStyle w:val="Descripcin"/>
        <w:keepNext/>
        <w:ind w:firstLine="0"/>
        <w:rPr>
          <w:color w:val="auto"/>
          <w:sz w:val="24"/>
          <w:szCs w:val="24"/>
        </w:rPr>
      </w:pPr>
      <w:bookmarkStart w:id="87" w:name="_Toc47024510"/>
      <w:r w:rsidRPr="00FA3BE3">
        <w:rPr>
          <w:color w:val="auto"/>
          <w:sz w:val="24"/>
          <w:szCs w:val="24"/>
        </w:rPr>
        <w:t xml:space="preserve">Tabla </w:t>
      </w:r>
      <w:r w:rsidRPr="00FA3BE3">
        <w:rPr>
          <w:color w:val="auto"/>
          <w:sz w:val="24"/>
          <w:szCs w:val="24"/>
        </w:rPr>
        <w:fldChar w:fldCharType="begin"/>
      </w:r>
      <w:r w:rsidRPr="00FA3BE3">
        <w:rPr>
          <w:color w:val="auto"/>
          <w:sz w:val="24"/>
          <w:szCs w:val="24"/>
        </w:rPr>
        <w:instrText xml:space="preserve"> SEQ Tabla \* ARABIC </w:instrText>
      </w:r>
      <w:r w:rsidRPr="00FA3BE3">
        <w:rPr>
          <w:color w:val="auto"/>
          <w:sz w:val="24"/>
          <w:szCs w:val="24"/>
        </w:rPr>
        <w:fldChar w:fldCharType="separate"/>
      </w:r>
      <w:r w:rsidR="00381C8E">
        <w:rPr>
          <w:noProof/>
          <w:color w:val="auto"/>
          <w:sz w:val="24"/>
          <w:szCs w:val="24"/>
        </w:rPr>
        <w:t>39</w:t>
      </w:r>
      <w:r w:rsidRPr="00FA3BE3">
        <w:rPr>
          <w:color w:val="auto"/>
          <w:sz w:val="24"/>
          <w:szCs w:val="24"/>
        </w:rPr>
        <w:fldChar w:fldCharType="end"/>
      </w:r>
      <w:r w:rsidRPr="00FA3BE3">
        <w:rPr>
          <w:color w:val="auto"/>
          <w:sz w:val="24"/>
          <w:szCs w:val="24"/>
        </w:rPr>
        <w:t>. Calendario de las tareas 3.3 y 3.4 (CU09 y CU11) del equipo de desarrollo.</w:t>
      </w:r>
      <w:bookmarkEnd w:id="87"/>
    </w:p>
    <w:tbl>
      <w:tblPr>
        <w:tblStyle w:val="Tablaconcuadrcula"/>
        <w:tblW w:w="9172" w:type="dxa"/>
        <w:tblLook w:val="04A0" w:firstRow="1" w:lastRow="0" w:firstColumn="1" w:lastColumn="0" w:noHBand="0" w:noVBand="1"/>
      </w:tblPr>
      <w:tblGrid>
        <w:gridCol w:w="621"/>
        <w:gridCol w:w="4103"/>
        <w:gridCol w:w="2224"/>
        <w:gridCol w:w="2224"/>
      </w:tblGrid>
      <w:tr w:rsidR="00EC7CA5" w14:paraId="1B22F1EA" w14:textId="77777777" w:rsidTr="00FA3BE3">
        <w:tc>
          <w:tcPr>
            <w:tcW w:w="621" w:type="dxa"/>
          </w:tcPr>
          <w:p w14:paraId="15100504" w14:textId="77777777" w:rsidR="00EC7CA5" w:rsidRDefault="00EC7CA5" w:rsidP="00D47333">
            <w:pPr>
              <w:jc w:val="center"/>
              <w:rPr>
                <w:rFonts w:eastAsia="Times New Roman" w:cs="Times New Roman"/>
                <w:b/>
                <w:szCs w:val="24"/>
              </w:rPr>
            </w:pPr>
            <w:r>
              <w:rPr>
                <w:rFonts w:eastAsia="Times New Roman" w:cs="Times New Roman"/>
                <w:b/>
                <w:szCs w:val="24"/>
              </w:rPr>
              <w:t>#</w:t>
            </w:r>
          </w:p>
        </w:tc>
        <w:tc>
          <w:tcPr>
            <w:tcW w:w="4103" w:type="dxa"/>
          </w:tcPr>
          <w:p w14:paraId="229D183D"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2224" w:type="dxa"/>
          </w:tcPr>
          <w:p w14:paraId="7FB78EF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2224" w:type="dxa"/>
          </w:tcPr>
          <w:p w14:paraId="3FF4530D"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796BFC73" w14:textId="77777777" w:rsidTr="00FA3BE3">
        <w:tc>
          <w:tcPr>
            <w:tcW w:w="621" w:type="dxa"/>
          </w:tcPr>
          <w:p w14:paraId="26A76FD5" w14:textId="77777777" w:rsidR="00EC7CA5" w:rsidRDefault="00EC7CA5" w:rsidP="00D47333">
            <w:pPr>
              <w:jc w:val="center"/>
              <w:rPr>
                <w:rFonts w:eastAsia="Times New Roman" w:cs="Times New Roman"/>
                <w:szCs w:val="24"/>
              </w:rPr>
            </w:pPr>
          </w:p>
          <w:p w14:paraId="0079FF59" w14:textId="77777777" w:rsidR="00EC7CA5" w:rsidRDefault="00EC7CA5" w:rsidP="00D47333">
            <w:pPr>
              <w:jc w:val="center"/>
              <w:rPr>
                <w:rFonts w:eastAsia="Times New Roman" w:cs="Times New Roman"/>
                <w:szCs w:val="24"/>
              </w:rPr>
            </w:pPr>
          </w:p>
          <w:p w14:paraId="634598F3" w14:textId="77777777" w:rsidR="00EC7CA5" w:rsidRDefault="00EC7CA5" w:rsidP="00D47333">
            <w:pPr>
              <w:jc w:val="center"/>
              <w:rPr>
                <w:rFonts w:eastAsia="Times New Roman" w:cs="Times New Roman"/>
                <w:szCs w:val="24"/>
              </w:rPr>
            </w:pPr>
          </w:p>
          <w:p w14:paraId="00099526" w14:textId="77777777" w:rsidR="00EC7CA5" w:rsidRDefault="00EC7CA5" w:rsidP="00D47333">
            <w:pPr>
              <w:jc w:val="center"/>
              <w:rPr>
                <w:rFonts w:eastAsia="Times New Roman" w:cs="Times New Roman"/>
                <w:szCs w:val="24"/>
              </w:rPr>
            </w:pPr>
          </w:p>
          <w:p w14:paraId="0AAB7CD8" w14:textId="77777777" w:rsidR="00EC7CA5" w:rsidRPr="00173295" w:rsidRDefault="00EC7CA5" w:rsidP="00D47333">
            <w:pPr>
              <w:jc w:val="center"/>
              <w:rPr>
                <w:rFonts w:eastAsia="Times New Roman" w:cs="Times New Roman"/>
                <w:bCs/>
                <w:szCs w:val="24"/>
              </w:rPr>
            </w:pPr>
            <w:r w:rsidRPr="00173295">
              <w:rPr>
                <w:rFonts w:eastAsia="Times New Roman" w:cs="Times New Roman"/>
                <w:bCs/>
                <w:szCs w:val="24"/>
              </w:rPr>
              <w:t>3</w:t>
            </w:r>
          </w:p>
        </w:tc>
        <w:tc>
          <w:tcPr>
            <w:tcW w:w="4103" w:type="dxa"/>
          </w:tcPr>
          <w:p w14:paraId="6FE11A1F" w14:textId="77777777" w:rsidR="00EC7CA5" w:rsidRDefault="00EC7CA5" w:rsidP="00D47333">
            <w:pPr>
              <w:rPr>
                <w:rFonts w:eastAsia="Times New Roman" w:cs="Times New Roman"/>
                <w:szCs w:val="24"/>
              </w:rPr>
            </w:pPr>
            <w:r>
              <w:rPr>
                <w:rFonts w:eastAsia="Times New Roman" w:cs="Times New Roman"/>
                <w:b/>
                <w:szCs w:val="24"/>
              </w:rPr>
              <w:t>Fase 3: Implementación</w:t>
            </w:r>
          </w:p>
          <w:p w14:paraId="29B412D7" w14:textId="77777777" w:rsidR="00EC7CA5" w:rsidRDefault="00EC7CA5" w:rsidP="00D47333">
            <w:pPr>
              <w:rPr>
                <w:rFonts w:eastAsia="Times New Roman" w:cs="Times New Roman"/>
                <w:szCs w:val="24"/>
              </w:rPr>
            </w:pPr>
            <w:r>
              <w:rPr>
                <w:rFonts w:eastAsia="Times New Roman" w:cs="Times New Roman"/>
                <w:b/>
                <w:szCs w:val="24"/>
              </w:rPr>
              <w:t xml:space="preserve">Obj: </w:t>
            </w:r>
            <w:r>
              <w:rPr>
                <w:rFonts w:eastAsia="Times New Roman" w:cs="Times New Roman"/>
                <w:szCs w:val="24"/>
              </w:rPr>
              <w:t xml:space="preserve">Codificación y creación del software. </w:t>
            </w:r>
          </w:p>
          <w:p w14:paraId="7C438204" w14:textId="77777777" w:rsidR="00EC7CA5" w:rsidRPr="00D67A59" w:rsidRDefault="00EC7CA5" w:rsidP="00D47333">
            <w:pPr>
              <w:rPr>
                <w:rFonts w:eastAsia="Times New Roman" w:cs="Times New Roman"/>
                <w:szCs w:val="24"/>
              </w:rPr>
            </w:pPr>
            <w:r>
              <w:rPr>
                <w:rFonts w:eastAsia="Times New Roman" w:cs="Times New Roman"/>
                <w:b/>
                <w:szCs w:val="24"/>
              </w:rPr>
              <w:t>Actividades:</w:t>
            </w:r>
          </w:p>
          <w:p w14:paraId="44DFD155" w14:textId="3729D99D" w:rsidR="00EC7CA5" w:rsidRDefault="00EC7CA5" w:rsidP="00525E5E">
            <w:pPr>
              <w:numPr>
                <w:ilvl w:val="0"/>
                <w:numId w:val="98"/>
              </w:numPr>
              <w:jc w:val="left"/>
              <w:rPr>
                <w:rFonts w:eastAsia="Times New Roman" w:cs="Times New Roman"/>
                <w:szCs w:val="24"/>
              </w:rPr>
            </w:pPr>
            <w:r>
              <w:rPr>
                <w:rFonts w:eastAsia="Times New Roman" w:cs="Times New Roman"/>
                <w:szCs w:val="24"/>
              </w:rPr>
              <w:t xml:space="preserve">Refinamiento de acuerdo </w:t>
            </w:r>
            <w:r w:rsidR="00B73A68">
              <w:rPr>
                <w:rFonts w:eastAsia="Times New Roman" w:cs="Times New Roman"/>
                <w:szCs w:val="24"/>
              </w:rPr>
              <w:t>con</w:t>
            </w:r>
            <w:r>
              <w:rPr>
                <w:rFonts w:eastAsia="Times New Roman" w:cs="Times New Roman"/>
                <w:szCs w:val="24"/>
              </w:rPr>
              <w:t xml:space="preserve"> las pruebas unitarias.</w:t>
            </w:r>
          </w:p>
          <w:p w14:paraId="596E89B6" w14:textId="77777777" w:rsidR="00EC7CA5" w:rsidRDefault="00EC7CA5" w:rsidP="00525E5E">
            <w:pPr>
              <w:numPr>
                <w:ilvl w:val="0"/>
                <w:numId w:val="98"/>
              </w:numPr>
              <w:jc w:val="left"/>
              <w:rPr>
                <w:rFonts w:eastAsia="Times New Roman" w:cs="Times New Roman"/>
                <w:szCs w:val="24"/>
              </w:rPr>
            </w:pPr>
            <w:r>
              <w:rPr>
                <w:rFonts w:eastAsia="Times New Roman" w:cs="Times New Roman"/>
                <w:szCs w:val="24"/>
              </w:rPr>
              <w:t>Realizar pruebas de aceptación del usuario.</w:t>
            </w:r>
          </w:p>
          <w:p w14:paraId="00A5F12C" w14:textId="77777777" w:rsidR="00EC7CA5" w:rsidRPr="00D67A59" w:rsidRDefault="00EC7CA5" w:rsidP="00525E5E">
            <w:pPr>
              <w:pStyle w:val="Prrafodelista"/>
              <w:numPr>
                <w:ilvl w:val="0"/>
                <w:numId w:val="56"/>
              </w:numPr>
              <w:jc w:val="left"/>
              <w:rPr>
                <w:rFonts w:eastAsia="Times New Roman" w:cs="Times New Roman"/>
                <w:szCs w:val="24"/>
              </w:rPr>
            </w:pPr>
            <w:r w:rsidRPr="00D67A59">
              <w:rPr>
                <w:rFonts w:eastAsia="Times New Roman" w:cs="Times New Roman"/>
                <w:szCs w:val="24"/>
              </w:rPr>
              <w:t>Documentar.</w:t>
            </w:r>
          </w:p>
        </w:tc>
        <w:tc>
          <w:tcPr>
            <w:tcW w:w="2224" w:type="dxa"/>
          </w:tcPr>
          <w:p w14:paraId="7921E798" w14:textId="77777777" w:rsidR="00EC7CA5" w:rsidRDefault="00EC7CA5" w:rsidP="00D47333">
            <w:pPr>
              <w:jc w:val="center"/>
              <w:rPr>
                <w:rFonts w:eastAsia="Times New Roman" w:cs="Times New Roman"/>
                <w:b/>
                <w:szCs w:val="24"/>
              </w:rPr>
            </w:pPr>
          </w:p>
          <w:p w14:paraId="24BE9E6B" w14:textId="77777777" w:rsidR="00EC7CA5" w:rsidRDefault="00EC7CA5" w:rsidP="00D47333">
            <w:pPr>
              <w:jc w:val="center"/>
              <w:rPr>
                <w:rFonts w:eastAsia="Times New Roman" w:cs="Times New Roman"/>
                <w:b/>
                <w:szCs w:val="24"/>
              </w:rPr>
            </w:pPr>
          </w:p>
          <w:p w14:paraId="3FD038FA" w14:textId="77777777" w:rsidR="00EC7CA5" w:rsidRDefault="00EC7CA5" w:rsidP="00D47333">
            <w:pPr>
              <w:jc w:val="center"/>
              <w:rPr>
                <w:rFonts w:eastAsia="Times New Roman" w:cs="Times New Roman"/>
                <w:szCs w:val="24"/>
              </w:rPr>
            </w:pPr>
            <w:r>
              <w:rPr>
                <w:rFonts w:eastAsia="Times New Roman" w:cs="Times New Roman"/>
                <w:b/>
                <w:szCs w:val="24"/>
              </w:rPr>
              <w:t xml:space="preserve">Actividad 3.3: </w:t>
            </w:r>
          </w:p>
          <w:p w14:paraId="32269AF3" w14:textId="77777777" w:rsidR="00EC7CA5" w:rsidRDefault="00EC7CA5" w:rsidP="00D47333">
            <w:pPr>
              <w:jc w:val="center"/>
              <w:rPr>
                <w:rFonts w:eastAsia="Times New Roman" w:cs="Times New Roman"/>
                <w:szCs w:val="24"/>
              </w:rPr>
            </w:pPr>
            <w:r>
              <w:rPr>
                <w:rFonts w:eastAsia="Times New Roman" w:cs="Times New Roman"/>
                <w:szCs w:val="24"/>
              </w:rPr>
              <w:t>25/11/2019</w:t>
            </w:r>
          </w:p>
          <w:p w14:paraId="0E1324BD" w14:textId="77777777" w:rsidR="00EC7CA5" w:rsidRDefault="00EC7CA5" w:rsidP="00D47333">
            <w:pPr>
              <w:jc w:val="center"/>
              <w:rPr>
                <w:rFonts w:eastAsia="Times New Roman" w:cs="Times New Roman"/>
                <w:b/>
                <w:szCs w:val="24"/>
              </w:rPr>
            </w:pPr>
            <w:r>
              <w:rPr>
                <w:rFonts w:eastAsia="Times New Roman" w:cs="Times New Roman"/>
                <w:b/>
                <w:szCs w:val="24"/>
              </w:rPr>
              <w:t>Actividad 3.4:</w:t>
            </w:r>
          </w:p>
          <w:p w14:paraId="0F750C94" w14:textId="77777777" w:rsidR="00EC7CA5" w:rsidRDefault="00EC7CA5" w:rsidP="00D47333">
            <w:pPr>
              <w:jc w:val="center"/>
              <w:rPr>
                <w:rFonts w:eastAsia="Times New Roman" w:cs="Times New Roman"/>
                <w:szCs w:val="24"/>
              </w:rPr>
            </w:pPr>
            <w:r>
              <w:rPr>
                <w:rFonts w:eastAsia="Times New Roman" w:cs="Times New Roman"/>
                <w:szCs w:val="24"/>
              </w:rPr>
              <w:t>28/11/2019</w:t>
            </w:r>
          </w:p>
          <w:p w14:paraId="187039CC" w14:textId="77777777" w:rsidR="00EC7CA5" w:rsidRDefault="00EC7CA5" w:rsidP="00D47333">
            <w:pPr>
              <w:rPr>
                <w:rFonts w:eastAsia="Times New Roman" w:cs="Times New Roman"/>
                <w:b/>
                <w:szCs w:val="24"/>
              </w:rPr>
            </w:pPr>
          </w:p>
        </w:tc>
        <w:tc>
          <w:tcPr>
            <w:tcW w:w="2224" w:type="dxa"/>
          </w:tcPr>
          <w:p w14:paraId="24660B25" w14:textId="77777777" w:rsidR="00EC7CA5" w:rsidRDefault="00EC7CA5" w:rsidP="00D47333">
            <w:pPr>
              <w:jc w:val="center"/>
              <w:rPr>
                <w:rFonts w:eastAsia="Times New Roman" w:cs="Times New Roman"/>
                <w:b/>
                <w:szCs w:val="24"/>
              </w:rPr>
            </w:pPr>
          </w:p>
          <w:p w14:paraId="79C66194" w14:textId="77777777" w:rsidR="00EC7CA5" w:rsidRDefault="00EC7CA5" w:rsidP="00D47333">
            <w:pPr>
              <w:jc w:val="center"/>
              <w:rPr>
                <w:rFonts w:eastAsia="Times New Roman" w:cs="Times New Roman"/>
                <w:b/>
                <w:szCs w:val="24"/>
              </w:rPr>
            </w:pPr>
          </w:p>
          <w:p w14:paraId="4A9A747C" w14:textId="77777777" w:rsidR="00EC7CA5" w:rsidRDefault="00EC7CA5" w:rsidP="00D47333">
            <w:pPr>
              <w:jc w:val="center"/>
              <w:rPr>
                <w:rFonts w:eastAsia="Times New Roman" w:cs="Times New Roman"/>
                <w:b/>
                <w:szCs w:val="24"/>
              </w:rPr>
            </w:pPr>
            <w:r>
              <w:rPr>
                <w:rFonts w:eastAsia="Times New Roman" w:cs="Times New Roman"/>
                <w:b/>
                <w:szCs w:val="24"/>
              </w:rPr>
              <w:t>Actividad 3.3: 3</w:t>
            </w:r>
          </w:p>
          <w:p w14:paraId="22738D7E" w14:textId="77777777" w:rsidR="00EC7CA5" w:rsidRDefault="00EC7CA5" w:rsidP="00D47333">
            <w:pPr>
              <w:jc w:val="center"/>
              <w:rPr>
                <w:rFonts w:eastAsia="Times New Roman" w:cs="Times New Roman"/>
                <w:szCs w:val="24"/>
              </w:rPr>
            </w:pPr>
            <w:r>
              <w:rPr>
                <w:rFonts w:eastAsia="Times New Roman" w:cs="Times New Roman"/>
                <w:szCs w:val="24"/>
              </w:rPr>
              <w:t xml:space="preserve">28/11/2019 </w:t>
            </w:r>
          </w:p>
          <w:p w14:paraId="4607E973" w14:textId="77777777" w:rsidR="00EC7CA5" w:rsidRDefault="00EC7CA5" w:rsidP="00D47333">
            <w:pPr>
              <w:jc w:val="center"/>
              <w:rPr>
                <w:rFonts w:eastAsia="Times New Roman" w:cs="Times New Roman"/>
                <w:b/>
                <w:szCs w:val="24"/>
              </w:rPr>
            </w:pPr>
            <w:r>
              <w:rPr>
                <w:rFonts w:eastAsia="Times New Roman" w:cs="Times New Roman"/>
                <w:b/>
                <w:szCs w:val="24"/>
              </w:rPr>
              <w:t>Actividad 3.4: 3</w:t>
            </w:r>
          </w:p>
          <w:p w14:paraId="3893AFFA" w14:textId="77777777" w:rsidR="00EC7CA5" w:rsidRDefault="00EC7CA5" w:rsidP="00D47333">
            <w:pPr>
              <w:jc w:val="center"/>
              <w:rPr>
                <w:rFonts w:eastAsia="Times New Roman" w:cs="Times New Roman"/>
                <w:szCs w:val="24"/>
              </w:rPr>
            </w:pPr>
            <w:r>
              <w:rPr>
                <w:rFonts w:eastAsia="Times New Roman" w:cs="Times New Roman"/>
                <w:szCs w:val="24"/>
              </w:rPr>
              <w:t xml:space="preserve">01/12/2019 </w:t>
            </w:r>
          </w:p>
          <w:p w14:paraId="14D2E370" w14:textId="77777777" w:rsidR="00EC7CA5" w:rsidRDefault="00EC7CA5" w:rsidP="00D47333">
            <w:pPr>
              <w:rPr>
                <w:rFonts w:eastAsia="Times New Roman" w:cs="Times New Roman"/>
                <w:b/>
                <w:szCs w:val="24"/>
              </w:rPr>
            </w:pPr>
          </w:p>
        </w:tc>
      </w:tr>
    </w:tbl>
    <w:p w14:paraId="3EC0D3E5" w14:textId="77777777" w:rsidR="00EC7CA5" w:rsidRDefault="00EC7CA5" w:rsidP="000F38FA">
      <w:pPr>
        <w:spacing w:line="240" w:lineRule="auto"/>
        <w:rPr>
          <w:rFonts w:eastAsia="Times New Roman" w:cs="Times New Roman"/>
          <w:b/>
          <w:szCs w:val="24"/>
        </w:rPr>
      </w:pPr>
    </w:p>
    <w:p w14:paraId="734A8AFC" w14:textId="05A1EEC8" w:rsidR="00FA3BE3" w:rsidRPr="00FA3BE3" w:rsidRDefault="00FA3BE3" w:rsidP="000F38FA">
      <w:pPr>
        <w:ind w:firstLine="0"/>
        <w:rPr>
          <w:rFonts w:eastAsia="Times New Roman" w:cs="Times New Roman"/>
          <w:bCs/>
          <w:sz w:val="20"/>
          <w:szCs w:val="20"/>
        </w:rPr>
      </w:pPr>
      <w:r w:rsidRPr="00A01988">
        <w:rPr>
          <w:rFonts w:eastAsia="Times New Roman" w:cs="Times New Roman"/>
          <w:bCs/>
          <w:i/>
          <w:iCs/>
          <w:sz w:val="20"/>
          <w:szCs w:val="20"/>
        </w:rPr>
        <w:t xml:space="preserve">Nota: </w:t>
      </w:r>
      <w:r w:rsidRPr="00A01988">
        <w:rPr>
          <w:rFonts w:eastAsia="Times New Roman" w:cs="Times New Roman"/>
          <w:bCs/>
          <w:sz w:val="20"/>
          <w:szCs w:val="20"/>
        </w:rPr>
        <w:t>Elaboración propia.</w:t>
      </w:r>
    </w:p>
    <w:p w14:paraId="07DC644F" w14:textId="09BB58CE" w:rsidR="00EC7CA5" w:rsidRPr="000F38FA" w:rsidRDefault="00EC7CA5" w:rsidP="000F38FA">
      <w:pPr>
        <w:ind w:firstLine="0"/>
        <w:rPr>
          <w:rFonts w:eastAsia="Times New Roman" w:cs="Times New Roman"/>
          <w:b/>
          <w:szCs w:val="24"/>
          <w:u w:val="single"/>
        </w:rPr>
      </w:pPr>
      <w:r w:rsidRPr="00A2338F">
        <w:rPr>
          <w:rFonts w:eastAsia="Times New Roman" w:cs="Times New Roman"/>
          <w:b/>
          <w:szCs w:val="24"/>
          <w:u w:val="single"/>
        </w:rPr>
        <w:t>Equipo de calidad (Requerimientos de comunicación y transferencia de información 1 y 2)</w:t>
      </w:r>
    </w:p>
    <w:p w14:paraId="2D00DF86" w14:textId="77777777" w:rsidR="00EC7CA5" w:rsidRDefault="00EC7CA5" w:rsidP="000F38FA">
      <w:pPr>
        <w:ind w:firstLine="0"/>
        <w:rPr>
          <w:rFonts w:eastAsia="Times New Roman" w:cs="Times New Roman"/>
          <w:b/>
          <w:szCs w:val="24"/>
        </w:rPr>
      </w:pPr>
      <w:r>
        <w:rPr>
          <w:rFonts w:eastAsia="Times New Roman" w:cs="Times New Roman"/>
          <w:b/>
          <w:szCs w:val="24"/>
        </w:rPr>
        <w:t>Casos de uso #04 y #08</w:t>
      </w:r>
    </w:p>
    <w:p w14:paraId="158BF3B2" w14:textId="77777777" w:rsidR="00EC7CA5" w:rsidRDefault="00EC7CA5" w:rsidP="000F38FA">
      <w:pPr>
        <w:ind w:firstLine="0"/>
        <w:rPr>
          <w:rFonts w:eastAsia="Times New Roman" w:cs="Times New Roman"/>
          <w:b/>
          <w:szCs w:val="24"/>
        </w:rPr>
      </w:pPr>
      <w:r>
        <w:rPr>
          <w:rFonts w:eastAsia="Times New Roman" w:cs="Times New Roman"/>
          <w:b/>
          <w:szCs w:val="24"/>
        </w:rPr>
        <w:t>Nombre CU04: Crear región (tabla parámetro)</w:t>
      </w:r>
    </w:p>
    <w:p w14:paraId="5B395E21" w14:textId="5CB1F7F4" w:rsidR="00EC7CA5" w:rsidRDefault="00EC7CA5" w:rsidP="000F392A">
      <w:pPr>
        <w:ind w:firstLine="0"/>
        <w:rPr>
          <w:rFonts w:eastAsia="Times New Roman" w:cs="Times New Roman"/>
          <w:b/>
          <w:szCs w:val="24"/>
        </w:rPr>
      </w:pPr>
      <w:r>
        <w:rPr>
          <w:rFonts w:eastAsia="Times New Roman" w:cs="Times New Roman"/>
          <w:b/>
          <w:szCs w:val="24"/>
        </w:rPr>
        <w:t>Nombre CU08: Crear ciudad (tabla parámetro)</w:t>
      </w:r>
    </w:p>
    <w:p w14:paraId="328230F2" w14:textId="78396A03" w:rsidR="00FB34C4" w:rsidRPr="00FB34C4" w:rsidRDefault="00FB34C4" w:rsidP="00FB34C4">
      <w:pPr>
        <w:pStyle w:val="Descripcin"/>
        <w:ind w:firstLine="0"/>
        <w:rPr>
          <w:rFonts w:eastAsia="Times New Roman" w:cs="Times New Roman"/>
          <w:b/>
          <w:color w:val="auto"/>
          <w:sz w:val="24"/>
          <w:szCs w:val="24"/>
        </w:rPr>
      </w:pPr>
      <w:bookmarkStart w:id="88" w:name="_Toc47024511"/>
      <w:r w:rsidRPr="00FB34C4">
        <w:rPr>
          <w:color w:val="auto"/>
          <w:sz w:val="24"/>
          <w:szCs w:val="24"/>
        </w:rPr>
        <w:lastRenderedPageBreak/>
        <w:t xml:space="preserve">Tabla </w:t>
      </w:r>
      <w:r w:rsidRPr="00FB34C4">
        <w:rPr>
          <w:color w:val="auto"/>
          <w:sz w:val="24"/>
          <w:szCs w:val="24"/>
        </w:rPr>
        <w:fldChar w:fldCharType="begin"/>
      </w:r>
      <w:r w:rsidRPr="00FB34C4">
        <w:rPr>
          <w:color w:val="auto"/>
          <w:sz w:val="24"/>
          <w:szCs w:val="24"/>
        </w:rPr>
        <w:instrText xml:space="preserve"> SEQ Tabla \* ARABIC </w:instrText>
      </w:r>
      <w:r w:rsidRPr="00FB34C4">
        <w:rPr>
          <w:color w:val="auto"/>
          <w:sz w:val="24"/>
          <w:szCs w:val="24"/>
        </w:rPr>
        <w:fldChar w:fldCharType="separate"/>
      </w:r>
      <w:r w:rsidR="00381C8E">
        <w:rPr>
          <w:noProof/>
          <w:color w:val="auto"/>
          <w:sz w:val="24"/>
          <w:szCs w:val="24"/>
        </w:rPr>
        <w:t>40</w:t>
      </w:r>
      <w:r w:rsidRPr="00FB34C4">
        <w:rPr>
          <w:color w:val="auto"/>
          <w:sz w:val="24"/>
          <w:szCs w:val="24"/>
        </w:rPr>
        <w:fldChar w:fldCharType="end"/>
      </w:r>
      <w:r w:rsidRPr="00FB34C4">
        <w:rPr>
          <w:color w:val="auto"/>
          <w:sz w:val="24"/>
          <w:szCs w:val="24"/>
        </w:rPr>
        <w:t>. Calendario de las tareas 1.1 - 2.4</w:t>
      </w:r>
      <w:r w:rsidR="00CD5DE5">
        <w:rPr>
          <w:color w:val="auto"/>
          <w:sz w:val="24"/>
          <w:szCs w:val="24"/>
        </w:rPr>
        <w:t xml:space="preserve"> </w:t>
      </w:r>
      <w:r w:rsidRPr="00FB34C4">
        <w:rPr>
          <w:color w:val="auto"/>
          <w:sz w:val="24"/>
          <w:szCs w:val="24"/>
        </w:rPr>
        <w:t>(CU04 y CU</w:t>
      </w:r>
      <w:r w:rsidR="00B575B3">
        <w:rPr>
          <w:color w:val="auto"/>
          <w:sz w:val="24"/>
          <w:szCs w:val="24"/>
        </w:rPr>
        <w:t>0</w:t>
      </w:r>
      <w:r w:rsidRPr="00FB34C4">
        <w:rPr>
          <w:color w:val="auto"/>
          <w:sz w:val="24"/>
          <w:szCs w:val="24"/>
        </w:rPr>
        <w:t>8) del equipo de calidad.</w:t>
      </w:r>
      <w:bookmarkEnd w:id="88"/>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699"/>
        <w:gridCol w:w="3366"/>
        <w:gridCol w:w="2265"/>
        <w:gridCol w:w="2610"/>
      </w:tblGrid>
      <w:tr w:rsidR="00EC7CA5" w14:paraId="5E399F16" w14:textId="77777777" w:rsidTr="00D47333">
        <w:trPr>
          <w:trHeight w:val="20"/>
        </w:trPr>
        <w:tc>
          <w:tcPr>
            <w:tcW w:w="6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CF114"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w:t>
            </w:r>
          </w:p>
        </w:tc>
        <w:tc>
          <w:tcPr>
            <w:tcW w:w="3366"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11964FB"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3643CD6C"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22C72B6" w14:textId="77777777" w:rsidR="00EC7CA5" w:rsidRDefault="00EC7CA5" w:rsidP="000F392A">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7B67EB1" w14:textId="77777777" w:rsidTr="00D47333">
        <w:trPr>
          <w:trHeight w:val="76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398E934" w14:textId="77777777" w:rsidR="00EC7CA5" w:rsidRDefault="00EC7CA5" w:rsidP="00D47333">
            <w:pPr>
              <w:spacing w:line="240" w:lineRule="auto"/>
              <w:jc w:val="center"/>
              <w:rPr>
                <w:rFonts w:eastAsia="Times New Roman" w:cs="Times New Roman"/>
                <w:szCs w:val="24"/>
              </w:rPr>
            </w:pPr>
          </w:p>
          <w:p w14:paraId="7C376467" w14:textId="77777777" w:rsidR="00EC7CA5" w:rsidRDefault="00EC7CA5" w:rsidP="00D47333">
            <w:pPr>
              <w:spacing w:line="240" w:lineRule="auto"/>
              <w:jc w:val="center"/>
              <w:rPr>
                <w:rFonts w:eastAsia="Times New Roman" w:cs="Times New Roman"/>
                <w:szCs w:val="24"/>
              </w:rPr>
            </w:pPr>
          </w:p>
          <w:p w14:paraId="7413AE90" w14:textId="77777777" w:rsidR="00EC7CA5" w:rsidRDefault="00EC7CA5" w:rsidP="00D47333">
            <w:pPr>
              <w:spacing w:line="240" w:lineRule="auto"/>
              <w:jc w:val="center"/>
              <w:rPr>
                <w:rFonts w:eastAsia="Times New Roman" w:cs="Times New Roman"/>
                <w:szCs w:val="24"/>
              </w:rPr>
            </w:pPr>
          </w:p>
          <w:p w14:paraId="321CC0ED" w14:textId="77777777" w:rsidR="00EC7CA5" w:rsidRDefault="00EC7CA5" w:rsidP="00D47333">
            <w:pPr>
              <w:spacing w:line="240" w:lineRule="auto"/>
              <w:jc w:val="center"/>
              <w:rPr>
                <w:rFonts w:eastAsia="Times New Roman" w:cs="Times New Roman"/>
                <w:szCs w:val="24"/>
              </w:rPr>
            </w:pPr>
          </w:p>
          <w:p w14:paraId="14220C42" w14:textId="77777777" w:rsidR="00EC7CA5" w:rsidRDefault="00EC7CA5" w:rsidP="00D47333">
            <w:pPr>
              <w:spacing w:line="240" w:lineRule="auto"/>
              <w:jc w:val="center"/>
              <w:rPr>
                <w:rFonts w:eastAsia="Times New Roman" w:cs="Times New Roman"/>
                <w:szCs w:val="24"/>
              </w:rPr>
            </w:pPr>
          </w:p>
          <w:p w14:paraId="793CF061" w14:textId="77777777" w:rsidR="00EC7CA5" w:rsidRDefault="00EC7CA5" w:rsidP="00D47333">
            <w:pPr>
              <w:spacing w:line="240" w:lineRule="auto"/>
              <w:jc w:val="center"/>
              <w:rPr>
                <w:rFonts w:eastAsia="Times New Roman" w:cs="Times New Roman"/>
                <w:szCs w:val="24"/>
              </w:rPr>
            </w:pPr>
          </w:p>
          <w:p w14:paraId="31DEA01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366" w:type="dxa"/>
            <w:tcBorders>
              <w:bottom w:val="single" w:sz="8" w:space="0" w:color="000000"/>
              <w:right w:val="single" w:sz="8" w:space="0" w:color="000000"/>
            </w:tcBorders>
            <w:tcMar>
              <w:top w:w="100" w:type="dxa"/>
              <w:left w:w="100" w:type="dxa"/>
              <w:bottom w:w="100" w:type="dxa"/>
              <w:right w:w="100" w:type="dxa"/>
            </w:tcMar>
          </w:tcPr>
          <w:p w14:paraId="44B16182"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63F6A46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080EA82B"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556206F"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Diagrama de caso de uso.</w:t>
            </w:r>
          </w:p>
          <w:p w14:paraId="44271F9C"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BF482FB" w14:textId="77777777" w:rsidR="00EC7CA5" w:rsidRDefault="00EC7CA5" w:rsidP="00525E5E">
            <w:pPr>
              <w:numPr>
                <w:ilvl w:val="0"/>
                <w:numId w:val="37"/>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51B2D2"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Actividad 1.1</w:t>
            </w:r>
          </w:p>
          <w:p w14:paraId="7F4601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18/06/2019</w:t>
            </w:r>
          </w:p>
          <w:p w14:paraId="3BBDE5F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w:t>
            </w:r>
          </w:p>
          <w:p w14:paraId="7F2BE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20/06/2019</w:t>
            </w:r>
          </w:p>
          <w:p w14:paraId="52164F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3CEDEF3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22/06/2019</w:t>
            </w:r>
          </w:p>
        </w:tc>
        <w:tc>
          <w:tcPr>
            <w:tcW w:w="2610" w:type="dxa"/>
            <w:tcBorders>
              <w:bottom w:val="single" w:sz="8" w:space="0" w:color="000000"/>
              <w:right w:val="single" w:sz="8" w:space="0" w:color="000000"/>
            </w:tcBorders>
            <w:tcMar>
              <w:top w:w="100" w:type="dxa"/>
              <w:left w:w="100" w:type="dxa"/>
              <w:bottom w:w="100" w:type="dxa"/>
              <w:right w:w="100" w:type="dxa"/>
            </w:tcMar>
          </w:tcPr>
          <w:p w14:paraId="0EFE85BF" w14:textId="77777777" w:rsidR="00EC7CA5" w:rsidRDefault="00EC7CA5" w:rsidP="00D47333">
            <w:pPr>
              <w:spacing w:line="240" w:lineRule="auto"/>
              <w:rPr>
                <w:rFonts w:eastAsia="Times New Roman" w:cs="Times New Roman"/>
                <w:b/>
                <w:szCs w:val="24"/>
              </w:rPr>
            </w:pPr>
            <w:r>
              <w:rPr>
                <w:rFonts w:eastAsia="Times New Roman" w:cs="Times New Roman"/>
                <w:szCs w:val="24"/>
              </w:rPr>
              <w:t xml:space="preserve">         </w:t>
            </w:r>
            <w:r>
              <w:rPr>
                <w:rFonts w:eastAsia="Times New Roman" w:cs="Times New Roman"/>
                <w:b/>
                <w:szCs w:val="24"/>
              </w:rPr>
              <w:t>Actividad 1.1:2</w:t>
            </w:r>
          </w:p>
          <w:p w14:paraId="555D9A6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20/06/2019</w:t>
            </w:r>
          </w:p>
          <w:p w14:paraId="02F9F74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4A8F402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22/06/2019</w:t>
            </w:r>
          </w:p>
          <w:p w14:paraId="749D9D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5DAB17A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24/06/2019</w:t>
            </w:r>
          </w:p>
        </w:tc>
      </w:tr>
      <w:tr w:rsidR="00EC7CA5" w14:paraId="4FC736DA" w14:textId="77777777" w:rsidTr="00D47333">
        <w:trPr>
          <w:trHeight w:val="480"/>
        </w:trPr>
        <w:tc>
          <w:tcPr>
            <w:tcW w:w="699"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F2701CC" w14:textId="77777777" w:rsidR="00EC7CA5" w:rsidRDefault="00EC7CA5" w:rsidP="00D47333">
            <w:pPr>
              <w:spacing w:line="240" w:lineRule="auto"/>
              <w:jc w:val="center"/>
              <w:rPr>
                <w:rFonts w:eastAsia="Times New Roman" w:cs="Times New Roman"/>
                <w:szCs w:val="24"/>
              </w:rPr>
            </w:pPr>
          </w:p>
          <w:p w14:paraId="167CE37A" w14:textId="77777777" w:rsidR="00EC7CA5" w:rsidRDefault="00EC7CA5" w:rsidP="00D47333">
            <w:pPr>
              <w:spacing w:line="240" w:lineRule="auto"/>
              <w:jc w:val="center"/>
              <w:rPr>
                <w:rFonts w:eastAsia="Times New Roman" w:cs="Times New Roman"/>
                <w:szCs w:val="24"/>
              </w:rPr>
            </w:pPr>
          </w:p>
          <w:p w14:paraId="502F763E" w14:textId="77777777" w:rsidR="00EC7CA5" w:rsidRDefault="00EC7CA5" w:rsidP="00D47333">
            <w:pPr>
              <w:spacing w:line="240" w:lineRule="auto"/>
              <w:jc w:val="center"/>
              <w:rPr>
                <w:rFonts w:eastAsia="Times New Roman" w:cs="Times New Roman"/>
                <w:szCs w:val="24"/>
              </w:rPr>
            </w:pPr>
          </w:p>
          <w:p w14:paraId="47D807D5" w14:textId="77777777" w:rsidR="00EC7CA5" w:rsidRDefault="00EC7CA5" w:rsidP="00D47333">
            <w:pPr>
              <w:spacing w:line="240" w:lineRule="auto"/>
              <w:jc w:val="center"/>
              <w:rPr>
                <w:rFonts w:eastAsia="Times New Roman" w:cs="Times New Roman"/>
                <w:szCs w:val="24"/>
              </w:rPr>
            </w:pPr>
          </w:p>
          <w:p w14:paraId="45B15204" w14:textId="77777777" w:rsidR="00EC7CA5" w:rsidRDefault="00EC7CA5" w:rsidP="00D47333">
            <w:pPr>
              <w:spacing w:line="240" w:lineRule="auto"/>
              <w:jc w:val="center"/>
              <w:rPr>
                <w:rFonts w:eastAsia="Times New Roman" w:cs="Times New Roman"/>
                <w:szCs w:val="24"/>
              </w:rPr>
            </w:pPr>
          </w:p>
          <w:p w14:paraId="3EA442EA" w14:textId="77777777" w:rsidR="00EC7CA5" w:rsidRDefault="00EC7CA5" w:rsidP="00D47333">
            <w:pPr>
              <w:spacing w:line="240" w:lineRule="auto"/>
              <w:jc w:val="center"/>
              <w:rPr>
                <w:rFonts w:eastAsia="Times New Roman" w:cs="Times New Roman"/>
                <w:szCs w:val="24"/>
              </w:rPr>
            </w:pPr>
          </w:p>
          <w:p w14:paraId="3EA7CE38" w14:textId="77777777" w:rsidR="00EC7CA5" w:rsidRDefault="00EC7CA5" w:rsidP="00D47333">
            <w:pPr>
              <w:spacing w:line="240" w:lineRule="auto"/>
              <w:rPr>
                <w:rFonts w:eastAsia="Times New Roman" w:cs="Times New Roman"/>
                <w:szCs w:val="24"/>
              </w:rPr>
            </w:pPr>
          </w:p>
          <w:p w14:paraId="469F118F" w14:textId="77777777" w:rsidR="00EC7CA5" w:rsidRDefault="00EC7CA5" w:rsidP="00D47333">
            <w:pPr>
              <w:spacing w:line="240" w:lineRule="auto"/>
              <w:jc w:val="center"/>
              <w:rPr>
                <w:rFonts w:eastAsia="Times New Roman" w:cs="Times New Roman"/>
                <w:szCs w:val="24"/>
              </w:rPr>
            </w:pPr>
          </w:p>
          <w:p w14:paraId="5F71854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366" w:type="dxa"/>
            <w:tcBorders>
              <w:bottom w:val="single" w:sz="8" w:space="0" w:color="000000"/>
              <w:right w:val="single" w:sz="8" w:space="0" w:color="000000"/>
            </w:tcBorders>
            <w:tcMar>
              <w:top w:w="100" w:type="dxa"/>
              <w:left w:w="100" w:type="dxa"/>
              <w:bottom w:w="100" w:type="dxa"/>
              <w:right w:w="100" w:type="dxa"/>
            </w:tcMar>
          </w:tcPr>
          <w:p w14:paraId="21129E9B"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625B616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6B54027"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526B02CA"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Modelado de dominio.</w:t>
            </w:r>
          </w:p>
          <w:p w14:paraId="6E56EB6D"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Plan de pruebas.</w:t>
            </w:r>
          </w:p>
          <w:p w14:paraId="1792B1F5" w14:textId="77777777" w:rsidR="00EC7CA5"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del diseño de pruebas.</w:t>
            </w:r>
          </w:p>
          <w:p w14:paraId="71C1B322" w14:textId="77777777" w:rsidR="00EC7CA5" w:rsidRPr="007078A7" w:rsidRDefault="00EC7CA5" w:rsidP="00525E5E">
            <w:pPr>
              <w:numPr>
                <w:ilvl w:val="0"/>
                <w:numId w:val="53"/>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2F0202DC" w14:textId="77777777" w:rsidR="00EC7CA5" w:rsidRDefault="00EC7CA5" w:rsidP="00D47333">
            <w:pPr>
              <w:spacing w:line="240" w:lineRule="auto"/>
              <w:rPr>
                <w:rFonts w:eastAsia="Times New Roman" w:cs="Times New Roman"/>
                <w:b/>
                <w:szCs w:val="24"/>
              </w:rPr>
            </w:pPr>
          </w:p>
          <w:p w14:paraId="7B346DC9" w14:textId="77777777" w:rsidR="00EC7CA5" w:rsidRDefault="00EC7CA5" w:rsidP="00D47333">
            <w:pPr>
              <w:spacing w:line="240" w:lineRule="auto"/>
              <w:rPr>
                <w:rFonts w:eastAsia="Times New Roman" w:cs="Times New Roman"/>
                <w:b/>
                <w:szCs w:val="24"/>
              </w:rPr>
            </w:pPr>
          </w:p>
          <w:p w14:paraId="2564BD3E" w14:textId="77777777" w:rsidR="00EC7CA5" w:rsidRDefault="00EC7CA5" w:rsidP="00D47333">
            <w:pPr>
              <w:spacing w:line="240" w:lineRule="auto"/>
              <w:rPr>
                <w:rFonts w:eastAsia="Times New Roman" w:cs="Times New Roman"/>
                <w:b/>
                <w:szCs w:val="24"/>
              </w:rPr>
            </w:pPr>
          </w:p>
          <w:p w14:paraId="24BCCBD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9E5BD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24/06/2019</w:t>
            </w:r>
          </w:p>
          <w:p w14:paraId="7D922E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BFEA2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22AA6F3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7F78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28/06/2019</w:t>
            </w:r>
          </w:p>
          <w:p w14:paraId="4A663D3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30/06/2019</w:t>
            </w:r>
          </w:p>
          <w:p w14:paraId="4F46C80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6974DA6F" w14:textId="77777777" w:rsidR="00EC7CA5" w:rsidRDefault="00EC7CA5" w:rsidP="00D47333">
            <w:pPr>
              <w:spacing w:line="240" w:lineRule="auto"/>
              <w:jc w:val="center"/>
              <w:rPr>
                <w:rFonts w:eastAsia="Times New Roman" w:cs="Times New Roman"/>
                <w:szCs w:val="24"/>
              </w:rPr>
            </w:pPr>
          </w:p>
          <w:p w14:paraId="42ECB402" w14:textId="77777777" w:rsidR="00EC7CA5" w:rsidRDefault="00EC7CA5" w:rsidP="00D47333">
            <w:pPr>
              <w:spacing w:line="240" w:lineRule="auto"/>
              <w:jc w:val="center"/>
              <w:rPr>
                <w:rFonts w:eastAsia="Times New Roman" w:cs="Times New Roman"/>
                <w:szCs w:val="24"/>
              </w:rPr>
            </w:pPr>
          </w:p>
          <w:p w14:paraId="0DC288D8" w14:textId="77777777" w:rsidR="00EC7CA5" w:rsidRDefault="00EC7CA5" w:rsidP="00D47333">
            <w:pPr>
              <w:spacing w:line="240" w:lineRule="auto"/>
              <w:jc w:val="center"/>
              <w:rPr>
                <w:rFonts w:eastAsia="Times New Roman" w:cs="Times New Roman"/>
                <w:szCs w:val="24"/>
              </w:rPr>
            </w:pPr>
          </w:p>
          <w:p w14:paraId="7B089152"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2.1:2</w:t>
            </w:r>
          </w:p>
          <w:p w14:paraId="12BBE2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26/06/2019</w:t>
            </w:r>
          </w:p>
          <w:p w14:paraId="4CE303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28/06/2019</w:t>
            </w:r>
          </w:p>
          <w:p w14:paraId="3C1A2C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53238A2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30/06/2019</w:t>
            </w:r>
          </w:p>
          <w:p w14:paraId="1578BD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54016FCE"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562B2214" w14:textId="77777777" w:rsidR="00EC7CA5" w:rsidRDefault="00EC7CA5" w:rsidP="00D47333">
            <w:pPr>
              <w:spacing w:line="240" w:lineRule="auto"/>
              <w:jc w:val="center"/>
              <w:rPr>
                <w:rFonts w:eastAsia="Times New Roman" w:cs="Times New Roman"/>
                <w:b/>
                <w:szCs w:val="24"/>
              </w:rPr>
            </w:pPr>
          </w:p>
        </w:tc>
      </w:tr>
    </w:tbl>
    <w:p w14:paraId="28901E04" w14:textId="77777777" w:rsidR="00EC7CA5" w:rsidRDefault="00EC7CA5" w:rsidP="000F392A">
      <w:pPr>
        <w:spacing w:line="240" w:lineRule="auto"/>
        <w:ind w:firstLine="0"/>
        <w:rPr>
          <w:rFonts w:eastAsia="Times New Roman" w:cs="Times New Roman"/>
          <w:b/>
          <w:szCs w:val="24"/>
        </w:rPr>
      </w:pPr>
    </w:p>
    <w:p w14:paraId="1BCFC6E6" w14:textId="35F8D5BC" w:rsidR="00FB34C4" w:rsidRPr="00FB34C4" w:rsidRDefault="00FB34C4" w:rsidP="000F392A">
      <w:pPr>
        <w:ind w:firstLine="0"/>
        <w:rPr>
          <w:rFonts w:eastAsia="Times New Roman" w:cs="Times New Roman"/>
          <w:sz w:val="20"/>
          <w:szCs w:val="20"/>
        </w:rPr>
      </w:pPr>
      <w:r w:rsidRPr="00FB34C4">
        <w:rPr>
          <w:rFonts w:eastAsia="Times New Roman" w:cs="Times New Roman"/>
          <w:i/>
          <w:sz w:val="20"/>
          <w:szCs w:val="20"/>
        </w:rPr>
        <w:t>Nota</w:t>
      </w:r>
      <w:r w:rsidRPr="00FB34C4">
        <w:rPr>
          <w:rFonts w:eastAsia="Times New Roman" w:cs="Times New Roman"/>
          <w:sz w:val="20"/>
          <w:szCs w:val="20"/>
        </w:rPr>
        <w:t>: Elaboración propia</w:t>
      </w:r>
      <w:r>
        <w:rPr>
          <w:rFonts w:eastAsia="Times New Roman" w:cs="Times New Roman"/>
          <w:sz w:val="20"/>
          <w:szCs w:val="20"/>
        </w:rPr>
        <w:t>.</w:t>
      </w:r>
    </w:p>
    <w:p w14:paraId="3BDC4A9B" w14:textId="28ECB45B" w:rsidR="00EC7CA5" w:rsidRDefault="00EC7CA5" w:rsidP="000F392A">
      <w:pPr>
        <w:ind w:firstLine="0"/>
        <w:rPr>
          <w:rFonts w:eastAsia="Times New Roman" w:cs="Times New Roman"/>
          <w:b/>
          <w:szCs w:val="24"/>
        </w:rPr>
      </w:pPr>
      <w:r>
        <w:rPr>
          <w:rFonts w:eastAsia="Times New Roman" w:cs="Times New Roman"/>
          <w:b/>
          <w:szCs w:val="24"/>
        </w:rPr>
        <w:t>Casos de uso #16 y #10</w:t>
      </w:r>
    </w:p>
    <w:p w14:paraId="0D26FD45" w14:textId="77777777" w:rsidR="00EC7CA5" w:rsidRDefault="00EC7CA5" w:rsidP="000F392A">
      <w:pPr>
        <w:ind w:firstLine="0"/>
        <w:rPr>
          <w:rFonts w:eastAsia="Times New Roman" w:cs="Times New Roman"/>
          <w:b/>
          <w:szCs w:val="24"/>
        </w:rPr>
      </w:pPr>
      <w:r>
        <w:rPr>
          <w:rFonts w:eastAsia="Times New Roman" w:cs="Times New Roman"/>
          <w:b/>
          <w:szCs w:val="24"/>
        </w:rPr>
        <w:t xml:space="preserve">Nombre CU16: Crear mantenimiento (tabla parámetro) </w:t>
      </w:r>
    </w:p>
    <w:p w14:paraId="3DA12A53" w14:textId="5EAE0ECD" w:rsidR="00EC7CA5" w:rsidRDefault="00EC7CA5" w:rsidP="000F392A">
      <w:pPr>
        <w:ind w:firstLine="0"/>
        <w:rPr>
          <w:rFonts w:eastAsia="Times New Roman" w:cs="Times New Roman"/>
          <w:b/>
          <w:szCs w:val="24"/>
        </w:rPr>
      </w:pPr>
      <w:r>
        <w:rPr>
          <w:rFonts w:eastAsia="Times New Roman" w:cs="Times New Roman"/>
          <w:b/>
          <w:szCs w:val="24"/>
        </w:rPr>
        <w:t>Nombre CU10: Crear alerta (tabla parámetro)</w:t>
      </w:r>
    </w:p>
    <w:p w14:paraId="567AC11D" w14:textId="66542FAB" w:rsidR="00FB34C4" w:rsidRPr="00FB34C4" w:rsidRDefault="00FB34C4" w:rsidP="00B23621">
      <w:pPr>
        <w:pStyle w:val="Descripcin"/>
        <w:ind w:firstLine="0"/>
        <w:rPr>
          <w:rFonts w:eastAsia="Times New Roman" w:cs="Times New Roman"/>
          <w:b/>
          <w:color w:val="auto"/>
          <w:sz w:val="24"/>
          <w:szCs w:val="24"/>
        </w:rPr>
      </w:pPr>
      <w:bookmarkStart w:id="89" w:name="_Toc47024512"/>
      <w:r w:rsidRPr="00FB34C4">
        <w:rPr>
          <w:color w:val="auto"/>
          <w:sz w:val="24"/>
          <w:szCs w:val="24"/>
        </w:rPr>
        <w:t xml:space="preserve">Tabla </w:t>
      </w:r>
      <w:r w:rsidRPr="00FB34C4">
        <w:rPr>
          <w:color w:val="auto"/>
          <w:sz w:val="24"/>
          <w:szCs w:val="24"/>
        </w:rPr>
        <w:fldChar w:fldCharType="begin"/>
      </w:r>
      <w:r w:rsidRPr="00FB34C4">
        <w:rPr>
          <w:color w:val="auto"/>
          <w:sz w:val="24"/>
          <w:szCs w:val="24"/>
        </w:rPr>
        <w:instrText xml:space="preserve"> SEQ Tabla \* ARABIC </w:instrText>
      </w:r>
      <w:r w:rsidRPr="00FB34C4">
        <w:rPr>
          <w:color w:val="auto"/>
          <w:sz w:val="24"/>
          <w:szCs w:val="24"/>
        </w:rPr>
        <w:fldChar w:fldCharType="separate"/>
      </w:r>
      <w:r w:rsidR="00381C8E">
        <w:rPr>
          <w:noProof/>
          <w:color w:val="auto"/>
          <w:sz w:val="24"/>
          <w:szCs w:val="24"/>
        </w:rPr>
        <w:t>41</w:t>
      </w:r>
      <w:r w:rsidRPr="00FB34C4">
        <w:rPr>
          <w:color w:val="auto"/>
          <w:sz w:val="24"/>
          <w:szCs w:val="24"/>
        </w:rPr>
        <w:fldChar w:fldCharType="end"/>
      </w:r>
      <w:r w:rsidRPr="00FB34C4">
        <w:rPr>
          <w:color w:val="auto"/>
          <w:sz w:val="24"/>
          <w:szCs w:val="24"/>
        </w:rPr>
        <w:t>. Calendario de las tareas 1.1 - 2.4 (CU16 y CU10) del equipo de calidad.</w:t>
      </w:r>
      <w:bookmarkEnd w:id="89"/>
    </w:p>
    <w:tbl>
      <w:tblPr>
        <w:tblW w:w="89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591"/>
      </w:tblGrid>
      <w:tr w:rsidR="00EC7CA5" w14:paraId="54761826" w14:textId="77777777" w:rsidTr="00D47333">
        <w:trPr>
          <w:trHeight w:val="20"/>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E17D9A"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679C79C6"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F89271"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591"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17005E"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7342C8F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894956" w14:textId="77777777" w:rsidR="00EC7CA5" w:rsidRDefault="00EC7CA5" w:rsidP="00D47333">
            <w:pPr>
              <w:spacing w:line="240" w:lineRule="auto"/>
              <w:jc w:val="center"/>
              <w:rPr>
                <w:rFonts w:eastAsia="Times New Roman" w:cs="Times New Roman"/>
                <w:szCs w:val="24"/>
              </w:rPr>
            </w:pPr>
          </w:p>
          <w:p w14:paraId="1ACF58C9" w14:textId="77777777" w:rsidR="00EC7CA5" w:rsidRDefault="00EC7CA5" w:rsidP="00D47333">
            <w:pPr>
              <w:spacing w:line="240" w:lineRule="auto"/>
              <w:jc w:val="center"/>
              <w:rPr>
                <w:rFonts w:eastAsia="Times New Roman" w:cs="Times New Roman"/>
                <w:szCs w:val="24"/>
              </w:rPr>
            </w:pPr>
          </w:p>
          <w:p w14:paraId="1F8DEA1E" w14:textId="77777777" w:rsidR="00EC7CA5" w:rsidRDefault="00EC7CA5" w:rsidP="00D47333">
            <w:pPr>
              <w:spacing w:line="240" w:lineRule="auto"/>
              <w:jc w:val="center"/>
              <w:rPr>
                <w:rFonts w:eastAsia="Times New Roman" w:cs="Times New Roman"/>
                <w:szCs w:val="24"/>
              </w:rPr>
            </w:pPr>
          </w:p>
          <w:p w14:paraId="5412BF19" w14:textId="77777777" w:rsidR="00EC7CA5" w:rsidRDefault="00EC7CA5" w:rsidP="009C018C">
            <w:pPr>
              <w:spacing w:line="240" w:lineRule="auto"/>
              <w:ind w:firstLine="0"/>
              <w:rPr>
                <w:rFonts w:eastAsia="Times New Roman" w:cs="Times New Roman"/>
                <w:szCs w:val="24"/>
              </w:rPr>
            </w:pPr>
          </w:p>
          <w:p w14:paraId="6E39FB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4162BFD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04660874"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95EF4D9"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2AE41734"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Diagrama de caso de uso.</w:t>
            </w:r>
          </w:p>
          <w:p w14:paraId="0B5AEEB9"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3A84F7F7" w14:textId="77777777" w:rsidR="00EC7CA5" w:rsidRDefault="00EC7CA5" w:rsidP="00525E5E">
            <w:pPr>
              <w:numPr>
                <w:ilvl w:val="0"/>
                <w:numId w:val="44"/>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1A298085"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45343439" w14:textId="77777777" w:rsidR="00EC7CA5" w:rsidRDefault="00EC7CA5" w:rsidP="00D47333">
            <w:pPr>
              <w:spacing w:line="240" w:lineRule="auto"/>
              <w:rPr>
                <w:rFonts w:eastAsia="Times New Roman" w:cs="Times New Roman"/>
                <w:b/>
                <w:szCs w:val="24"/>
              </w:rPr>
            </w:pPr>
          </w:p>
          <w:p w14:paraId="7EC45A9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DD4B55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02/07/2019</w:t>
            </w:r>
          </w:p>
          <w:p w14:paraId="743E8E8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1EEE6713"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04/07/2019</w:t>
            </w:r>
          </w:p>
          <w:p w14:paraId="3AF506F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6518FB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06/07/2019</w:t>
            </w:r>
          </w:p>
        </w:tc>
        <w:tc>
          <w:tcPr>
            <w:tcW w:w="2591" w:type="dxa"/>
            <w:tcBorders>
              <w:bottom w:val="single" w:sz="8" w:space="0" w:color="000000"/>
              <w:right w:val="single" w:sz="8" w:space="0" w:color="000000"/>
            </w:tcBorders>
            <w:tcMar>
              <w:top w:w="100" w:type="dxa"/>
              <w:left w:w="100" w:type="dxa"/>
              <w:bottom w:w="100" w:type="dxa"/>
              <w:right w:w="100" w:type="dxa"/>
            </w:tcMar>
          </w:tcPr>
          <w:p w14:paraId="0A626E4C"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D2E02AB" w14:textId="77777777" w:rsidR="00EC7CA5" w:rsidRDefault="00EC7CA5" w:rsidP="00D47333">
            <w:pPr>
              <w:spacing w:line="240" w:lineRule="auto"/>
              <w:rPr>
                <w:rFonts w:eastAsia="Times New Roman" w:cs="Times New Roman"/>
                <w:szCs w:val="24"/>
              </w:rPr>
            </w:pPr>
          </w:p>
          <w:p w14:paraId="692948A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FD4926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04/07/2019</w:t>
            </w:r>
          </w:p>
          <w:p w14:paraId="490200B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6CE2516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06/07/2019</w:t>
            </w:r>
          </w:p>
          <w:p w14:paraId="4159F65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34B853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08/07/2019</w:t>
            </w:r>
          </w:p>
        </w:tc>
      </w:tr>
      <w:tr w:rsidR="00EC7CA5" w14:paraId="45A06BF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240C09" w14:textId="77777777" w:rsidR="00EC7CA5" w:rsidRDefault="00EC7CA5" w:rsidP="00D47333">
            <w:pPr>
              <w:spacing w:line="240" w:lineRule="auto"/>
              <w:jc w:val="center"/>
              <w:rPr>
                <w:rFonts w:eastAsia="Times New Roman" w:cs="Times New Roman"/>
                <w:szCs w:val="24"/>
              </w:rPr>
            </w:pPr>
          </w:p>
          <w:p w14:paraId="55EE958D" w14:textId="77777777" w:rsidR="00EC7CA5" w:rsidRDefault="00EC7CA5" w:rsidP="00D47333">
            <w:pPr>
              <w:spacing w:line="240" w:lineRule="auto"/>
              <w:jc w:val="center"/>
              <w:rPr>
                <w:rFonts w:eastAsia="Times New Roman" w:cs="Times New Roman"/>
                <w:szCs w:val="24"/>
              </w:rPr>
            </w:pPr>
          </w:p>
          <w:p w14:paraId="3CEC2BB9" w14:textId="77777777" w:rsidR="00EC7CA5" w:rsidRDefault="00EC7CA5" w:rsidP="00D47333">
            <w:pPr>
              <w:spacing w:line="240" w:lineRule="auto"/>
              <w:jc w:val="center"/>
              <w:rPr>
                <w:rFonts w:eastAsia="Times New Roman" w:cs="Times New Roman"/>
                <w:szCs w:val="24"/>
              </w:rPr>
            </w:pPr>
          </w:p>
          <w:p w14:paraId="4B562874" w14:textId="77777777" w:rsidR="00EC7CA5" w:rsidRDefault="00EC7CA5" w:rsidP="00D47333">
            <w:pPr>
              <w:spacing w:line="240" w:lineRule="auto"/>
              <w:jc w:val="center"/>
              <w:rPr>
                <w:rFonts w:eastAsia="Times New Roman" w:cs="Times New Roman"/>
                <w:szCs w:val="24"/>
              </w:rPr>
            </w:pPr>
          </w:p>
          <w:p w14:paraId="435AD896" w14:textId="77777777" w:rsidR="00EC7CA5" w:rsidRDefault="00EC7CA5" w:rsidP="00D47333">
            <w:pPr>
              <w:spacing w:line="240" w:lineRule="auto"/>
              <w:jc w:val="center"/>
              <w:rPr>
                <w:rFonts w:eastAsia="Times New Roman" w:cs="Times New Roman"/>
                <w:szCs w:val="24"/>
              </w:rPr>
            </w:pPr>
          </w:p>
          <w:p w14:paraId="0F33C24B" w14:textId="77777777" w:rsidR="00EC7CA5" w:rsidRDefault="00EC7CA5" w:rsidP="00D47333">
            <w:pPr>
              <w:spacing w:line="240" w:lineRule="auto"/>
              <w:jc w:val="center"/>
              <w:rPr>
                <w:rFonts w:eastAsia="Times New Roman" w:cs="Times New Roman"/>
                <w:szCs w:val="24"/>
              </w:rPr>
            </w:pPr>
          </w:p>
          <w:p w14:paraId="4FB17BE1" w14:textId="77777777" w:rsidR="00EC7CA5" w:rsidRDefault="00EC7CA5" w:rsidP="00D47333">
            <w:pPr>
              <w:spacing w:line="240" w:lineRule="auto"/>
              <w:jc w:val="center"/>
              <w:rPr>
                <w:rFonts w:eastAsia="Times New Roman" w:cs="Times New Roman"/>
                <w:szCs w:val="24"/>
              </w:rPr>
            </w:pPr>
          </w:p>
          <w:p w14:paraId="66EA4F43" w14:textId="77777777" w:rsidR="00EC7CA5" w:rsidRDefault="00EC7CA5" w:rsidP="00D47333">
            <w:pPr>
              <w:spacing w:line="240" w:lineRule="auto"/>
              <w:jc w:val="center"/>
              <w:rPr>
                <w:rFonts w:eastAsia="Times New Roman" w:cs="Times New Roman"/>
                <w:szCs w:val="24"/>
              </w:rPr>
            </w:pPr>
          </w:p>
          <w:p w14:paraId="45EFA617" w14:textId="77777777" w:rsidR="00EC7CA5" w:rsidRDefault="00EC7CA5" w:rsidP="00D47333">
            <w:pPr>
              <w:spacing w:line="240" w:lineRule="auto"/>
              <w:jc w:val="center"/>
              <w:rPr>
                <w:rFonts w:eastAsia="Times New Roman" w:cs="Times New Roman"/>
                <w:szCs w:val="24"/>
              </w:rPr>
            </w:pPr>
          </w:p>
          <w:p w14:paraId="15C397A6" w14:textId="77777777" w:rsidR="00EC7CA5" w:rsidRDefault="00EC7CA5" w:rsidP="00D47333">
            <w:pPr>
              <w:spacing w:line="240" w:lineRule="auto"/>
              <w:rPr>
                <w:rFonts w:eastAsia="Times New Roman" w:cs="Times New Roman"/>
                <w:szCs w:val="24"/>
              </w:rPr>
            </w:pPr>
          </w:p>
          <w:p w14:paraId="0B9D863D" w14:textId="77777777" w:rsidR="00EC7CA5" w:rsidRDefault="00EC7CA5" w:rsidP="00D47333">
            <w:pPr>
              <w:spacing w:line="240" w:lineRule="auto"/>
              <w:jc w:val="center"/>
              <w:rPr>
                <w:rFonts w:eastAsia="Times New Roman" w:cs="Times New Roman"/>
                <w:szCs w:val="24"/>
              </w:rPr>
            </w:pPr>
          </w:p>
          <w:p w14:paraId="353377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1289A7B0"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5F2B4F9"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B158A7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46E31E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Modelado de dominio.</w:t>
            </w:r>
          </w:p>
          <w:p w14:paraId="227C4A20"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Plan de pruebas.</w:t>
            </w:r>
          </w:p>
          <w:p w14:paraId="153468BF" w14:textId="77777777" w:rsidR="00EC7CA5"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del diseño de pruebas.</w:t>
            </w:r>
          </w:p>
          <w:p w14:paraId="16A326EE" w14:textId="77777777" w:rsidR="00EC7CA5" w:rsidRPr="007078A7" w:rsidRDefault="00EC7CA5" w:rsidP="00525E5E">
            <w:pPr>
              <w:numPr>
                <w:ilvl w:val="0"/>
                <w:numId w:val="43"/>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0C192D24" w14:textId="77777777" w:rsidR="00EC7CA5" w:rsidRDefault="00EC7CA5" w:rsidP="00D47333">
            <w:pPr>
              <w:spacing w:line="240" w:lineRule="auto"/>
              <w:rPr>
                <w:rFonts w:eastAsia="Times New Roman" w:cs="Times New Roman"/>
                <w:b/>
                <w:szCs w:val="24"/>
              </w:rPr>
            </w:pPr>
          </w:p>
          <w:p w14:paraId="3CE565CA" w14:textId="77777777" w:rsidR="00EC7CA5" w:rsidRDefault="00EC7CA5" w:rsidP="00D47333">
            <w:pPr>
              <w:spacing w:line="240" w:lineRule="auto"/>
              <w:rPr>
                <w:rFonts w:eastAsia="Times New Roman" w:cs="Times New Roman"/>
                <w:b/>
                <w:szCs w:val="24"/>
              </w:rPr>
            </w:pPr>
          </w:p>
          <w:p w14:paraId="477EDA9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68939A8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08/07/2019</w:t>
            </w:r>
          </w:p>
          <w:p w14:paraId="019C338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607210B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10/07/2019</w:t>
            </w:r>
          </w:p>
          <w:p w14:paraId="12F7552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58AB25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12/07/2019</w:t>
            </w:r>
          </w:p>
          <w:p w14:paraId="24E80F5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14/07/2019</w:t>
            </w:r>
          </w:p>
          <w:p w14:paraId="75A159BD" w14:textId="77777777" w:rsidR="00EC7CA5" w:rsidRDefault="00EC7CA5" w:rsidP="00D47333">
            <w:pPr>
              <w:spacing w:line="240" w:lineRule="auto"/>
              <w:jc w:val="center"/>
              <w:rPr>
                <w:rFonts w:eastAsia="Times New Roman" w:cs="Times New Roman"/>
                <w:b/>
                <w:szCs w:val="24"/>
              </w:rPr>
            </w:pPr>
          </w:p>
        </w:tc>
        <w:tc>
          <w:tcPr>
            <w:tcW w:w="2591" w:type="dxa"/>
            <w:tcBorders>
              <w:bottom w:val="single" w:sz="8" w:space="0" w:color="000000"/>
              <w:right w:val="single" w:sz="8" w:space="0" w:color="000000"/>
            </w:tcBorders>
            <w:tcMar>
              <w:top w:w="100" w:type="dxa"/>
              <w:left w:w="100" w:type="dxa"/>
              <w:bottom w:w="100" w:type="dxa"/>
              <w:right w:w="100" w:type="dxa"/>
            </w:tcMar>
          </w:tcPr>
          <w:p w14:paraId="49FC9F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7B7BC9B8" w14:textId="77777777" w:rsidR="00EC7CA5" w:rsidRDefault="00EC7CA5" w:rsidP="00D47333">
            <w:pPr>
              <w:spacing w:line="240" w:lineRule="auto"/>
              <w:jc w:val="center"/>
              <w:rPr>
                <w:rFonts w:eastAsia="Times New Roman" w:cs="Times New Roman"/>
                <w:szCs w:val="24"/>
              </w:rPr>
            </w:pPr>
          </w:p>
          <w:p w14:paraId="56F6847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4A4597E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10/07/2019</w:t>
            </w:r>
          </w:p>
          <w:p w14:paraId="6AE2949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12/08/2019</w:t>
            </w:r>
          </w:p>
          <w:p w14:paraId="116AA2B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2F051A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14/07/2019</w:t>
            </w:r>
          </w:p>
          <w:p w14:paraId="1879E02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698A8C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7990DDF8" w14:textId="77777777" w:rsidR="00EC7CA5" w:rsidRDefault="00EC7CA5" w:rsidP="00D47333">
            <w:pPr>
              <w:spacing w:line="240" w:lineRule="auto"/>
              <w:jc w:val="center"/>
              <w:rPr>
                <w:rFonts w:eastAsia="Times New Roman" w:cs="Times New Roman"/>
                <w:b/>
                <w:szCs w:val="24"/>
              </w:rPr>
            </w:pPr>
          </w:p>
        </w:tc>
      </w:tr>
    </w:tbl>
    <w:p w14:paraId="365A4908" w14:textId="77777777" w:rsidR="00EC7CA5" w:rsidRDefault="00EC7CA5" w:rsidP="009C018C">
      <w:pPr>
        <w:spacing w:line="240" w:lineRule="auto"/>
        <w:rPr>
          <w:rFonts w:eastAsia="Times New Roman" w:cs="Times New Roman"/>
          <w:b/>
          <w:szCs w:val="24"/>
        </w:rPr>
      </w:pPr>
    </w:p>
    <w:p w14:paraId="3A5AAC77" w14:textId="2575905B" w:rsidR="00DA15F6" w:rsidRPr="00DA15F6" w:rsidRDefault="00DA15F6" w:rsidP="009C018C">
      <w:pPr>
        <w:ind w:firstLine="0"/>
        <w:rPr>
          <w:rFonts w:eastAsia="Times New Roman" w:cs="Times New Roman"/>
          <w:sz w:val="20"/>
          <w:szCs w:val="20"/>
        </w:rPr>
      </w:pPr>
      <w:r w:rsidRPr="00DA15F6">
        <w:rPr>
          <w:rFonts w:eastAsia="Times New Roman" w:cs="Times New Roman"/>
          <w:i/>
          <w:sz w:val="20"/>
          <w:szCs w:val="20"/>
        </w:rPr>
        <w:t>Nota</w:t>
      </w:r>
      <w:r w:rsidRPr="00DA15F6">
        <w:rPr>
          <w:rFonts w:eastAsia="Times New Roman" w:cs="Times New Roman"/>
          <w:sz w:val="20"/>
          <w:szCs w:val="20"/>
        </w:rPr>
        <w:t>: Elaboración propia</w:t>
      </w:r>
    </w:p>
    <w:p w14:paraId="40B08622" w14:textId="14D494BC" w:rsidR="00EC7CA5" w:rsidRDefault="00EC7CA5" w:rsidP="009C018C">
      <w:pPr>
        <w:ind w:firstLine="0"/>
        <w:rPr>
          <w:rFonts w:eastAsia="Times New Roman" w:cs="Times New Roman"/>
          <w:b/>
          <w:szCs w:val="24"/>
        </w:rPr>
      </w:pPr>
      <w:r>
        <w:rPr>
          <w:rFonts w:eastAsia="Times New Roman" w:cs="Times New Roman"/>
          <w:b/>
          <w:szCs w:val="24"/>
        </w:rPr>
        <w:t>Casos de uso #06 y #07</w:t>
      </w:r>
    </w:p>
    <w:p w14:paraId="4F16921A" w14:textId="77777777" w:rsidR="00EC7CA5" w:rsidRDefault="00EC7CA5" w:rsidP="009C018C">
      <w:pPr>
        <w:ind w:firstLine="0"/>
        <w:rPr>
          <w:rFonts w:eastAsia="Times New Roman" w:cs="Times New Roman"/>
          <w:b/>
          <w:szCs w:val="24"/>
        </w:rPr>
      </w:pPr>
      <w:r>
        <w:rPr>
          <w:rFonts w:eastAsia="Times New Roman" w:cs="Times New Roman"/>
          <w:b/>
          <w:szCs w:val="24"/>
        </w:rPr>
        <w:t>Nombre CU06: Crear organización (tabla parámetro)</w:t>
      </w:r>
    </w:p>
    <w:p w14:paraId="20B5BCE7" w14:textId="4E91EF14" w:rsidR="00EC7CA5" w:rsidRDefault="00EC7CA5" w:rsidP="009C018C">
      <w:pPr>
        <w:ind w:firstLine="0"/>
        <w:rPr>
          <w:rFonts w:eastAsia="Times New Roman" w:cs="Times New Roman"/>
          <w:b/>
          <w:szCs w:val="24"/>
        </w:rPr>
      </w:pPr>
      <w:r>
        <w:rPr>
          <w:rFonts w:eastAsia="Times New Roman" w:cs="Times New Roman"/>
          <w:b/>
          <w:szCs w:val="24"/>
        </w:rPr>
        <w:t>Nombre CU07: Crear categoría (tabla parámetro)</w:t>
      </w:r>
    </w:p>
    <w:p w14:paraId="4F8DB372" w14:textId="4C743CA0" w:rsidR="00DA15F6" w:rsidRPr="00DA15F6" w:rsidRDefault="00DA15F6" w:rsidP="00DA15F6">
      <w:pPr>
        <w:pStyle w:val="Descripcin"/>
        <w:ind w:firstLine="0"/>
        <w:rPr>
          <w:rFonts w:eastAsia="Times New Roman" w:cs="Times New Roman"/>
          <w:b/>
          <w:color w:val="auto"/>
          <w:sz w:val="24"/>
          <w:szCs w:val="24"/>
        </w:rPr>
      </w:pPr>
      <w:bookmarkStart w:id="90" w:name="_Toc47024513"/>
      <w:r w:rsidRPr="00DA15F6">
        <w:rPr>
          <w:color w:val="auto"/>
          <w:sz w:val="24"/>
          <w:szCs w:val="24"/>
        </w:rPr>
        <w:t xml:space="preserve">Tabla </w:t>
      </w:r>
      <w:r w:rsidRPr="00DA15F6">
        <w:rPr>
          <w:color w:val="auto"/>
          <w:sz w:val="24"/>
          <w:szCs w:val="24"/>
        </w:rPr>
        <w:fldChar w:fldCharType="begin"/>
      </w:r>
      <w:r w:rsidRPr="00DA15F6">
        <w:rPr>
          <w:color w:val="auto"/>
          <w:sz w:val="24"/>
          <w:szCs w:val="24"/>
        </w:rPr>
        <w:instrText xml:space="preserve"> SEQ Tabla \* ARABIC </w:instrText>
      </w:r>
      <w:r w:rsidRPr="00DA15F6">
        <w:rPr>
          <w:color w:val="auto"/>
          <w:sz w:val="24"/>
          <w:szCs w:val="24"/>
        </w:rPr>
        <w:fldChar w:fldCharType="separate"/>
      </w:r>
      <w:r w:rsidR="00381C8E">
        <w:rPr>
          <w:noProof/>
          <w:color w:val="auto"/>
          <w:sz w:val="24"/>
          <w:szCs w:val="24"/>
        </w:rPr>
        <w:t>42</w:t>
      </w:r>
      <w:r w:rsidRPr="00DA15F6">
        <w:rPr>
          <w:color w:val="auto"/>
          <w:sz w:val="24"/>
          <w:szCs w:val="24"/>
        </w:rPr>
        <w:fldChar w:fldCharType="end"/>
      </w:r>
      <w:r w:rsidRPr="00DA15F6">
        <w:rPr>
          <w:color w:val="auto"/>
          <w:sz w:val="24"/>
          <w:szCs w:val="24"/>
        </w:rPr>
        <w:t>. Calendario de las tareas 1.1 - 2.4 (CU06 y CU07) del equipo de calidad.</w:t>
      </w:r>
      <w:bookmarkEnd w:id="90"/>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162"/>
        <w:gridCol w:w="2713"/>
      </w:tblGrid>
      <w:tr w:rsidR="00EC7CA5" w14:paraId="127DDCC7" w14:textId="77777777" w:rsidTr="00D47333">
        <w:trPr>
          <w:trHeight w:val="203"/>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1CBE6F"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4C2A455"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Descripción</w:t>
            </w:r>
          </w:p>
        </w:tc>
        <w:tc>
          <w:tcPr>
            <w:tcW w:w="2162"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A271C08"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inicio</w:t>
            </w:r>
          </w:p>
        </w:tc>
        <w:tc>
          <w:tcPr>
            <w:tcW w:w="2713"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96B3FDD" w14:textId="77777777" w:rsidR="00EC7CA5" w:rsidRDefault="00EC7CA5" w:rsidP="009C018C">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2475AB6B"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18B6975" w14:textId="77777777" w:rsidR="00EC7CA5" w:rsidRDefault="00EC7CA5" w:rsidP="00D43C1F">
            <w:pPr>
              <w:spacing w:line="240" w:lineRule="auto"/>
              <w:ind w:firstLine="0"/>
              <w:jc w:val="center"/>
              <w:rPr>
                <w:rFonts w:eastAsia="Times New Roman" w:cs="Times New Roman"/>
                <w:szCs w:val="24"/>
              </w:rPr>
            </w:pPr>
          </w:p>
          <w:p w14:paraId="5C595298" w14:textId="77777777" w:rsidR="00EC7CA5" w:rsidRDefault="00EC7CA5" w:rsidP="00D43C1F">
            <w:pPr>
              <w:spacing w:line="240" w:lineRule="auto"/>
              <w:ind w:firstLine="0"/>
              <w:jc w:val="center"/>
              <w:rPr>
                <w:rFonts w:eastAsia="Times New Roman" w:cs="Times New Roman"/>
                <w:szCs w:val="24"/>
              </w:rPr>
            </w:pPr>
          </w:p>
          <w:p w14:paraId="69C267AF" w14:textId="77777777" w:rsidR="00EC7CA5" w:rsidRDefault="00EC7CA5" w:rsidP="00D43C1F">
            <w:pPr>
              <w:spacing w:line="240" w:lineRule="auto"/>
              <w:ind w:firstLine="0"/>
              <w:jc w:val="center"/>
              <w:rPr>
                <w:rFonts w:eastAsia="Times New Roman" w:cs="Times New Roman"/>
                <w:szCs w:val="24"/>
              </w:rPr>
            </w:pPr>
          </w:p>
          <w:p w14:paraId="6210A167" w14:textId="77777777" w:rsidR="00EC7CA5" w:rsidRDefault="00EC7CA5" w:rsidP="00D43C1F">
            <w:pPr>
              <w:spacing w:line="240" w:lineRule="auto"/>
              <w:ind w:firstLine="0"/>
              <w:jc w:val="center"/>
              <w:rPr>
                <w:rFonts w:eastAsia="Times New Roman" w:cs="Times New Roman"/>
                <w:szCs w:val="24"/>
              </w:rPr>
            </w:pPr>
          </w:p>
          <w:p w14:paraId="330CDDC9" w14:textId="77777777" w:rsidR="00EC7CA5" w:rsidRDefault="00EC7CA5" w:rsidP="00D43C1F">
            <w:pPr>
              <w:spacing w:line="240" w:lineRule="auto"/>
              <w:ind w:firstLine="0"/>
              <w:jc w:val="center"/>
              <w:rPr>
                <w:rFonts w:eastAsia="Times New Roman" w:cs="Times New Roman"/>
                <w:szCs w:val="24"/>
              </w:rPr>
            </w:pPr>
          </w:p>
          <w:p w14:paraId="0FA53B0B" w14:textId="77777777" w:rsidR="00EC7CA5" w:rsidRDefault="00EC7CA5" w:rsidP="00D43C1F">
            <w:pPr>
              <w:spacing w:line="240" w:lineRule="auto"/>
              <w:ind w:firstLine="0"/>
              <w:jc w:val="center"/>
              <w:rPr>
                <w:rFonts w:eastAsia="Times New Roman" w:cs="Times New Roman"/>
                <w:szCs w:val="24"/>
              </w:rPr>
            </w:pPr>
          </w:p>
          <w:p w14:paraId="50D6D25D"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5C510A8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C0EE272"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521208BA"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18E5B531"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Diagrama de caso de uso.</w:t>
            </w:r>
          </w:p>
          <w:p w14:paraId="3F64E8AD"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lastRenderedPageBreak/>
              <w:t xml:space="preserve">Validación de diagrama de casos de uso. </w:t>
            </w:r>
          </w:p>
          <w:p w14:paraId="1D3F0074" w14:textId="77777777" w:rsidR="00EC7CA5" w:rsidRDefault="00EC7CA5" w:rsidP="00525E5E">
            <w:pPr>
              <w:numPr>
                <w:ilvl w:val="0"/>
                <w:numId w:val="38"/>
              </w:numPr>
              <w:spacing w:line="240" w:lineRule="auto"/>
              <w:jc w:val="left"/>
              <w:rPr>
                <w:rFonts w:eastAsia="Times New Roman" w:cs="Times New Roman"/>
                <w:szCs w:val="24"/>
              </w:rPr>
            </w:pPr>
            <w:r>
              <w:rPr>
                <w:rFonts w:eastAsia="Times New Roman" w:cs="Times New Roman"/>
                <w:szCs w:val="24"/>
              </w:rPr>
              <w:t>Tipos de pruebas.</w:t>
            </w:r>
          </w:p>
        </w:tc>
        <w:tc>
          <w:tcPr>
            <w:tcW w:w="2162" w:type="dxa"/>
            <w:tcBorders>
              <w:bottom w:val="single" w:sz="8" w:space="0" w:color="000000"/>
              <w:right w:val="single" w:sz="8" w:space="0" w:color="000000"/>
            </w:tcBorders>
            <w:tcMar>
              <w:top w:w="100" w:type="dxa"/>
              <w:left w:w="100" w:type="dxa"/>
              <w:bottom w:w="100" w:type="dxa"/>
              <w:right w:w="100" w:type="dxa"/>
            </w:tcMar>
          </w:tcPr>
          <w:p w14:paraId="1501202F"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 xml:space="preserve">      </w:t>
            </w:r>
          </w:p>
          <w:p w14:paraId="673C6DD5" w14:textId="77777777" w:rsidR="00EC7CA5" w:rsidRDefault="00EC7CA5" w:rsidP="00D47333">
            <w:pPr>
              <w:spacing w:line="240" w:lineRule="auto"/>
              <w:jc w:val="center"/>
              <w:rPr>
                <w:rFonts w:eastAsia="Times New Roman" w:cs="Times New Roman"/>
                <w:b/>
                <w:szCs w:val="24"/>
              </w:rPr>
            </w:pPr>
          </w:p>
          <w:p w14:paraId="144E7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2584447"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16/07/2019</w:t>
            </w:r>
          </w:p>
          <w:p w14:paraId="2F4025B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4AF3DA1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18/07/2019</w:t>
            </w:r>
          </w:p>
          <w:p w14:paraId="08025A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D54F38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lastRenderedPageBreak/>
              <w:t>20/07/2019</w:t>
            </w:r>
          </w:p>
        </w:tc>
        <w:tc>
          <w:tcPr>
            <w:tcW w:w="2713" w:type="dxa"/>
            <w:tcBorders>
              <w:bottom w:val="single" w:sz="8" w:space="0" w:color="000000"/>
              <w:right w:val="single" w:sz="8" w:space="0" w:color="000000"/>
            </w:tcBorders>
            <w:tcMar>
              <w:top w:w="100" w:type="dxa"/>
              <w:left w:w="100" w:type="dxa"/>
              <w:bottom w:w="100" w:type="dxa"/>
              <w:right w:w="100" w:type="dxa"/>
            </w:tcMar>
          </w:tcPr>
          <w:p w14:paraId="1F0F3E4A" w14:textId="77777777" w:rsidR="00EC7CA5" w:rsidRDefault="00EC7CA5" w:rsidP="00D47333">
            <w:pPr>
              <w:spacing w:line="240" w:lineRule="auto"/>
              <w:rPr>
                <w:rFonts w:eastAsia="Times New Roman" w:cs="Times New Roman"/>
                <w:szCs w:val="24"/>
              </w:rPr>
            </w:pPr>
            <w:r>
              <w:rPr>
                <w:rFonts w:eastAsia="Times New Roman" w:cs="Times New Roman"/>
                <w:szCs w:val="24"/>
              </w:rPr>
              <w:lastRenderedPageBreak/>
              <w:t xml:space="preserve">        </w:t>
            </w:r>
          </w:p>
          <w:p w14:paraId="26D551DC" w14:textId="77777777" w:rsidR="00EC7CA5" w:rsidRDefault="00EC7CA5" w:rsidP="00D47333">
            <w:pPr>
              <w:spacing w:line="240" w:lineRule="auto"/>
              <w:rPr>
                <w:rFonts w:eastAsia="Times New Roman" w:cs="Times New Roman"/>
                <w:b/>
                <w:szCs w:val="24"/>
              </w:rPr>
            </w:pPr>
          </w:p>
          <w:p w14:paraId="60B2288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2DC8D6E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18/07/2019</w:t>
            </w:r>
          </w:p>
          <w:p w14:paraId="0CE9F17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05E0C13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20/07/2019</w:t>
            </w:r>
          </w:p>
          <w:p w14:paraId="1A60244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755DA451"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lastRenderedPageBreak/>
              <w:t>22/07/2019</w:t>
            </w:r>
          </w:p>
        </w:tc>
      </w:tr>
      <w:tr w:rsidR="00EC7CA5" w14:paraId="015C19D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13DE23D" w14:textId="77777777" w:rsidR="00EC7CA5" w:rsidRDefault="00EC7CA5" w:rsidP="00D43C1F">
            <w:pPr>
              <w:spacing w:line="240" w:lineRule="auto"/>
              <w:ind w:firstLine="0"/>
              <w:jc w:val="center"/>
              <w:rPr>
                <w:rFonts w:eastAsia="Times New Roman" w:cs="Times New Roman"/>
                <w:szCs w:val="24"/>
              </w:rPr>
            </w:pPr>
          </w:p>
          <w:p w14:paraId="4E1D2B1B" w14:textId="77777777" w:rsidR="00EC7CA5" w:rsidRDefault="00EC7CA5" w:rsidP="00D43C1F">
            <w:pPr>
              <w:spacing w:line="240" w:lineRule="auto"/>
              <w:ind w:firstLine="0"/>
              <w:jc w:val="center"/>
              <w:rPr>
                <w:rFonts w:eastAsia="Times New Roman" w:cs="Times New Roman"/>
                <w:szCs w:val="24"/>
              </w:rPr>
            </w:pPr>
          </w:p>
          <w:p w14:paraId="500B88B1" w14:textId="77777777" w:rsidR="00EC7CA5" w:rsidRDefault="00EC7CA5" w:rsidP="00D43C1F">
            <w:pPr>
              <w:spacing w:line="240" w:lineRule="auto"/>
              <w:ind w:firstLine="0"/>
              <w:jc w:val="center"/>
              <w:rPr>
                <w:rFonts w:eastAsia="Times New Roman" w:cs="Times New Roman"/>
                <w:szCs w:val="24"/>
              </w:rPr>
            </w:pPr>
          </w:p>
          <w:p w14:paraId="6587DEFE" w14:textId="77777777" w:rsidR="00EC7CA5" w:rsidRDefault="00EC7CA5" w:rsidP="00D43C1F">
            <w:pPr>
              <w:spacing w:line="240" w:lineRule="auto"/>
              <w:ind w:firstLine="0"/>
              <w:rPr>
                <w:rFonts w:eastAsia="Times New Roman" w:cs="Times New Roman"/>
                <w:szCs w:val="24"/>
              </w:rPr>
            </w:pPr>
          </w:p>
          <w:p w14:paraId="2882974F" w14:textId="77777777" w:rsidR="00EC7CA5" w:rsidRDefault="00EC7CA5" w:rsidP="00D43C1F">
            <w:pPr>
              <w:spacing w:line="240" w:lineRule="auto"/>
              <w:ind w:firstLine="0"/>
              <w:jc w:val="center"/>
              <w:rPr>
                <w:rFonts w:eastAsia="Times New Roman" w:cs="Times New Roman"/>
                <w:szCs w:val="24"/>
              </w:rPr>
            </w:pPr>
          </w:p>
          <w:p w14:paraId="34F36DCB" w14:textId="77777777" w:rsidR="00EC7CA5" w:rsidRDefault="00EC7CA5" w:rsidP="00D43C1F">
            <w:pPr>
              <w:spacing w:line="240" w:lineRule="auto"/>
              <w:ind w:firstLine="0"/>
              <w:jc w:val="center"/>
              <w:rPr>
                <w:rFonts w:eastAsia="Times New Roman" w:cs="Times New Roman"/>
                <w:szCs w:val="24"/>
              </w:rPr>
            </w:pPr>
          </w:p>
          <w:p w14:paraId="79C7D225" w14:textId="77777777" w:rsidR="00EC7CA5" w:rsidRDefault="00EC7CA5" w:rsidP="00D43C1F">
            <w:pPr>
              <w:spacing w:line="240" w:lineRule="auto"/>
              <w:ind w:firstLine="0"/>
              <w:jc w:val="center"/>
              <w:rPr>
                <w:rFonts w:eastAsia="Times New Roman" w:cs="Times New Roman"/>
                <w:szCs w:val="24"/>
              </w:rPr>
            </w:pPr>
          </w:p>
          <w:p w14:paraId="01D5C7A3"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015864C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71FC2E0"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883D0E7"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F20A3B"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Modelado de dominio.</w:t>
            </w:r>
          </w:p>
          <w:p w14:paraId="077F4AE2"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Plan de pruebas.</w:t>
            </w:r>
          </w:p>
          <w:p w14:paraId="39688496" w14:textId="77777777" w:rsidR="00EC7CA5"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del diseño de pruebas.</w:t>
            </w:r>
          </w:p>
          <w:p w14:paraId="79B34914" w14:textId="77777777" w:rsidR="00EC7CA5" w:rsidRPr="007078A7" w:rsidRDefault="00EC7CA5" w:rsidP="00525E5E">
            <w:pPr>
              <w:numPr>
                <w:ilvl w:val="0"/>
                <w:numId w:val="35"/>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162" w:type="dxa"/>
            <w:tcBorders>
              <w:bottom w:val="single" w:sz="8" w:space="0" w:color="000000"/>
              <w:right w:val="single" w:sz="8" w:space="0" w:color="000000"/>
            </w:tcBorders>
            <w:tcMar>
              <w:top w:w="100" w:type="dxa"/>
              <w:left w:w="100" w:type="dxa"/>
              <w:bottom w:w="100" w:type="dxa"/>
              <w:right w:w="100" w:type="dxa"/>
            </w:tcMar>
          </w:tcPr>
          <w:p w14:paraId="6E077541" w14:textId="77777777" w:rsidR="00EC7CA5" w:rsidRDefault="00EC7CA5" w:rsidP="00D47333">
            <w:pPr>
              <w:spacing w:line="240" w:lineRule="auto"/>
              <w:jc w:val="center"/>
              <w:rPr>
                <w:rFonts w:eastAsia="Times New Roman" w:cs="Times New Roman"/>
                <w:b/>
                <w:szCs w:val="24"/>
              </w:rPr>
            </w:pPr>
          </w:p>
          <w:p w14:paraId="2F2A3B85" w14:textId="77777777" w:rsidR="00EC7CA5" w:rsidRDefault="00EC7CA5" w:rsidP="00D47333">
            <w:pPr>
              <w:spacing w:line="240" w:lineRule="auto"/>
              <w:jc w:val="center"/>
              <w:rPr>
                <w:rFonts w:eastAsia="Times New Roman" w:cs="Times New Roman"/>
                <w:b/>
                <w:szCs w:val="24"/>
              </w:rPr>
            </w:pPr>
          </w:p>
          <w:p w14:paraId="023A2F5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D37D8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22/07/2019</w:t>
            </w:r>
          </w:p>
          <w:p w14:paraId="327F5EA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B5F114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24/07/2019</w:t>
            </w:r>
          </w:p>
          <w:p w14:paraId="69270C4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A0FC1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26/07/2019</w:t>
            </w:r>
          </w:p>
          <w:p w14:paraId="6991BC7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28/07/2019</w:t>
            </w:r>
          </w:p>
          <w:p w14:paraId="16F8B605" w14:textId="77777777" w:rsidR="00EC7CA5" w:rsidRDefault="00EC7CA5" w:rsidP="00D47333">
            <w:pPr>
              <w:spacing w:line="240" w:lineRule="auto"/>
              <w:jc w:val="center"/>
              <w:rPr>
                <w:rFonts w:eastAsia="Times New Roman" w:cs="Times New Roman"/>
                <w:b/>
                <w:szCs w:val="24"/>
              </w:rPr>
            </w:pPr>
          </w:p>
        </w:tc>
        <w:tc>
          <w:tcPr>
            <w:tcW w:w="2713" w:type="dxa"/>
            <w:tcBorders>
              <w:bottom w:val="single" w:sz="8" w:space="0" w:color="000000"/>
              <w:right w:val="single" w:sz="8" w:space="0" w:color="000000"/>
            </w:tcBorders>
            <w:tcMar>
              <w:top w:w="100" w:type="dxa"/>
              <w:left w:w="100" w:type="dxa"/>
              <w:bottom w:w="100" w:type="dxa"/>
              <w:right w:w="100" w:type="dxa"/>
            </w:tcMar>
          </w:tcPr>
          <w:p w14:paraId="5E6B90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F94FD36" w14:textId="77777777" w:rsidR="00EC7CA5" w:rsidRDefault="00EC7CA5" w:rsidP="00D47333">
            <w:pPr>
              <w:spacing w:line="240" w:lineRule="auto"/>
              <w:jc w:val="center"/>
              <w:rPr>
                <w:rFonts w:eastAsia="Times New Roman" w:cs="Times New Roman"/>
                <w:b/>
                <w:szCs w:val="24"/>
              </w:rPr>
            </w:pPr>
          </w:p>
          <w:p w14:paraId="71C2DCD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5B9F880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24/07/2019</w:t>
            </w:r>
          </w:p>
          <w:p w14:paraId="1232B06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2.2:2 </w:t>
            </w:r>
            <w:r>
              <w:rPr>
                <w:rFonts w:eastAsia="Times New Roman" w:cs="Times New Roman"/>
                <w:szCs w:val="24"/>
              </w:rPr>
              <w:t>26/07/2019</w:t>
            </w:r>
          </w:p>
          <w:p w14:paraId="3DA5AE1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18157AC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28/07/2019</w:t>
            </w:r>
          </w:p>
          <w:p w14:paraId="0B151CB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43FC215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3A98575B" w14:textId="77777777" w:rsidR="00EC7CA5" w:rsidRDefault="00EC7CA5" w:rsidP="00D47333">
            <w:pPr>
              <w:spacing w:line="240" w:lineRule="auto"/>
              <w:jc w:val="center"/>
              <w:rPr>
                <w:rFonts w:eastAsia="Times New Roman" w:cs="Times New Roman"/>
                <w:b/>
                <w:szCs w:val="24"/>
              </w:rPr>
            </w:pPr>
          </w:p>
        </w:tc>
      </w:tr>
    </w:tbl>
    <w:p w14:paraId="455860DD" w14:textId="77777777" w:rsidR="00EC7CA5" w:rsidRDefault="00EC7CA5" w:rsidP="009C018C">
      <w:pPr>
        <w:spacing w:line="240" w:lineRule="auto"/>
        <w:rPr>
          <w:rFonts w:eastAsia="Times New Roman" w:cs="Times New Roman"/>
          <w:b/>
          <w:szCs w:val="24"/>
        </w:rPr>
      </w:pPr>
    </w:p>
    <w:p w14:paraId="48D9AA61" w14:textId="4642FF87" w:rsidR="00DA15F6" w:rsidRPr="00DA15F6" w:rsidRDefault="00DA15F6" w:rsidP="009C018C">
      <w:pPr>
        <w:ind w:firstLine="0"/>
        <w:rPr>
          <w:rFonts w:eastAsia="Times New Roman" w:cs="Times New Roman"/>
          <w:sz w:val="20"/>
          <w:szCs w:val="20"/>
        </w:rPr>
      </w:pPr>
      <w:r w:rsidRPr="00DA15F6">
        <w:rPr>
          <w:rFonts w:eastAsia="Times New Roman" w:cs="Times New Roman"/>
          <w:i/>
          <w:sz w:val="20"/>
          <w:szCs w:val="20"/>
        </w:rPr>
        <w:t>Nota</w:t>
      </w:r>
      <w:r w:rsidRPr="00DA15F6">
        <w:rPr>
          <w:rFonts w:eastAsia="Times New Roman" w:cs="Times New Roman"/>
          <w:sz w:val="20"/>
          <w:szCs w:val="20"/>
        </w:rPr>
        <w:t>: Elaboración propia.</w:t>
      </w:r>
    </w:p>
    <w:p w14:paraId="6A88DF9E" w14:textId="1CC83D05" w:rsidR="00EC7CA5" w:rsidRDefault="00EC7CA5" w:rsidP="009C018C">
      <w:pPr>
        <w:ind w:firstLine="0"/>
        <w:rPr>
          <w:rFonts w:eastAsia="Times New Roman" w:cs="Times New Roman"/>
          <w:b/>
          <w:szCs w:val="24"/>
        </w:rPr>
      </w:pPr>
      <w:r>
        <w:rPr>
          <w:rFonts w:eastAsia="Times New Roman" w:cs="Times New Roman"/>
          <w:b/>
          <w:szCs w:val="24"/>
        </w:rPr>
        <w:t>Caso de uso #05</w:t>
      </w:r>
    </w:p>
    <w:p w14:paraId="77EF0746" w14:textId="1051D448" w:rsidR="00EC7CA5" w:rsidRDefault="00EC7CA5" w:rsidP="009C018C">
      <w:pPr>
        <w:ind w:firstLine="0"/>
        <w:rPr>
          <w:rFonts w:eastAsia="Times New Roman" w:cs="Times New Roman"/>
          <w:b/>
          <w:szCs w:val="24"/>
        </w:rPr>
      </w:pPr>
      <w:r>
        <w:rPr>
          <w:rFonts w:eastAsia="Times New Roman" w:cs="Times New Roman"/>
          <w:b/>
          <w:szCs w:val="24"/>
        </w:rPr>
        <w:t>Nombre CU05: Crear estación (tabla parámetro)</w:t>
      </w:r>
    </w:p>
    <w:p w14:paraId="2E499856" w14:textId="033AB170" w:rsidR="00DA15F6" w:rsidRPr="00DA15F6" w:rsidRDefault="00DA15F6" w:rsidP="00DA15F6">
      <w:pPr>
        <w:pStyle w:val="Descripcin"/>
        <w:ind w:firstLine="0"/>
        <w:rPr>
          <w:rFonts w:eastAsia="Times New Roman" w:cs="Times New Roman"/>
          <w:b/>
          <w:color w:val="auto"/>
          <w:sz w:val="24"/>
          <w:szCs w:val="24"/>
        </w:rPr>
      </w:pPr>
      <w:bookmarkStart w:id="91" w:name="_Toc47024514"/>
      <w:r w:rsidRPr="00DA15F6">
        <w:rPr>
          <w:color w:val="auto"/>
          <w:sz w:val="24"/>
          <w:szCs w:val="24"/>
        </w:rPr>
        <w:t xml:space="preserve">Tabla </w:t>
      </w:r>
      <w:r w:rsidRPr="00DA15F6">
        <w:rPr>
          <w:color w:val="auto"/>
          <w:sz w:val="24"/>
          <w:szCs w:val="24"/>
        </w:rPr>
        <w:fldChar w:fldCharType="begin"/>
      </w:r>
      <w:r w:rsidRPr="00DA15F6">
        <w:rPr>
          <w:color w:val="auto"/>
          <w:sz w:val="24"/>
          <w:szCs w:val="24"/>
        </w:rPr>
        <w:instrText xml:space="preserve"> SEQ Tabla \* ARABIC </w:instrText>
      </w:r>
      <w:r w:rsidRPr="00DA15F6">
        <w:rPr>
          <w:color w:val="auto"/>
          <w:sz w:val="24"/>
          <w:szCs w:val="24"/>
        </w:rPr>
        <w:fldChar w:fldCharType="separate"/>
      </w:r>
      <w:r w:rsidR="00381C8E">
        <w:rPr>
          <w:noProof/>
          <w:color w:val="auto"/>
          <w:sz w:val="24"/>
          <w:szCs w:val="24"/>
        </w:rPr>
        <w:t>43</w:t>
      </w:r>
      <w:r w:rsidRPr="00DA15F6">
        <w:rPr>
          <w:color w:val="auto"/>
          <w:sz w:val="24"/>
          <w:szCs w:val="24"/>
        </w:rPr>
        <w:fldChar w:fldCharType="end"/>
      </w:r>
      <w:r w:rsidRPr="00DA15F6">
        <w:rPr>
          <w:color w:val="auto"/>
          <w:sz w:val="24"/>
          <w:szCs w:val="24"/>
        </w:rPr>
        <w:t>. Calendario de las tareas 1.1 - 2.4 (CU05) del equipo de calidad.</w:t>
      </w:r>
      <w:bookmarkEnd w:id="91"/>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66AE7C2D" w14:textId="77777777" w:rsidTr="00D47333">
        <w:trPr>
          <w:trHeight w:val="22"/>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F711C6"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71B0D2"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099449A"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2E99964" w14:textId="77777777" w:rsidR="00EC7CA5" w:rsidRDefault="00EC7CA5" w:rsidP="00151FA5">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A282AE3"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DEA4EF" w14:textId="77777777" w:rsidR="00EC7CA5" w:rsidRDefault="00EC7CA5" w:rsidP="00D47333">
            <w:pPr>
              <w:spacing w:line="240" w:lineRule="auto"/>
              <w:jc w:val="center"/>
              <w:rPr>
                <w:rFonts w:eastAsia="Times New Roman" w:cs="Times New Roman"/>
                <w:szCs w:val="24"/>
              </w:rPr>
            </w:pPr>
          </w:p>
          <w:p w14:paraId="4E6A55D1" w14:textId="77777777" w:rsidR="00EC7CA5" w:rsidRDefault="00EC7CA5" w:rsidP="00D47333">
            <w:pPr>
              <w:spacing w:line="240" w:lineRule="auto"/>
              <w:jc w:val="center"/>
              <w:rPr>
                <w:rFonts w:eastAsia="Times New Roman" w:cs="Times New Roman"/>
                <w:szCs w:val="24"/>
              </w:rPr>
            </w:pPr>
          </w:p>
          <w:p w14:paraId="606B0977" w14:textId="77777777" w:rsidR="00EC7CA5" w:rsidRDefault="00EC7CA5" w:rsidP="00D47333">
            <w:pPr>
              <w:spacing w:line="240" w:lineRule="auto"/>
              <w:rPr>
                <w:rFonts w:eastAsia="Times New Roman" w:cs="Times New Roman"/>
                <w:szCs w:val="24"/>
              </w:rPr>
            </w:pPr>
          </w:p>
          <w:p w14:paraId="05571292" w14:textId="77777777" w:rsidR="00EC7CA5" w:rsidRDefault="00EC7CA5" w:rsidP="00D47333">
            <w:pPr>
              <w:spacing w:line="240" w:lineRule="auto"/>
              <w:jc w:val="center"/>
              <w:rPr>
                <w:rFonts w:eastAsia="Times New Roman" w:cs="Times New Roman"/>
                <w:szCs w:val="24"/>
              </w:rPr>
            </w:pPr>
          </w:p>
          <w:p w14:paraId="787013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7EABD2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20B7927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D7B36A6"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3AEC6076"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Diagrama de caso de uso.</w:t>
            </w:r>
          </w:p>
          <w:p w14:paraId="193D66C3" w14:textId="77777777" w:rsidR="00EC7CA5"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639BFCC9" w14:textId="77777777" w:rsidR="00EC7CA5" w:rsidRPr="00926532" w:rsidRDefault="00EC7CA5" w:rsidP="00525E5E">
            <w:pPr>
              <w:numPr>
                <w:ilvl w:val="0"/>
                <w:numId w:val="4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23DA2D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419C89D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2D61BE0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30/07/2019</w:t>
            </w:r>
          </w:p>
          <w:p w14:paraId="19C3C4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65FA1B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02/08/2019</w:t>
            </w:r>
          </w:p>
          <w:p w14:paraId="1DCAAFA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03C1AE4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04/08/2019</w:t>
            </w:r>
          </w:p>
        </w:tc>
        <w:tc>
          <w:tcPr>
            <w:tcW w:w="2610" w:type="dxa"/>
            <w:tcBorders>
              <w:bottom w:val="single" w:sz="8" w:space="0" w:color="000000"/>
              <w:right w:val="single" w:sz="8" w:space="0" w:color="000000"/>
            </w:tcBorders>
            <w:tcMar>
              <w:top w:w="100" w:type="dxa"/>
              <w:left w:w="100" w:type="dxa"/>
              <w:bottom w:w="100" w:type="dxa"/>
              <w:right w:w="100" w:type="dxa"/>
            </w:tcMar>
          </w:tcPr>
          <w:p w14:paraId="3846AE82" w14:textId="77777777" w:rsidR="00EC7CA5" w:rsidRPr="00E23B3E"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0AA1823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710DAC1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02/08/2019</w:t>
            </w:r>
          </w:p>
          <w:p w14:paraId="34907B2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1.2:2</w:t>
            </w:r>
          </w:p>
          <w:p w14:paraId="25D0431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04/08/2019</w:t>
            </w:r>
          </w:p>
          <w:p w14:paraId="41AA48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3CBBC2A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06/08/2019</w:t>
            </w:r>
          </w:p>
        </w:tc>
      </w:tr>
      <w:tr w:rsidR="00EC7CA5" w14:paraId="61C97D95"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201F73E" w14:textId="77777777" w:rsidR="00EC7CA5" w:rsidRDefault="00EC7CA5" w:rsidP="00D47333">
            <w:pPr>
              <w:spacing w:line="240" w:lineRule="auto"/>
              <w:jc w:val="center"/>
              <w:rPr>
                <w:rFonts w:eastAsia="Times New Roman" w:cs="Times New Roman"/>
                <w:szCs w:val="24"/>
              </w:rPr>
            </w:pPr>
          </w:p>
          <w:p w14:paraId="6076E8E0" w14:textId="77777777" w:rsidR="00EC7CA5" w:rsidRDefault="00EC7CA5" w:rsidP="00D47333">
            <w:pPr>
              <w:spacing w:line="240" w:lineRule="auto"/>
              <w:jc w:val="center"/>
              <w:rPr>
                <w:rFonts w:eastAsia="Times New Roman" w:cs="Times New Roman"/>
                <w:szCs w:val="24"/>
              </w:rPr>
            </w:pPr>
          </w:p>
          <w:p w14:paraId="4CD0D408" w14:textId="77777777" w:rsidR="00EC7CA5" w:rsidRDefault="00EC7CA5" w:rsidP="00D47333">
            <w:pPr>
              <w:spacing w:line="240" w:lineRule="auto"/>
              <w:jc w:val="center"/>
              <w:rPr>
                <w:rFonts w:eastAsia="Times New Roman" w:cs="Times New Roman"/>
                <w:szCs w:val="24"/>
              </w:rPr>
            </w:pPr>
          </w:p>
          <w:p w14:paraId="02631E03" w14:textId="77777777" w:rsidR="00EC7CA5" w:rsidRDefault="00EC7CA5" w:rsidP="00D47333">
            <w:pPr>
              <w:spacing w:line="240" w:lineRule="auto"/>
              <w:jc w:val="center"/>
              <w:rPr>
                <w:rFonts w:eastAsia="Times New Roman" w:cs="Times New Roman"/>
                <w:szCs w:val="24"/>
              </w:rPr>
            </w:pPr>
          </w:p>
          <w:p w14:paraId="2F830A2B" w14:textId="77777777" w:rsidR="00EC7CA5" w:rsidRDefault="00EC7CA5" w:rsidP="00D47333">
            <w:pPr>
              <w:spacing w:line="240" w:lineRule="auto"/>
              <w:rPr>
                <w:rFonts w:eastAsia="Times New Roman" w:cs="Times New Roman"/>
                <w:szCs w:val="24"/>
              </w:rPr>
            </w:pPr>
          </w:p>
          <w:p w14:paraId="5129EC7D" w14:textId="77777777" w:rsidR="00EC7CA5" w:rsidRDefault="00EC7CA5" w:rsidP="00D47333">
            <w:pPr>
              <w:spacing w:line="240" w:lineRule="auto"/>
              <w:jc w:val="center"/>
              <w:rPr>
                <w:rFonts w:eastAsia="Times New Roman" w:cs="Times New Roman"/>
                <w:szCs w:val="24"/>
              </w:rPr>
            </w:pPr>
          </w:p>
          <w:p w14:paraId="50625239" w14:textId="77777777" w:rsidR="00EC7CA5" w:rsidRDefault="00EC7CA5" w:rsidP="00D47333">
            <w:pPr>
              <w:spacing w:line="240" w:lineRule="auto"/>
              <w:jc w:val="center"/>
              <w:rPr>
                <w:rFonts w:eastAsia="Times New Roman" w:cs="Times New Roman"/>
                <w:szCs w:val="24"/>
              </w:rPr>
            </w:pPr>
          </w:p>
          <w:p w14:paraId="66F934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155F8B5"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 xml:space="preserve">Fase 2: Preparación de pruebas según las características de la ISO/IEC 25010 (adecuación funcional, eficiencia </w:t>
            </w:r>
            <w:r>
              <w:rPr>
                <w:rFonts w:eastAsia="Times New Roman" w:cs="Times New Roman"/>
                <w:b/>
                <w:szCs w:val="24"/>
              </w:rPr>
              <w:lastRenderedPageBreak/>
              <w:t>de desempeño, usabilidad, seguridad y mantenibilidad)</w:t>
            </w:r>
          </w:p>
          <w:p w14:paraId="5A32E47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D7453B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2BD9E81"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Modelado de dominio</w:t>
            </w:r>
          </w:p>
          <w:p w14:paraId="5F7685B7"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Plan de pruebas.</w:t>
            </w:r>
          </w:p>
          <w:p w14:paraId="60F4A8ED" w14:textId="77777777" w:rsidR="00EC7CA5"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del diseño de pruebas.</w:t>
            </w:r>
          </w:p>
          <w:p w14:paraId="25017812" w14:textId="77777777" w:rsidR="00EC7CA5" w:rsidRPr="007078A7" w:rsidRDefault="00EC7CA5" w:rsidP="00525E5E">
            <w:pPr>
              <w:numPr>
                <w:ilvl w:val="0"/>
                <w:numId w:val="30"/>
              </w:numPr>
              <w:spacing w:line="240" w:lineRule="auto"/>
              <w:jc w:val="left"/>
              <w:rPr>
                <w:rFonts w:eastAsia="Times New Roman" w:cs="Times New Roman"/>
                <w:szCs w:val="24"/>
              </w:rPr>
            </w:pPr>
            <w:r>
              <w:rPr>
                <w:rFonts w:eastAsia="Times New Roman" w:cs="Times New Roman"/>
                <w:szCs w:val="24"/>
              </w:rPr>
              <w:t>Especificación de casos de prueba.</w:t>
            </w:r>
            <w:r w:rsidRPr="007078A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44681A90" w14:textId="77777777" w:rsidR="00EC7CA5" w:rsidRDefault="00EC7CA5" w:rsidP="00D47333">
            <w:pPr>
              <w:spacing w:line="240" w:lineRule="auto"/>
              <w:jc w:val="center"/>
              <w:rPr>
                <w:rFonts w:eastAsia="Times New Roman" w:cs="Times New Roman"/>
                <w:b/>
                <w:szCs w:val="24"/>
              </w:rPr>
            </w:pPr>
          </w:p>
          <w:p w14:paraId="68CFDFDA" w14:textId="77777777" w:rsidR="00EC7CA5" w:rsidRDefault="00EC7CA5" w:rsidP="00D47333">
            <w:pPr>
              <w:spacing w:line="240" w:lineRule="auto"/>
              <w:jc w:val="center"/>
              <w:rPr>
                <w:rFonts w:eastAsia="Times New Roman" w:cs="Times New Roman"/>
                <w:b/>
                <w:szCs w:val="24"/>
              </w:rPr>
            </w:pPr>
          </w:p>
          <w:p w14:paraId="09CB8A5C" w14:textId="77777777" w:rsidR="00EC7CA5" w:rsidRDefault="00EC7CA5" w:rsidP="00D47333">
            <w:pPr>
              <w:spacing w:line="240" w:lineRule="auto"/>
              <w:jc w:val="center"/>
              <w:rPr>
                <w:rFonts w:eastAsia="Times New Roman" w:cs="Times New Roman"/>
                <w:b/>
                <w:szCs w:val="24"/>
              </w:rPr>
            </w:pPr>
          </w:p>
          <w:p w14:paraId="6087AEE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504ED38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06/08/2019</w:t>
            </w:r>
          </w:p>
          <w:p w14:paraId="7B16A20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lastRenderedPageBreak/>
              <w:t>Actividad 2.2:</w:t>
            </w:r>
          </w:p>
          <w:p w14:paraId="2E54117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10/08/2019</w:t>
            </w:r>
          </w:p>
          <w:p w14:paraId="6A2F9B9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3F70A5A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12/08/2019</w:t>
            </w:r>
          </w:p>
          <w:p w14:paraId="5F8FE1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14/08/2019</w:t>
            </w:r>
          </w:p>
          <w:p w14:paraId="2DCC5E39"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14478A8D" w14:textId="77777777" w:rsidR="00EC7CA5" w:rsidRDefault="00EC7CA5" w:rsidP="00D47333">
            <w:pPr>
              <w:spacing w:line="240" w:lineRule="auto"/>
              <w:jc w:val="center"/>
              <w:rPr>
                <w:rFonts w:eastAsia="Times New Roman" w:cs="Times New Roman"/>
                <w:b/>
                <w:szCs w:val="24"/>
              </w:rPr>
            </w:pPr>
          </w:p>
          <w:p w14:paraId="179AEE89" w14:textId="77777777" w:rsidR="00EC7CA5" w:rsidRDefault="00EC7CA5" w:rsidP="00D47333">
            <w:pPr>
              <w:spacing w:line="240" w:lineRule="auto"/>
              <w:jc w:val="center"/>
              <w:rPr>
                <w:rFonts w:eastAsia="Times New Roman" w:cs="Times New Roman"/>
                <w:b/>
                <w:szCs w:val="24"/>
              </w:rPr>
            </w:pPr>
          </w:p>
          <w:p w14:paraId="2DBDB0CC" w14:textId="77777777" w:rsidR="00EC7CA5" w:rsidRDefault="00EC7CA5" w:rsidP="00D47333">
            <w:pPr>
              <w:spacing w:line="240" w:lineRule="auto"/>
              <w:jc w:val="center"/>
              <w:rPr>
                <w:rFonts w:eastAsia="Times New Roman" w:cs="Times New Roman"/>
                <w:b/>
                <w:szCs w:val="24"/>
              </w:rPr>
            </w:pPr>
          </w:p>
          <w:p w14:paraId="6134505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2.1:2</w:t>
            </w:r>
          </w:p>
          <w:p w14:paraId="2EFABEF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08/08/2019</w:t>
            </w:r>
          </w:p>
          <w:p w14:paraId="647E08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lastRenderedPageBreak/>
              <w:t xml:space="preserve">Actividad 2.2:2 </w:t>
            </w:r>
            <w:r>
              <w:rPr>
                <w:rFonts w:eastAsia="Times New Roman" w:cs="Times New Roman"/>
                <w:szCs w:val="24"/>
              </w:rPr>
              <w:t>12/08/2019</w:t>
            </w:r>
          </w:p>
          <w:p w14:paraId="521D4FE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2.3:2</w:t>
            </w:r>
          </w:p>
          <w:p w14:paraId="498FBE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14/08/2019</w:t>
            </w:r>
          </w:p>
          <w:p w14:paraId="2A9B067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2.4:2</w:t>
            </w:r>
          </w:p>
          <w:p w14:paraId="18541B0A"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6D9E0242" w14:textId="77777777" w:rsidR="00EC7CA5" w:rsidRDefault="00EC7CA5" w:rsidP="00D47333">
            <w:pPr>
              <w:spacing w:line="240" w:lineRule="auto"/>
              <w:jc w:val="center"/>
              <w:rPr>
                <w:rFonts w:eastAsia="Times New Roman" w:cs="Times New Roman"/>
                <w:b/>
                <w:szCs w:val="24"/>
              </w:rPr>
            </w:pPr>
          </w:p>
        </w:tc>
      </w:tr>
    </w:tbl>
    <w:p w14:paraId="1A3AF2B8" w14:textId="77777777" w:rsidR="00151FA5" w:rsidRDefault="00151FA5" w:rsidP="00151FA5">
      <w:pPr>
        <w:spacing w:line="240" w:lineRule="auto"/>
        <w:rPr>
          <w:rFonts w:eastAsia="Times New Roman" w:cs="Times New Roman"/>
          <w:b/>
          <w:szCs w:val="24"/>
        </w:rPr>
      </w:pPr>
    </w:p>
    <w:p w14:paraId="7072189F" w14:textId="4244CE7F" w:rsidR="00DA15F6" w:rsidRPr="00DA15F6" w:rsidRDefault="00DA15F6" w:rsidP="00151FA5">
      <w:pPr>
        <w:ind w:firstLine="0"/>
        <w:rPr>
          <w:rFonts w:eastAsia="Times New Roman" w:cs="Times New Roman"/>
          <w:sz w:val="20"/>
          <w:szCs w:val="20"/>
        </w:rPr>
      </w:pPr>
      <w:r w:rsidRPr="00DA15F6">
        <w:rPr>
          <w:rFonts w:eastAsia="Times New Roman" w:cs="Times New Roman"/>
          <w:sz w:val="20"/>
          <w:szCs w:val="20"/>
        </w:rPr>
        <w:t>Nota: Elaboración propia.</w:t>
      </w:r>
    </w:p>
    <w:p w14:paraId="09E3B4A5" w14:textId="1C908CB1" w:rsidR="00EC7CA5" w:rsidRDefault="00EC7CA5" w:rsidP="00151FA5">
      <w:pPr>
        <w:ind w:firstLine="0"/>
        <w:rPr>
          <w:rFonts w:eastAsia="Times New Roman" w:cs="Times New Roman"/>
          <w:b/>
          <w:szCs w:val="24"/>
        </w:rPr>
      </w:pPr>
      <w:r>
        <w:rPr>
          <w:rFonts w:eastAsia="Times New Roman" w:cs="Times New Roman"/>
          <w:b/>
          <w:szCs w:val="24"/>
        </w:rPr>
        <w:t>Caso de uso #01</w:t>
      </w:r>
    </w:p>
    <w:p w14:paraId="2FEEFA4C" w14:textId="443A867B" w:rsidR="00EC7CA5" w:rsidRDefault="00EC7CA5" w:rsidP="00151FA5">
      <w:pPr>
        <w:ind w:firstLine="0"/>
        <w:rPr>
          <w:rFonts w:eastAsia="Times New Roman" w:cs="Times New Roman"/>
          <w:b/>
          <w:szCs w:val="24"/>
        </w:rPr>
      </w:pPr>
      <w:r>
        <w:rPr>
          <w:rFonts w:eastAsia="Times New Roman" w:cs="Times New Roman"/>
          <w:b/>
          <w:szCs w:val="24"/>
        </w:rPr>
        <w:t>Nombre CU01: Conectar con estación FTP</w:t>
      </w:r>
    </w:p>
    <w:p w14:paraId="1445E897" w14:textId="681DD674" w:rsidR="00DA15F6" w:rsidRPr="00DA15F6" w:rsidRDefault="00DA15F6" w:rsidP="00DA15F6">
      <w:pPr>
        <w:pStyle w:val="Descripcin"/>
        <w:ind w:firstLine="0"/>
        <w:rPr>
          <w:rFonts w:eastAsia="Times New Roman" w:cs="Times New Roman"/>
          <w:color w:val="auto"/>
          <w:sz w:val="24"/>
          <w:szCs w:val="24"/>
        </w:rPr>
      </w:pPr>
      <w:bookmarkStart w:id="92" w:name="_Toc47024515"/>
      <w:r w:rsidRPr="00DA15F6">
        <w:rPr>
          <w:color w:val="auto"/>
          <w:sz w:val="24"/>
          <w:szCs w:val="24"/>
        </w:rPr>
        <w:t xml:space="preserve">Tabla </w:t>
      </w:r>
      <w:r w:rsidRPr="00DA15F6">
        <w:rPr>
          <w:color w:val="auto"/>
          <w:sz w:val="24"/>
          <w:szCs w:val="24"/>
        </w:rPr>
        <w:fldChar w:fldCharType="begin"/>
      </w:r>
      <w:r w:rsidRPr="00DA15F6">
        <w:rPr>
          <w:color w:val="auto"/>
          <w:sz w:val="24"/>
          <w:szCs w:val="24"/>
        </w:rPr>
        <w:instrText xml:space="preserve"> SEQ Tabla \* ARABIC </w:instrText>
      </w:r>
      <w:r w:rsidRPr="00DA15F6">
        <w:rPr>
          <w:color w:val="auto"/>
          <w:sz w:val="24"/>
          <w:szCs w:val="24"/>
        </w:rPr>
        <w:fldChar w:fldCharType="separate"/>
      </w:r>
      <w:r w:rsidR="00381C8E">
        <w:rPr>
          <w:noProof/>
          <w:color w:val="auto"/>
          <w:sz w:val="24"/>
          <w:szCs w:val="24"/>
        </w:rPr>
        <w:t>44</w:t>
      </w:r>
      <w:r w:rsidRPr="00DA15F6">
        <w:rPr>
          <w:color w:val="auto"/>
          <w:sz w:val="24"/>
          <w:szCs w:val="24"/>
        </w:rPr>
        <w:fldChar w:fldCharType="end"/>
      </w:r>
      <w:r w:rsidRPr="00DA15F6">
        <w:rPr>
          <w:color w:val="auto"/>
          <w:sz w:val="24"/>
          <w:szCs w:val="24"/>
        </w:rPr>
        <w:t>. Calendario de las tareas 1.1 - 2.4 (CU01) del equipo de calidad.</w:t>
      </w:r>
      <w:bookmarkEnd w:id="92"/>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14:paraId="3C126CAB" w14:textId="77777777" w:rsidTr="00D47333">
        <w:trPr>
          <w:trHeight w:val="251"/>
        </w:trPr>
        <w:tc>
          <w:tcPr>
            <w:tcW w:w="4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4FED0" w14:textId="77777777" w:rsidR="00EC7CA5" w:rsidRDefault="00EC7CA5" w:rsidP="00D43C1F">
            <w:pPr>
              <w:spacing w:line="240" w:lineRule="auto"/>
              <w:ind w:firstLine="0"/>
              <w:jc w:val="center"/>
              <w:rPr>
                <w:rFonts w:eastAsia="Times New Roman" w:cs="Times New Roman"/>
                <w:b/>
                <w:szCs w:val="24"/>
              </w:rPr>
            </w:pPr>
            <w:r>
              <w:rPr>
                <w:rFonts w:eastAsia="Times New Roman" w:cs="Times New Roman"/>
                <w:b/>
                <w:szCs w:val="24"/>
              </w:rPr>
              <w:t>#</w:t>
            </w:r>
          </w:p>
        </w:tc>
        <w:tc>
          <w:tcPr>
            <w:tcW w:w="3649"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0B05D29"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8F2C171"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03F3D3D6" w14:textId="77777777" w:rsidR="00EC7CA5" w:rsidRDefault="00EC7CA5" w:rsidP="00C43B13">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0CCA5D76" w14:textId="77777777" w:rsidTr="00D47333">
        <w:trPr>
          <w:trHeight w:val="76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9DFB13E" w14:textId="77777777" w:rsidR="00EC7CA5" w:rsidRDefault="00EC7CA5" w:rsidP="00D43C1F">
            <w:pPr>
              <w:spacing w:line="240" w:lineRule="auto"/>
              <w:ind w:firstLine="0"/>
              <w:rPr>
                <w:rFonts w:eastAsia="Times New Roman" w:cs="Times New Roman"/>
                <w:szCs w:val="24"/>
              </w:rPr>
            </w:pPr>
          </w:p>
          <w:p w14:paraId="059F5831" w14:textId="77777777" w:rsidR="00EC7CA5" w:rsidRDefault="00EC7CA5" w:rsidP="00D43C1F">
            <w:pPr>
              <w:spacing w:line="240" w:lineRule="auto"/>
              <w:ind w:firstLine="0"/>
              <w:jc w:val="center"/>
              <w:rPr>
                <w:rFonts w:eastAsia="Times New Roman" w:cs="Times New Roman"/>
                <w:szCs w:val="24"/>
              </w:rPr>
            </w:pPr>
          </w:p>
          <w:p w14:paraId="4D06F9E9" w14:textId="77777777" w:rsidR="00EC7CA5" w:rsidRDefault="00EC7CA5" w:rsidP="00D43C1F">
            <w:pPr>
              <w:spacing w:line="240" w:lineRule="auto"/>
              <w:ind w:firstLine="0"/>
              <w:rPr>
                <w:rFonts w:eastAsia="Times New Roman" w:cs="Times New Roman"/>
                <w:szCs w:val="24"/>
              </w:rPr>
            </w:pPr>
          </w:p>
          <w:p w14:paraId="1FAE3CA2" w14:textId="77777777" w:rsidR="00EC7CA5" w:rsidRDefault="00EC7CA5" w:rsidP="00D43C1F">
            <w:pPr>
              <w:spacing w:line="240" w:lineRule="auto"/>
              <w:ind w:firstLine="0"/>
              <w:jc w:val="center"/>
              <w:rPr>
                <w:rFonts w:eastAsia="Times New Roman" w:cs="Times New Roman"/>
                <w:szCs w:val="24"/>
              </w:rPr>
            </w:pPr>
          </w:p>
          <w:p w14:paraId="7A58D649"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1</w:t>
            </w:r>
          </w:p>
        </w:tc>
        <w:tc>
          <w:tcPr>
            <w:tcW w:w="3649" w:type="dxa"/>
            <w:tcBorders>
              <w:bottom w:val="single" w:sz="8" w:space="0" w:color="000000"/>
              <w:right w:val="single" w:sz="8" w:space="0" w:color="000000"/>
            </w:tcBorders>
            <w:tcMar>
              <w:top w:w="100" w:type="dxa"/>
              <w:left w:w="100" w:type="dxa"/>
              <w:bottom w:w="100" w:type="dxa"/>
              <w:right w:w="100" w:type="dxa"/>
            </w:tcMar>
          </w:tcPr>
          <w:p w14:paraId="3D219AA4"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D36639D"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A98564D"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0133A0C4"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Diagrama de caso de uso.</w:t>
            </w:r>
          </w:p>
          <w:p w14:paraId="34AB3C0C"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282B5EB8" w14:textId="77777777" w:rsidR="00EC7CA5" w:rsidRDefault="00EC7CA5" w:rsidP="00525E5E">
            <w:pPr>
              <w:numPr>
                <w:ilvl w:val="0"/>
                <w:numId w:val="33"/>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2DD8D5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w:t>
            </w:r>
          </w:p>
          <w:p w14:paraId="28838E7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w:t>
            </w:r>
          </w:p>
          <w:p w14:paraId="59FE581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16/08/2019</w:t>
            </w:r>
          </w:p>
          <w:p w14:paraId="0D866A8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78B151B8"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18/08/2019</w:t>
            </w:r>
          </w:p>
          <w:p w14:paraId="4599052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1A671551"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20/08/2019</w:t>
            </w:r>
          </w:p>
        </w:tc>
        <w:tc>
          <w:tcPr>
            <w:tcW w:w="2610" w:type="dxa"/>
            <w:tcBorders>
              <w:bottom w:val="single" w:sz="8" w:space="0" w:color="000000"/>
              <w:right w:val="single" w:sz="8" w:space="0" w:color="000000"/>
            </w:tcBorders>
            <w:tcMar>
              <w:top w:w="100" w:type="dxa"/>
              <w:left w:w="100" w:type="dxa"/>
              <w:bottom w:w="100" w:type="dxa"/>
              <w:right w:w="100" w:type="dxa"/>
            </w:tcMar>
          </w:tcPr>
          <w:p w14:paraId="7FA972B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22A353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1.1:1</w:t>
            </w:r>
          </w:p>
          <w:p w14:paraId="6EC7B1D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18/08/2019</w:t>
            </w:r>
          </w:p>
          <w:p w14:paraId="7DFF4CF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1.2:1</w:t>
            </w:r>
          </w:p>
          <w:p w14:paraId="463980B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20/08/2019</w:t>
            </w:r>
          </w:p>
          <w:p w14:paraId="270BE19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1.3:1</w:t>
            </w:r>
          </w:p>
          <w:p w14:paraId="0DDA5A6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22/08/2019</w:t>
            </w:r>
          </w:p>
        </w:tc>
      </w:tr>
      <w:tr w:rsidR="00EC7CA5" w14:paraId="60B72151"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A703502" w14:textId="77777777" w:rsidR="00EC7CA5" w:rsidRDefault="00EC7CA5" w:rsidP="00D43C1F">
            <w:pPr>
              <w:spacing w:line="240" w:lineRule="auto"/>
              <w:ind w:firstLine="0"/>
              <w:jc w:val="center"/>
              <w:rPr>
                <w:rFonts w:eastAsia="Times New Roman" w:cs="Times New Roman"/>
                <w:szCs w:val="24"/>
              </w:rPr>
            </w:pPr>
          </w:p>
          <w:p w14:paraId="4DAE6FF5" w14:textId="77777777" w:rsidR="00EC7CA5" w:rsidRDefault="00EC7CA5" w:rsidP="00D43C1F">
            <w:pPr>
              <w:spacing w:line="240" w:lineRule="auto"/>
              <w:ind w:firstLine="0"/>
              <w:jc w:val="center"/>
              <w:rPr>
                <w:rFonts w:eastAsia="Times New Roman" w:cs="Times New Roman"/>
                <w:szCs w:val="24"/>
              </w:rPr>
            </w:pPr>
          </w:p>
          <w:p w14:paraId="3809E8DD" w14:textId="77777777" w:rsidR="00EC7CA5" w:rsidRDefault="00EC7CA5" w:rsidP="00D43C1F">
            <w:pPr>
              <w:spacing w:line="240" w:lineRule="auto"/>
              <w:ind w:firstLine="0"/>
              <w:jc w:val="center"/>
              <w:rPr>
                <w:rFonts w:eastAsia="Times New Roman" w:cs="Times New Roman"/>
                <w:szCs w:val="24"/>
              </w:rPr>
            </w:pPr>
          </w:p>
          <w:p w14:paraId="6F373E79" w14:textId="77777777" w:rsidR="00EC7CA5" w:rsidRDefault="00EC7CA5" w:rsidP="00D43C1F">
            <w:pPr>
              <w:spacing w:line="240" w:lineRule="auto"/>
              <w:ind w:firstLine="0"/>
              <w:jc w:val="center"/>
              <w:rPr>
                <w:rFonts w:eastAsia="Times New Roman" w:cs="Times New Roman"/>
                <w:szCs w:val="24"/>
              </w:rPr>
            </w:pPr>
          </w:p>
          <w:p w14:paraId="3564A025" w14:textId="77777777" w:rsidR="00EC7CA5" w:rsidRDefault="00EC7CA5" w:rsidP="00D43C1F">
            <w:pPr>
              <w:spacing w:line="240" w:lineRule="auto"/>
              <w:ind w:firstLine="0"/>
              <w:jc w:val="center"/>
              <w:rPr>
                <w:rFonts w:eastAsia="Times New Roman" w:cs="Times New Roman"/>
                <w:szCs w:val="24"/>
              </w:rPr>
            </w:pPr>
          </w:p>
          <w:p w14:paraId="70606C67" w14:textId="77777777" w:rsidR="00EC7CA5" w:rsidRDefault="00EC7CA5" w:rsidP="00D43C1F">
            <w:pPr>
              <w:spacing w:line="240" w:lineRule="auto"/>
              <w:ind w:firstLine="0"/>
              <w:jc w:val="center"/>
              <w:rPr>
                <w:rFonts w:eastAsia="Times New Roman" w:cs="Times New Roman"/>
                <w:szCs w:val="24"/>
              </w:rPr>
            </w:pPr>
          </w:p>
          <w:p w14:paraId="3E2B97C4" w14:textId="77777777" w:rsidR="00EC7CA5" w:rsidRDefault="00EC7CA5" w:rsidP="00D43C1F">
            <w:pPr>
              <w:spacing w:line="240" w:lineRule="auto"/>
              <w:ind w:firstLine="0"/>
              <w:jc w:val="center"/>
              <w:rPr>
                <w:rFonts w:eastAsia="Times New Roman" w:cs="Times New Roman"/>
                <w:szCs w:val="24"/>
              </w:rPr>
            </w:pPr>
          </w:p>
          <w:p w14:paraId="296A06DB" w14:textId="77777777" w:rsidR="00EC7CA5" w:rsidRDefault="00EC7CA5" w:rsidP="00D43C1F">
            <w:pPr>
              <w:spacing w:line="240" w:lineRule="auto"/>
              <w:ind w:firstLine="0"/>
              <w:jc w:val="center"/>
              <w:rPr>
                <w:rFonts w:eastAsia="Times New Roman" w:cs="Times New Roman"/>
                <w:szCs w:val="24"/>
              </w:rPr>
            </w:pPr>
          </w:p>
          <w:p w14:paraId="6395D26D" w14:textId="77777777" w:rsidR="00EC7CA5" w:rsidRDefault="00EC7CA5" w:rsidP="00D43C1F">
            <w:pPr>
              <w:spacing w:line="240" w:lineRule="auto"/>
              <w:ind w:firstLine="0"/>
              <w:jc w:val="center"/>
              <w:rPr>
                <w:rFonts w:eastAsia="Times New Roman" w:cs="Times New Roman"/>
                <w:szCs w:val="24"/>
              </w:rPr>
            </w:pPr>
          </w:p>
          <w:p w14:paraId="05B69BC2" w14:textId="77777777" w:rsidR="00EC7CA5" w:rsidRDefault="00EC7CA5" w:rsidP="00D43C1F">
            <w:pPr>
              <w:spacing w:line="240" w:lineRule="auto"/>
              <w:ind w:firstLine="0"/>
              <w:rPr>
                <w:rFonts w:eastAsia="Times New Roman" w:cs="Times New Roman"/>
                <w:szCs w:val="24"/>
              </w:rPr>
            </w:pPr>
          </w:p>
          <w:p w14:paraId="49821421" w14:textId="77777777" w:rsidR="00EC7CA5" w:rsidRDefault="00EC7CA5" w:rsidP="00D43C1F">
            <w:pPr>
              <w:spacing w:line="240" w:lineRule="auto"/>
              <w:ind w:firstLine="0"/>
              <w:jc w:val="center"/>
              <w:rPr>
                <w:rFonts w:eastAsia="Times New Roman" w:cs="Times New Roman"/>
                <w:szCs w:val="24"/>
              </w:rPr>
            </w:pPr>
            <w:r>
              <w:rPr>
                <w:rFonts w:eastAsia="Times New Roman" w:cs="Times New Roman"/>
                <w:szCs w:val="24"/>
              </w:rPr>
              <w:t>2</w:t>
            </w:r>
          </w:p>
        </w:tc>
        <w:tc>
          <w:tcPr>
            <w:tcW w:w="3649" w:type="dxa"/>
            <w:tcBorders>
              <w:bottom w:val="single" w:sz="8" w:space="0" w:color="000000"/>
              <w:right w:val="single" w:sz="8" w:space="0" w:color="000000"/>
            </w:tcBorders>
            <w:tcMar>
              <w:top w:w="100" w:type="dxa"/>
              <w:left w:w="100" w:type="dxa"/>
              <w:bottom w:w="100" w:type="dxa"/>
              <w:right w:w="100" w:type="dxa"/>
            </w:tcMar>
          </w:tcPr>
          <w:p w14:paraId="1E4B07BD"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F7497A8"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76EAD22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98C54D8"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Modelado de dominio.</w:t>
            </w:r>
          </w:p>
          <w:p w14:paraId="079FAAEE"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Plan de pruebas.</w:t>
            </w:r>
          </w:p>
          <w:p w14:paraId="136D1261" w14:textId="77777777" w:rsidR="00EC7CA5"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lastRenderedPageBreak/>
              <w:t>Especificación del diseño de pruebas.</w:t>
            </w:r>
          </w:p>
          <w:p w14:paraId="5A66C344" w14:textId="77777777" w:rsidR="00EC7CA5" w:rsidRPr="00401037" w:rsidRDefault="00EC7CA5" w:rsidP="00525E5E">
            <w:pPr>
              <w:numPr>
                <w:ilvl w:val="0"/>
                <w:numId w:val="29"/>
              </w:numPr>
              <w:spacing w:line="240" w:lineRule="auto"/>
              <w:jc w:val="left"/>
              <w:rPr>
                <w:rFonts w:eastAsia="Times New Roman" w:cs="Times New Roman"/>
                <w:szCs w:val="24"/>
              </w:rPr>
            </w:pPr>
            <w:r>
              <w:rPr>
                <w:rFonts w:eastAsia="Times New Roman" w:cs="Times New Roman"/>
                <w:szCs w:val="24"/>
              </w:rPr>
              <w:t>Especificación de casos de prueba.</w:t>
            </w:r>
            <w:r w:rsidRPr="00401037">
              <w:rPr>
                <w:rFonts w:eastAsia="Times New Roman" w:cs="Times New Roman"/>
                <w:szCs w:val="24"/>
              </w:rPr>
              <w:t xml:space="preserve"> </w:t>
            </w:r>
          </w:p>
        </w:tc>
        <w:tc>
          <w:tcPr>
            <w:tcW w:w="2265" w:type="dxa"/>
            <w:tcBorders>
              <w:bottom w:val="single" w:sz="8" w:space="0" w:color="000000"/>
              <w:right w:val="single" w:sz="8" w:space="0" w:color="000000"/>
            </w:tcBorders>
            <w:tcMar>
              <w:top w:w="100" w:type="dxa"/>
              <w:left w:w="100" w:type="dxa"/>
              <w:bottom w:w="100" w:type="dxa"/>
              <w:right w:w="100" w:type="dxa"/>
            </w:tcMar>
          </w:tcPr>
          <w:p w14:paraId="335DF21A" w14:textId="77777777" w:rsidR="00EC7CA5" w:rsidRDefault="00EC7CA5" w:rsidP="00D47333">
            <w:pPr>
              <w:spacing w:line="240" w:lineRule="auto"/>
              <w:rPr>
                <w:rFonts w:eastAsia="Times New Roman" w:cs="Times New Roman"/>
                <w:b/>
                <w:szCs w:val="24"/>
              </w:rPr>
            </w:pPr>
          </w:p>
          <w:p w14:paraId="361DA696" w14:textId="77777777" w:rsidR="00EC7CA5" w:rsidRDefault="00EC7CA5" w:rsidP="00D47333">
            <w:pPr>
              <w:spacing w:line="240" w:lineRule="auto"/>
              <w:rPr>
                <w:rFonts w:eastAsia="Times New Roman" w:cs="Times New Roman"/>
                <w:b/>
                <w:szCs w:val="24"/>
              </w:rPr>
            </w:pPr>
          </w:p>
          <w:p w14:paraId="2A8CABD9" w14:textId="77777777" w:rsidR="00EC7CA5" w:rsidRDefault="00EC7CA5" w:rsidP="00D47333">
            <w:pPr>
              <w:spacing w:line="240" w:lineRule="auto"/>
              <w:rPr>
                <w:rFonts w:eastAsia="Times New Roman" w:cs="Times New Roman"/>
                <w:b/>
                <w:szCs w:val="24"/>
              </w:rPr>
            </w:pPr>
          </w:p>
          <w:p w14:paraId="71A97820" w14:textId="77777777" w:rsidR="00EC7CA5" w:rsidRDefault="00EC7CA5" w:rsidP="00D47333">
            <w:pPr>
              <w:spacing w:line="240" w:lineRule="auto"/>
              <w:rPr>
                <w:rFonts w:eastAsia="Times New Roman" w:cs="Times New Roman"/>
                <w:b/>
                <w:szCs w:val="24"/>
              </w:rPr>
            </w:pPr>
          </w:p>
          <w:p w14:paraId="0D724A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74A9990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22/08/2019</w:t>
            </w:r>
          </w:p>
          <w:p w14:paraId="295FE0F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 </w:t>
            </w:r>
          </w:p>
          <w:p w14:paraId="5E45DAF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24/08/2019</w:t>
            </w:r>
          </w:p>
          <w:p w14:paraId="38EE05E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E655665"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26/08/2019</w:t>
            </w:r>
          </w:p>
          <w:p w14:paraId="30B0349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28/08/2019</w:t>
            </w:r>
          </w:p>
          <w:p w14:paraId="72DF2F4B"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77263C4A" w14:textId="77777777" w:rsidR="00EC7CA5" w:rsidRDefault="00EC7CA5" w:rsidP="00D47333">
            <w:pPr>
              <w:spacing w:line="240" w:lineRule="auto"/>
              <w:jc w:val="center"/>
              <w:rPr>
                <w:rFonts w:eastAsia="Times New Roman" w:cs="Times New Roman"/>
                <w:szCs w:val="24"/>
              </w:rPr>
            </w:pPr>
          </w:p>
          <w:p w14:paraId="10E3E064" w14:textId="77777777" w:rsidR="00EC7CA5" w:rsidRDefault="00EC7CA5" w:rsidP="00D47333">
            <w:pPr>
              <w:spacing w:line="240" w:lineRule="auto"/>
              <w:jc w:val="center"/>
              <w:rPr>
                <w:rFonts w:eastAsia="Times New Roman" w:cs="Times New Roman"/>
                <w:szCs w:val="24"/>
              </w:rPr>
            </w:pPr>
          </w:p>
          <w:p w14:paraId="11241966" w14:textId="77777777" w:rsidR="00EC7CA5" w:rsidRDefault="00EC7CA5" w:rsidP="00D47333">
            <w:pPr>
              <w:spacing w:line="240" w:lineRule="auto"/>
              <w:jc w:val="center"/>
              <w:rPr>
                <w:rFonts w:eastAsia="Times New Roman" w:cs="Times New Roman"/>
                <w:szCs w:val="24"/>
              </w:rPr>
            </w:pPr>
          </w:p>
          <w:p w14:paraId="30EF12F5" w14:textId="77777777" w:rsidR="00EC7CA5" w:rsidRPr="005F3C2F"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EB6FD9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2.1:1</w:t>
            </w:r>
          </w:p>
          <w:p w14:paraId="2D2C949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24/08/2019</w:t>
            </w:r>
          </w:p>
          <w:p w14:paraId="224CC71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2.2:1 </w:t>
            </w:r>
            <w:r>
              <w:rPr>
                <w:rFonts w:eastAsia="Times New Roman" w:cs="Times New Roman"/>
                <w:szCs w:val="24"/>
              </w:rPr>
              <w:t>26/08/2019</w:t>
            </w:r>
          </w:p>
          <w:p w14:paraId="767F52BD"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2.3:1</w:t>
            </w:r>
          </w:p>
          <w:p w14:paraId="0D96072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28/08/2019</w:t>
            </w:r>
          </w:p>
          <w:p w14:paraId="4F9C818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2.4:1</w:t>
            </w:r>
          </w:p>
          <w:p w14:paraId="42224AF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38A30301" w14:textId="77777777" w:rsidR="00EC7CA5" w:rsidRDefault="00EC7CA5" w:rsidP="00D47333">
            <w:pPr>
              <w:spacing w:line="240" w:lineRule="auto"/>
              <w:jc w:val="center"/>
              <w:rPr>
                <w:rFonts w:eastAsia="Times New Roman" w:cs="Times New Roman"/>
                <w:b/>
                <w:szCs w:val="24"/>
              </w:rPr>
            </w:pPr>
          </w:p>
        </w:tc>
      </w:tr>
    </w:tbl>
    <w:p w14:paraId="6C86061A" w14:textId="77777777" w:rsidR="00EC7CA5" w:rsidRDefault="00EC7CA5" w:rsidP="00DB5322">
      <w:pPr>
        <w:spacing w:line="240" w:lineRule="auto"/>
        <w:rPr>
          <w:rFonts w:eastAsia="Times New Roman" w:cs="Times New Roman"/>
          <w:b/>
          <w:szCs w:val="24"/>
        </w:rPr>
      </w:pPr>
    </w:p>
    <w:p w14:paraId="23882217" w14:textId="79D154E9" w:rsidR="00DA15F6" w:rsidRPr="00DA15F6" w:rsidRDefault="00DA15F6" w:rsidP="00DB5322">
      <w:pPr>
        <w:ind w:firstLine="0"/>
        <w:rPr>
          <w:rFonts w:eastAsia="Times New Roman" w:cs="Times New Roman"/>
          <w:sz w:val="20"/>
          <w:szCs w:val="20"/>
        </w:rPr>
      </w:pPr>
      <w:r w:rsidRPr="00DA15F6">
        <w:rPr>
          <w:rFonts w:eastAsia="Times New Roman" w:cs="Times New Roman"/>
          <w:i/>
          <w:sz w:val="20"/>
          <w:szCs w:val="20"/>
        </w:rPr>
        <w:t>Nota</w:t>
      </w:r>
      <w:r w:rsidRPr="00DA15F6">
        <w:rPr>
          <w:rFonts w:eastAsia="Times New Roman" w:cs="Times New Roman"/>
          <w:sz w:val="20"/>
          <w:szCs w:val="20"/>
        </w:rPr>
        <w:t>: Elaboración propia.</w:t>
      </w:r>
    </w:p>
    <w:p w14:paraId="6CA4FFF0" w14:textId="394191EE" w:rsidR="00EC7CA5" w:rsidRDefault="00EC7CA5" w:rsidP="00DB5322">
      <w:pPr>
        <w:ind w:firstLine="0"/>
        <w:rPr>
          <w:rFonts w:eastAsia="Times New Roman" w:cs="Times New Roman"/>
          <w:b/>
          <w:szCs w:val="24"/>
        </w:rPr>
      </w:pPr>
      <w:r>
        <w:rPr>
          <w:rFonts w:eastAsia="Times New Roman" w:cs="Times New Roman"/>
          <w:b/>
          <w:szCs w:val="24"/>
        </w:rPr>
        <w:t>Casos de uso #09 y #11</w:t>
      </w:r>
    </w:p>
    <w:p w14:paraId="10FB9AFE" w14:textId="77777777" w:rsidR="00EC7CA5" w:rsidRDefault="00EC7CA5" w:rsidP="00DB5322">
      <w:pPr>
        <w:ind w:firstLine="0"/>
        <w:rPr>
          <w:rFonts w:eastAsia="Times New Roman" w:cs="Times New Roman"/>
          <w:b/>
          <w:szCs w:val="24"/>
        </w:rPr>
      </w:pPr>
      <w:r>
        <w:rPr>
          <w:rFonts w:eastAsia="Times New Roman" w:cs="Times New Roman"/>
          <w:b/>
          <w:szCs w:val="24"/>
        </w:rPr>
        <w:t>Nombre CU09: Crear rango (tabla parámetro)</w:t>
      </w:r>
    </w:p>
    <w:p w14:paraId="032EC864" w14:textId="25B85734" w:rsidR="00EC7CA5" w:rsidRDefault="00EC7CA5" w:rsidP="00DB5322">
      <w:pPr>
        <w:ind w:firstLine="0"/>
        <w:rPr>
          <w:rFonts w:eastAsia="Times New Roman" w:cs="Times New Roman"/>
          <w:b/>
          <w:szCs w:val="24"/>
        </w:rPr>
      </w:pPr>
      <w:r>
        <w:rPr>
          <w:rFonts w:eastAsia="Times New Roman" w:cs="Times New Roman"/>
          <w:b/>
          <w:szCs w:val="24"/>
        </w:rPr>
        <w:t>Nombre CU11: Crear base de tiempo (tabla parámetro)</w:t>
      </w:r>
    </w:p>
    <w:p w14:paraId="2BF63371" w14:textId="366E5931" w:rsidR="00DA15F6" w:rsidRPr="00DA15F6" w:rsidRDefault="00DA15F6" w:rsidP="00DA15F6">
      <w:pPr>
        <w:pStyle w:val="Descripcin"/>
        <w:ind w:firstLine="0"/>
        <w:rPr>
          <w:rFonts w:eastAsia="Times New Roman" w:cs="Times New Roman"/>
          <w:b/>
          <w:color w:val="auto"/>
          <w:sz w:val="24"/>
          <w:szCs w:val="24"/>
        </w:rPr>
      </w:pPr>
      <w:bookmarkStart w:id="93" w:name="_Toc47024516"/>
      <w:r w:rsidRPr="00DA15F6">
        <w:rPr>
          <w:color w:val="auto"/>
          <w:sz w:val="24"/>
          <w:szCs w:val="24"/>
        </w:rPr>
        <w:t xml:space="preserve">Tabla </w:t>
      </w:r>
      <w:r w:rsidRPr="00DA15F6">
        <w:rPr>
          <w:color w:val="auto"/>
          <w:sz w:val="24"/>
          <w:szCs w:val="24"/>
        </w:rPr>
        <w:fldChar w:fldCharType="begin"/>
      </w:r>
      <w:r w:rsidRPr="00DA15F6">
        <w:rPr>
          <w:color w:val="auto"/>
          <w:sz w:val="24"/>
          <w:szCs w:val="24"/>
        </w:rPr>
        <w:instrText xml:space="preserve"> SEQ Tabla \* ARABIC </w:instrText>
      </w:r>
      <w:r w:rsidRPr="00DA15F6">
        <w:rPr>
          <w:color w:val="auto"/>
          <w:sz w:val="24"/>
          <w:szCs w:val="24"/>
        </w:rPr>
        <w:fldChar w:fldCharType="separate"/>
      </w:r>
      <w:r w:rsidR="00381C8E">
        <w:rPr>
          <w:noProof/>
          <w:color w:val="auto"/>
          <w:sz w:val="24"/>
          <w:szCs w:val="24"/>
        </w:rPr>
        <w:t>45</w:t>
      </w:r>
      <w:r w:rsidRPr="00DA15F6">
        <w:rPr>
          <w:color w:val="auto"/>
          <w:sz w:val="24"/>
          <w:szCs w:val="24"/>
        </w:rPr>
        <w:fldChar w:fldCharType="end"/>
      </w:r>
      <w:r w:rsidRPr="00DA15F6">
        <w:rPr>
          <w:color w:val="auto"/>
          <w:sz w:val="24"/>
          <w:szCs w:val="24"/>
        </w:rPr>
        <w:t>. Calendario de las tareas 1.1 - 2.4 (CU09 y CU11) del equipo de calidad.</w:t>
      </w:r>
      <w:bookmarkEnd w:id="93"/>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14:paraId="2B3BD7A9" w14:textId="77777777" w:rsidTr="00D47333">
        <w:trPr>
          <w:trHeight w:val="279"/>
        </w:trPr>
        <w:tc>
          <w:tcPr>
            <w:tcW w:w="5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A4B11"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w:t>
            </w:r>
          </w:p>
        </w:tc>
        <w:tc>
          <w:tcPr>
            <w:tcW w:w="3508"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FAEA17F"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Descripción</w:t>
            </w:r>
          </w:p>
        </w:tc>
        <w:tc>
          <w:tcPr>
            <w:tcW w:w="22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9765934"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inicio</w:t>
            </w:r>
          </w:p>
        </w:tc>
        <w:tc>
          <w:tcPr>
            <w:tcW w:w="26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4C491873" w14:textId="77777777" w:rsidR="00EC7CA5" w:rsidRDefault="00EC7CA5" w:rsidP="000B32F1">
            <w:pPr>
              <w:spacing w:line="240" w:lineRule="auto"/>
              <w:ind w:firstLine="0"/>
              <w:jc w:val="center"/>
              <w:rPr>
                <w:rFonts w:eastAsia="Times New Roman" w:cs="Times New Roman"/>
                <w:b/>
                <w:szCs w:val="24"/>
              </w:rPr>
            </w:pPr>
            <w:r>
              <w:rPr>
                <w:rFonts w:eastAsia="Times New Roman" w:cs="Times New Roman"/>
                <w:b/>
                <w:szCs w:val="24"/>
              </w:rPr>
              <w:t>Fecha fin</w:t>
            </w:r>
          </w:p>
        </w:tc>
      </w:tr>
      <w:tr w:rsidR="00EC7CA5" w14:paraId="3EBE8AFB" w14:textId="77777777" w:rsidTr="00D47333">
        <w:trPr>
          <w:trHeight w:val="76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CD26BE" w14:textId="77777777" w:rsidR="00EC7CA5" w:rsidRDefault="00EC7CA5" w:rsidP="000B32F1">
            <w:pPr>
              <w:spacing w:line="240" w:lineRule="auto"/>
              <w:ind w:firstLine="0"/>
              <w:jc w:val="center"/>
              <w:rPr>
                <w:rFonts w:eastAsia="Times New Roman" w:cs="Times New Roman"/>
                <w:szCs w:val="24"/>
              </w:rPr>
            </w:pPr>
          </w:p>
          <w:p w14:paraId="26541147" w14:textId="77777777" w:rsidR="00EC7CA5" w:rsidRDefault="00EC7CA5" w:rsidP="000B32F1">
            <w:pPr>
              <w:spacing w:line="240" w:lineRule="auto"/>
              <w:ind w:firstLine="0"/>
              <w:jc w:val="center"/>
              <w:rPr>
                <w:rFonts w:eastAsia="Times New Roman" w:cs="Times New Roman"/>
                <w:szCs w:val="24"/>
              </w:rPr>
            </w:pPr>
          </w:p>
          <w:p w14:paraId="0227AADC" w14:textId="77777777" w:rsidR="00EC7CA5" w:rsidRDefault="00EC7CA5" w:rsidP="000B32F1">
            <w:pPr>
              <w:spacing w:line="240" w:lineRule="auto"/>
              <w:ind w:firstLine="0"/>
              <w:rPr>
                <w:rFonts w:eastAsia="Times New Roman" w:cs="Times New Roman"/>
                <w:szCs w:val="24"/>
              </w:rPr>
            </w:pPr>
          </w:p>
          <w:p w14:paraId="46D27A23" w14:textId="77777777" w:rsidR="00EC7CA5" w:rsidRDefault="00EC7CA5" w:rsidP="000B32F1">
            <w:pPr>
              <w:spacing w:line="240" w:lineRule="auto"/>
              <w:ind w:firstLine="0"/>
              <w:jc w:val="center"/>
              <w:rPr>
                <w:rFonts w:eastAsia="Times New Roman" w:cs="Times New Roman"/>
                <w:szCs w:val="24"/>
              </w:rPr>
            </w:pPr>
          </w:p>
          <w:p w14:paraId="13A45DBF"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1</w:t>
            </w:r>
          </w:p>
        </w:tc>
        <w:tc>
          <w:tcPr>
            <w:tcW w:w="3508" w:type="dxa"/>
            <w:tcBorders>
              <w:bottom w:val="single" w:sz="8" w:space="0" w:color="000000"/>
              <w:right w:val="single" w:sz="8" w:space="0" w:color="000000"/>
            </w:tcBorders>
            <w:tcMar>
              <w:top w:w="100" w:type="dxa"/>
              <w:left w:w="100" w:type="dxa"/>
              <w:bottom w:w="100" w:type="dxa"/>
              <w:right w:w="100" w:type="dxa"/>
            </w:tcMar>
          </w:tcPr>
          <w:p w14:paraId="23AD286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1: Planeación</w:t>
            </w:r>
          </w:p>
          <w:p w14:paraId="44F2C95C"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define el alcance del proyecto a desarrollar al igual que los roles del equipo de trabajo.</w:t>
            </w:r>
          </w:p>
          <w:p w14:paraId="3123AA23" w14:textId="77777777" w:rsidR="00EC7CA5" w:rsidRDefault="00EC7CA5" w:rsidP="00D47333">
            <w:pPr>
              <w:spacing w:line="240" w:lineRule="auto"/>
              <w:rPr>
                <w:rFonts w:eastAsia="Times New Roman" w:cs="Times New Roman"/>
                <w:szCs w:val="24"/>
              </w:rPr>
            </w:pPr>
            <w:r>
              <w:rPr>
                <w:rFonts w:eastAsia="Times New Roman" w:cs="Times New Roman"/>
                <w:b/>
                <w:szCs w:val="24"/>
              </w:rPr>
              <w:t>Actividades:</w:t>
            </w:r>
          </w:p>
          <w:p w14:paraId="4042C0C7"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Diagrama de caso de uso.</w:t>
            </w:r>
          </w:p>
          <w:p w14:paraId="5BEA77BF"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 xml:space="preserve">Validación de diagrama de casos de uso. </w:t>
            </w:r>
          </w:p>
          <w:p w14:paraId="4D00B1FA" w14:textId="77777777" w:rsidR="00EC7CA5" w:rsidRDefault="00EC7CA5" w:rsidP="00525E5E">
            <w:pPr>
              <w:numPr>
                <w:ilvl w:val="0"/>
                <w:numId w:val="55"/>
              </w:numPr>
              <w:spacing w:line="240" w:lineRule="auto"/>
              <w:jc w:val="left"/>
              <w:rPr>
                <w:rFonts w:eastAsia="Times New Roman" w:cs="Times New Roman"/>
                <w:szCs w:val="24"/>
              </w:rPr>
            </w:pPr>
            <w:r>
              <w:rPr>
                <w:rFonts w:eastAsia="Times New Roman" w:cs="Times New Roman"/>
                <w:szCs w:val="24"/>
              </w:rPr>
              <w:t>Tipos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EB8AAA0" w14:textId="77777777" w:rsidR="00EC7CA5" w:rsidRDefault="00EC7CA5" w:rsidP="00D47333">
            <w:pPr>
              <w:spacing w:line="240" w:lineRule="auto"/>
              <w:rPr>
                <w:rFonts w:eastAsia="Times New Roman" w:cs="Times New Roman"/>
                <w:b/>
                <w:szCs w:val="24"/>
              </w:rPr>
            </w:pPr>
            <w:r>
              <w:rPr>
                <w:rFonts w:eastAsia="Times New Roman" w:cs="Times New Roman"/>
                <w:b/>
                <w:szCs w:val="24"/>
              </w:rPr>
              <w:t xml:space="preserve">    </w:t>
            </w:r>
          </w:p>
          <w:p w14:paraId="7D7677B1" w14:textId="77777777" w:rsidR="00EC7CA5" w:rsidRDefault="00EC7CA5" w:rsidP="00D47333">
            <w:pPr>
              <w:spacing w:line="240" w:lineRule="auto"/>
              <w:rPr>
                <w:rFonts w:eastAsia="Times New Roman" w:cs="Times New Roman"/>
                <w:b/>
                <w:szCs w:val="24"/>
              </w:rPr>
            </w:pPr>
          </w:p>
          <w:p w14:paraId="44DAAAA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 Actividad 1.1:</w:t>
            </w:r>
          </w:p>
          <w:p w14:paraId="13D18B2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30/08/2019</w:t>
            </w:r>
          </w:p>
          <w:p w14:paraId="68D34F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w:t>
            </w:r>
          </w:p>
          <w:p w14:paraId="0D941110"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01/09/2019</w:t>
            </w:r>
          </w:p>
          <w:p w14:paraId="045F38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w:t>
            </w:r>
          </w:p>
          <w:p w14:paraId="5415CDB4"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04/09/2019</w:t>
            </w:r>
          </w:p>
        </w:tc>
        <w:tc>
          <w:tcPr>
            <w:tcW w:w="2610" w:type="dxa"/>
            <w:tcBorders>
              <w:bottom w:val="single" w:sz="8" w:space="0" w:color="000000"/>
              <w:right w:val="single" w:sz="8" w:space="0" w:color="000000"/>
            </w:tcBorders>
            <w:tcMar>
              <w:top w:w="100" w:type="dxa"/>
              <w:left w:w="100" w:type="dxa"/>
              <w:bottom w:w="100" w:type="dxa"/>
              <w:right w:w="100" w:type="dxa"/>
            </w:tcMar>
          </w:tcPr>
          <w:p w14:paraId="6381548B" w14:textId="77777777" w:rsidR="00EC7CA5" w:rsidRDefault="00EC7CA5" w:rsidP="00D47333">
            <w:pPr>
              <w:spacing w:line="240" w:lineRule="auto"/>
              <w:rPr>
                <w:rFonts w:eastAsia="Times New Roman" w:cs="Times New Roman"/>
                <w:szCs w:val="24"/>
              </w:rPr>
            </w:pPr>
            <w:r>
              <w:rPr>
                <w:rFonts w:eastAsia="Times New Roman" w:cs="Times New Roman"/>
                <w:szCs w:val="24"/>
              </w:rPr>
              <w:t xml:space="preserve">       </w:t>
            </w:r>
          </w:p>
          <w:p w14:paraId="739556BF" w14:textId="77777777" w:rsidR="00EC7CA5" w:rsidRDefault="00EC7CA5" w:rsidP="00D47333">
            <w:pPr>
              <w:spacing w:line="240" w:lineRule="auto"/>
              <w:rPr>
                <w:rFonts w:eastAsia="Times New Roman" w:cs="Times New Roman"/>
                <w:b/>
                <w:szCs w:val="24"/>
              </w:rPr>
            </w:pPr>
          </w:p>
          <w:p w14:paraId="432DE01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1.1:2</w:t>
            </w:r>
          </w:p>
          <w:p w14:paraId="51F9974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01/09/2019</w:t>
            </w:r>
          </w:p>
          <w:p w14:paraId="6F2CA9D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1.2:3</w:t>
            </w:r>
          </w:p>
          <w:p w14:paraId="1F7BDE3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04/09/2019</w:t>
            </w:r>
          </w:p>
          <w:p w14:paraId="6E09BB3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1.3:2</w:t>
            </w:r>
          </w:p>
          <w:p w14:paraId="06607D96"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07/09/2019</w:t>
            </w:r>
          </w:p>
        </w:tc>
      </w:tr>
      <w:tr w:rsidR="00EC7CA5" w:rsidRPr="00DA5305" w14:paraId="488792DE"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EE68E76" w14:textId="77777777" w:rsidR="00EC7CA5" w:rsidRDefault="00EC7CA5" w:rsidP="000B32F1">
            <w:pPr>
              <w:spacing w:line="240" w:lineRule="auto"/>
              <w:ind w:firstLine="0"/>
              <w:jc w:val="center"/>
              <w:rPr>
                <w:rFonts w:eastAsia="Times New Roman" w:cs="Times New Roman"/>
                <w:szCs w:val="24"/>
              </w:rPr>
            </w:pPr>
          </w:p>
          <w:p w14:paraId="5DF3FF16" w14:textId="77777777" w:rsidR="00EC7CA5" w:rsidRDefault="00EC7CA5" w:rsidP="000B32F1">
            <w:pPr>
              <w:spacing w:line="240" w:lineRule="auto"/>
              <w:ind w:firstLine="0"/>
              <w:jc w:val="center"/>
              <w:rPr>
                <w:rFonts w:eastAsia="Times New Roman" w:cs="Times New Roman"/>
                <w:szCs w:val="24"/>
              </w:rPr>
            </w:pPr>
          </w:p>
          <w:p w14:paraId="748DCE00" w14:textId="77777777" w:rsidR="00EC7CA5" w:rsidRDefault="00EC7CA5" w:rsidP="000B32F1">
            <w:pPr>
              <w:spacing w:line="240" w:lineRule="auto"/>
              <w:ind w:firstLine="0"/>
              <w:jc w:val="center"/>
              <w:rPr>
                <w:rFonts w:eastAsia="Times New Roman" w:cs="Times New Roman"/>
                <w:szCs w:val="24"/>
              </w:rPr>
            </w:pPr>
          </w:p>
          <w:p w14:paraId="7F24BC20" w14:textId="77777777" w:rsidR="00EC7CA5" w:rsidRDefault="00EC7CA5" w:rsidP="000B32F1">
            <w:pPr>
              <w:spacing w:line="240" w:lineRule="auto"/>
              <w:ind w:firstLine="0"/>
              <w:jc w:val="center"/>
              <w:rPr>
                <w:rFonts w:eastAsia="Times New Roman" w:cs="Times New Roman"/>
                <w:szCs w:val="24"/>
              </w:rPr>
            </w:pPr>
          </w:p>
          <w:p w14:paraId="3F5207A5" w14:textId="77777777" w:rsidR="00EC7CA5" w:rsidRDefault="00EC7CA5" w:rsidP="000B32F1">
            <w:pPr>
              <w:spacing w:line="240" w:lineRule="auto"/>
              <w:ind w:firstLine="0"/>
              <w:jc w:val="center"/>
              <w:rPr>
                <w:rFonts w:eastAsia="Times New Roman" w:cs="Times New Roman"/>
                <w:szCs w:val="24"/>
              </w:rPr>
            </w:pPr>
          </w:p>
          <w:p w14:paraId="48FC0DB2" w14:textId="77777777" w:rsidR="00EC7CA5" w:rsidRDefault="00EC7CA5" w:rsidP="000B32F1">
            <w:pPr>
              <w:spacing w:line="240" w:lineRule="auto"/>
              <w:ind w:firstLine="0"/>
              <w:jc w:val="center"/>
              <w:rPr>
                <w:rFonts w:eastAsia="Times New Roman" w:cs="Times New Roman"/>
                <w:szCs w:val="24"/>
              </w:rPr>
            </w:pPr>
          </w:p>
          <w:p w14:paraId="08A64DD1" w14:textId="77777777" w:rsidR="00EC7CA5" w:rsidRDefault="00EC7CA5" w:rsidP="000B32F1">
            <w:pPr>
              <w:spacing w:line="240" w:lineRule="auto"/>
              <w:ind w:firstLine="0"/>
              <w:rPr>
                <w:rFonts w:eastAsia="Times New Roman" w:cs="Times New Roman"/>
                <w:szCs w:val="24"/>
              </w:rPr>
            </w:pPr>
          </w:p>
          <w:p w14:paraId="6F0410D5" w14:textId="77777777" w:rsidR="00EC7CA5" w:rsidRDefault="00EC7CA5" w:rsidP="000B32F1">
            <w:pPr>
              <w:spacing w:line="240" w:lineRule="auto"/>
              <w:ind w:firstLine="0"/>
              <w:jc w:val="center"/>
              <w:rPr>
                <w:rFonts w:eastAsia="Times New Roman" w:cs="Times New Roman"/>
                <w:szCs w:val="24"/>
              </w:rPr>
            </w:pPr>
            <w:r>
              <w:rPr>
                <w:rFonts w:eastAsia="Times New Roman" w:cs="Times New Roman"/>
                <w:szCs w:val="24"/>
              </w:rPr>
              <w:t>2</w:t>
            </w:r>
          </w:p>
        </w:tc>
        <w:tc>
          <w:tcPr>
            <w:tcW w:w="3508" w:type="dxa"/>
            <w:tcBorders>
              <w:bottom w:val="single" w:sz="8" w:space="0" w:color="000000"/>
              <w:right w:val="single" w:sz="8" w:space="0" w:color="000000"/>
            </w:tcBorders>
            <w:tcMar>
              <w:top w:w="100" w:type="dxa"/>
              <w:left w:w="100" w:type="dxa"/>
              <w:bottom w:w="100" w:type="dxa"/>
              <w:right w:w="100" w:type="dxa"/>
            </w:tcMar>
          </w:tcPr>
          <w:p w14:paraId="0A06A747" w14:textId="77777777" w:rsidR="00EC7CA5" w:rsidRDefault="00EC7CA5" w:rsidP="00D47333">
            <w:pPr>
              <w:spacing w:line="240" w:lineRule="auto"/>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3C4C17D9"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4E3BBD7E"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64E1668F"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Modelado de dominio.</w:t>
            </w:r>
          </w:p>
          <w:p w14:paraId="36286958"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Plan de pruebas.</w:t>
            </w:r>
          </w:p>
          <w:p w14:paraId="475E364D" w14:textId="77777777" w:rsidR="00EC7CA5"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del diseño de pruebas.</w:t>
            </w:r>
          </w:p>
          <w:p w14:paraId="0455FFF1" w14:textId="77777777" w:rsidR="00EC7CA5" w:rsidRPr="00245BF2" w:rsidRDefault="00EC7CA5" w:rsidP="00525E5E">
            <w:pPr>
              <w:numPr>
                <w:ilvl w:val="0"/>
                <w:numId w:val="42"/>
              </w:numPr>
              <w:spacing w:line="240" w:lineRule="auto"/>
              <w:jc w:val="left"/>
              <w:rPr>
                <w:rFonts w:eastAsia="Times New Roman" w:cs="Times New Roman"/>
                <w:szCs w:val="24"/>
              </w:rPr>
            </w:pPr>
            <w:r>
              <w:rPr>
                <w:rFonts w:eastAsia="Times New Roman" w:cs="Times New Roman"/>
                <w:szCs w:val="24"/>
              </w:rPr>
              <w:t>Especificación de casos de prueba.</w:t>
            </w:r>
          </w:p>
        </w:tc>
        <w:tc>
          <w:tcPr>
            <w:tcW w:w="2265" w:type="dxa"/>
            <w:tcBorders>
              <w:bottom w:val="single" w:sz="8" w:space="0" w:color="000000"/>
              <w:right w:val="single" w:sz="8" w:space="0" w:color="000000"/>
            </w:tcBorders>
            <w:tcMar>
              <w:top w:w="100" w:type="dxa"/>
              <w:left w:w="100" w:type="dxa"/>
              <w:bottom w:w="100" w:type="dxa"/>
              <w:right w:w="100" w:type="dxa"/>
            </w:tcMar>
          </w:tcPr>
          <w:p w14:paraId="72487D77" w14:textId="77777777" w:rsidR="00EC7CA5" w:rsidRDefault="00EC7CA5" w:rsidP="00D47333">
            <w:pPr>
              <w:spacing w:line="240" w:lineRule="auto"/>
              <w:jc w:val="center"/>
              <w:rPr>
                <w:rFonts w:eastAsia="Times New Roman" w:cs="Times New Roman"/>
                <w:b/>
                <w:szCs w:val="24"/>
              </w:rPr>
            </w:pPr>
          </w:p>
          <w:p w14:paraId="620231EB" w14:textId="77777777" w:rsidR="00EC7CA5" w:rsidRDefault="00EC7CA5" w:rsidP="00D47333">
            <w:pPr>
              <w:spacing w:line="240" w:lineRule="auto"/>
              <w:jc w:val="center"/>
              <w:rPr>
                <w:rFonts w:eastAsia="Times New Roman" w:cs="Times New Roman"/>
                <w:b/>
                <w:szCs w:val="24"/>
              </w:rPr>
            </w:pPr>
          </w:p>
          <w:p w14:paraId="0941EF99" w14:textId="77777777" w:rsidR="00EC7CA5" w:rsidRDefault="00EC7CA5" w:rsidP="00D47333">
            <w:pPr>
              <w:spacing w:line="240" w:lineRule="auto"/>
              <w:jc w:val="center"/>
              <w:rPr>
                <w:rFonts w:eastAsia="Times New Roman" w:cs="Times New Roman"/>
                <w:b/>
                <w:szCs w:val="24"/>
              </w:rPr>
            </w:pPr>
          </w:p>
          <w:p w14:paraId="419171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w:t>
            </w:r>
          </w:p>
          <w:p w14:paraId="03B3D9E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07/09/2019</w:t>
            </w:r>
          </w:p>
          <w:p w14:paraId="25BB71B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2.2:</w:t>
            </w:r>
          </w:p>
          <w:p w14:paraId="2305A0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9E6F74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w:t>
            </w:r>
          </w:p>
          <w:p w14:paraId="1CA9BF5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16/09/2019</w:t>
            </w:r>
          </w:p>
          <w:p w14:paraId="371EC7F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2.4: </w:t>
            </w:r>
            <w:r>
              <w:rPr>
                <w:rFonts w:eastAsia="Times New Roman" w:cs="Times New Roman"/>
                <w:szCs w:val="24"/>
              </w:rPr>
              <w:t>19/09/2019</w:t>
            </w:r>
          </w:p>
          <w:p w14:paraId="32EB557C" w14:textId="77777777" w:rsidR="00EC7CA5" w:rsidRDefault="00EC7CA5" w:rsidP="00D47333">
            <w:pPr>
              <w:spacing w:line="240" w:lineRule="auto"/>
              <w:jc w:val="center"/>
              <w:rPr>
                <w:rFonts w:eastAsia="Times New Roman" w:cs="Times New Roman"/>
                <w:b/>
                <w:szCs w:val="24"/>
              </w:rPr>
            </w:pPr>
          </w:p>
        </w:tc>
        <w:tc>
          <w:tcPr>
            <w:tcW w:w="2610" w:type="dxa"/>
            <w:tcBorders>
              <w:bottom w:val="single" w:sz="8" w:space="0" w:color="000000"/>
              <w:right w:val="single" w:sz="8" w:space="0" w:color="000000"/>
            </w:tcBorders>
            <w:tcMar>
              <w:top w:w="100" w:type="dxa"/>
              <w:left w:w="100" w:type="dxa"/>
              <w:bottom w:w="100" w:type="dxa"/>
              <w:right w:w="100" w:type="dxa"/>
            </w:tcMar>
          </w:tcPr>
          <w:p w14:paraId="093B3358" w14:textId="77777777" w:rsidR="00EC7CA5" w:rsidRDefault="00EC7CA5" w:rsidP="00D47333">
            <w:pPr>
              <w:spacing w:line="240" w:lineRule="auto"/>
              <w:jc w:val="center"/>
              <w:rPr>
                <w:rFonts w:eastAsia="Times New Roman" w:cs="Times New Roman"/>
                <w:b/>
                <w:szCs w:val="24"/>
              </w:rPr>
            </w:pPr>
          </w:p>
          <w:p w14:paraId="3F2D5A69" w14:textId="77777777" w:rsidR="00EC7CA5" w:rsidRDefault="00EC7CA5" w:rsidP="00D47333">
            <w:pPr>
              <w:spacing w:line="240" w:lineRule="auto"/>
              <w:jc w:val="center"/>
              <w:rPr>
                <w:rFonts w:eastAsia="Times New Roman" w:cs="Times New Roman"/>
                <w:b/>
                <w:szCs w:val="24"/>
              </w:rPr>
            </w:pPr>
          </w:p>
          <w:p w14:paraId="49F244C3" w14:textId="77777777" w:rsidR="00EC7CA5" w:rsidRDefault="00EC7CA5" w:rsidP="00D47333">
            <w:pPr>
              <w:spacing w:line="240" w:lineRule="auto"/>
              <w:jc w:val="center"/>
              <w:rPr>
                <w:rFonts w:eastAsia="Times New Roman" w:cs="Times New Roman"/>
                <w:b/>
                <w:szCs w:val="24"/>
              </w:rPr>
            </w:pPr>
          </w:p>
          <w:p w14:paraId="6E44C5C7"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2.1:3</w:t>
            </w:r>
          </w:p>
          <w:p w14:paraId="5F64546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10/09/2019</w:t>
            </w:r>
          </w:p>
          <w:p w14:paraId="27080AF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2.2:3 </w:t>
            </w:r>
            <w:r>
              <w:rPr>
                <w:rFonts w:eastAsia="Times New Roman" w:cs="Times New Roman"/>
                <w:szCs w:val="24"/>
              </w:rPr>
              <w:t>16/09/2019</w:t>
            </w:r>
          </w:p>
          <w:p w14:paraId="7A990A4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2.3:3</w:t>
            </w:r>
          </w:p>
          <w:p w14:paraId="5C2D401B"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19/09/2019</w:t>
            </w:r>
          </w:p>
          <w:p w14:paraId="4F0129B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2.4:3</w:t>
            </w:r>
          </w:p>
          <w:p w14:paraId="7AA95BFD"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25/09/2019</w:t>
            </w:r>
          </w:p>
          <w:p w14:paraId="4E3B004E" w14:textId="77777777" w:rsidR="00EC7CA5" w:rsidRDefault="00EC7CA5" w:rsidP="00D47333">
            <w:pPr>
              <w:spacing w:line="240" w:lineRule="auto"/>
              <w:jc w:val="center"/>
              <w:rPr>
                <w:rFonts w:eastAsia="Times New Roman" w:cs="Times New Roman"/>
                <w:b/>
                <w:szCs w:val="24"/>
              </w:rPr>
            </w:pPr>
          </w:p>
        </w:tc>
      </w:tr>
    </w:tbl>
    <w:p w14:paraId="141A2305" w14:textId="77777777" w:rsidR="00EC7CA5" w:rsidRPr="00DA15F6" w:rsidRDefault="00EC7CA5" w:rsidP="00DA15F6">
      <w:pPr>
        <w:spacing w:line="240" w:lineRule="auto"/>
        <w:ind w:firstLine="0"/>
        <w:rPr>
          <w:rFonts w:eastAsia="Times New Roman" w:cs="Times New Roman"/>
          <w:b/>
          <w:sz w:val="20"/>
          <w:szCs w:val="20"/>
        </w:rPr>
      </w:pPr>
    </w:p>
    <w:p w14:paraId="3D1275BE" w14:textId="0281444A" w:rsidR="00DA15F6" w:rsidRPr="00DA15F6" w:rsidRDefault="00DA15F6" w:rsidP="00DA15F6">
      <w:pPr>
        <w:ind w:firstLine="0"/>
        <w:rPr>
          <w:rFonts w:eastAsia="Times New Roman" w:cs="Times New Roman"/>
          <w:sz w:val="20"/>
          <w:szCs w:val="20"/>
        </w:rPr>
      </w:pPr>
      <w:r w:rsidRPr="00DA15F6">
        <w:rPr>
          <w:rFonts w:eastAsia="Times New Roman" w:cs="Times New Roman"/>
          <w:i/>
          <w:sz w:val="20"/>
          <w:szCs w:val="20"/>
        </w:rPr>
        <w:t>Nota</w:t>
      </w:r>
      <w:r w:rsidRPr="00DA15F6">
        <w:rPr>
          <w:rFonts w:eastAsia="Times New Roman" w:cs="Times New Roman"/>
          <w:sz w:val="20"/>
          <w:szCs w:val="20"/>
        </w:rPr>
        <w:t>: Elaboración propia.</w:t>
      </w:r>
    </w:p>
    <w:p w14:paraId="22716E01" w14:textId="7C49FA40" w:rsidR="00EC7CA5" w:rsidRPr="000B32F1" w:rsidRDefault="00EC7CA5" w:rsidP="000B32F1">
      <w:pPr>
        <w:ind w:firstLine="0"/>
        <w:rPr>
          <w:rFonts w:eastAsia="Times New Roman" w:cs="Times New Roman"/>
          <w:b/>
          <w:szCs w:val="24"/>
        </w:rPr>
      </w:pPr>
      <w:r>
        <w:rPr>
          <w:rFonts w:eastAsia="Times New Roman" w:cs="Times New Roman"/>
          <w:b/>
          <w:szCs w:val="24"/>
        </w:rPr>
        <w:lastRenderedPageBreak/>
        <w:t>Fase 2: actividades 2.5 y 2.6 (de los mismos casos de uso anteriores)</w:t>
      </w:r>
    </w:p>
    <w:p w14:paraId="7495CF3D" w14:textId="77777777" w:rsidR="00EC7CA5" w:rsidRDefault="00EC7CA5" w:rsidP="000B32F1">
      <w:pPr>
        <w:ind w:firstLine="0"/>
        <w:rPr>
          <w:rFonts w:eastAsia="Times New Roman" w:cs="Times New Roman"/>
          <w:b/>
          <w:szCs w:val="24"/>
        </w:rPr>
      </w:pPr>
      <w:r>
        <w:rPr>
          <w:rFonts w:eastAsia="Times New Roman" w:cs="Times New Roman"/>
          <w:b/>
          <w:szCs w:val="24"/>
        </w:rPr>
        <w:t>Casos de uso #04 y #08</w:t>
      </w:r>
    </w:p>
    <w:p w14:paraId="323C3DD0" w14:textId="77777777" w:rsidR="00EC7CA5" w:rsidRDefault="00EC7CA5" w:rsidP="000B32F1">
      <w:pPr>
        <w:ind w:firstLine="0"/>
        <w:rPr>
          <w:rFonts w:eastAsia="Times New Roman" w:cs="Times New Roman"/>
          <w:b/>
          <w:szCs w:val="24"/>
        </w:rPr>
      </w:pPr>
      <w:r>
        <w:rPr>
          <w:rFonts w:eastAsia="Times New Roman" w:cs="Times New Roman"/>
          <w:b/>
          <w:szCs w:val="24"/>
        </w:rPr>
        <w:t>Nombre CU04: Crear región (tabla parámetro)</w:t>
      </w:r>
    </w:p>
    <w:p w14:paraId="6F5280EA" w14:textId="6A721532" w:rsidR="00EC7CA5" w:rsidRDefault="00EC7CA5" w:rsidP="000B32F1">
      <w:pPr>
        <w:ind w:firstLine="0"/>
        <w:rPr>
          <w:rFonts w:eastAsia="Times New Roman" w:cs="Times New Roman"/>
          <w:b/>
          <w:szCs w:val="24"/>
        </w:rPr>
      </w:pPr>
      <w:r>
        <w:rPr>
          <w:rFonts w:eastAsia="Times New Roman" w:cs="Times New Roman"/>
          <w:b/>
          <w:szCs w:val="24"/>
        </w:rPr>
        <w:t>Nombre CU08: Crear ciudad (tabla parámetro)</w:t>
      </w:r>
    </w:p>
    <w:p w14:paraId="35A4061E" w14:textId="40880676" w:rsidR="009221BC" w:rsidRPr="009221BC" w:rsidRDefault="009221BC" w:rsidP="009221BC">
      <w:pPr>
        <w:pStyle w:val="Descripcin"/>
        <w:ind w:firstLine="0"/>
        <w:rPr>
          <w:rFonts w:eastAsia="Times New Roman" w:cs="Times New Roman"/>
          <w:b/>
          <w:color w:val="auto"/>
          <w:sz w:val="24"/>
          <w:szCs w:val="24"/>
        </w:rPr>
      </w:pPr>
      <w:bookmarkStart w:id="94" w:name="_Toc47024517"/>
      <w:r w:rsidRPr="009221BC">
        <w:rPr>
          <w:color w:val="auto"/>
          <w:sz w:val="24"/>
          <w:szCs w:val="24"/>
        </w:rPr>
        <w:t xml:space="preserve">Tabla </w:t>
      </w:r>
      <w:r w:rsidRPr="009221BC">
        <w:rPr>
          <w:color w:val="auto"/>
          <w:sz w:val="24"/>
          <w:szCs w:val="24"/>
        </w:rPr>
        <w:fldChar w:fldCharType="begin"/>
      </w:r>
      <w:r w:rsidRPr="009221BC">
        <w:rPr>
          <w:color w:val="auto"/>
          <w:sz w:val="24"/>
          <w:szCs w:val="24"/>
        </w:rPr>
        <w:instrText xml:space="preserve"> SEQ Tabla \* ARABIC </w:instrText>
      </w:r>
      <w:r w:rsidRPr="009221BC">
        <w:rPr>
          <w:color w:val="auto"/>
          <w:sz w:val="24"/>
          <w:szCs w:val="24"/>
        </w:rPr>
        <w:fldChar w:fldCharType="separate"/>
      </w:r>
      <w:r w:rsidR="00381C8E">
        <w:rPr>
          <w:noProof/>
          <w:color w:val="auto"/>
          <w:sz w:val="24"/>
          <w:szCs w:val="24"/>
        </w:rPr>
        <w:t>46</w:t>
      </w:r>
      <w:r w:rsidRPr="009221BC">
        <w:rPr>
          <w:color w:val="auto"/>
          <w:sz w:val="24"/>
          <w:szCs w:val="24"/>
        </w:rPr>
        <w:fldChar w:fldCharType="end"/>
      </w:r>
      <w:r w:rsidRPr="009221BC">
        <w:rPr>
          <w:color w:val="auto"/>
          <w:sz w:val="24"/>
          <w:szCs w:val="24"/>
        </w:rPr>
        <w:t xml:space="preserve">. Calendario de las tareas 2.5 </w:t>
      </w:r>
      <w:r w:rsidR="00871D34">
        <w:rPr>
          <w:color w:val="auto"/>
          <w:sz w:val="24"/>
          <w:szCs w:val="24"/>
        </w:rPr>
        <w:t>y</w:t>
      </w:r>
      <w:r w:rsidRPr="009221BC">
        <w:rPr>
          <w:color w:val="auto"/>
          <w:sz w:val="24"/>
          <w:szCs w:val="24"/>
        </w:rPr>
        <w:t xml:space="preserve"> 2.6 (CU04 y CU08) del equipo de calidad.</w:t>
      </w:r>
      <w:bookmarkEnd w:id="94"/>
    </w:p>
    <w:tbl>
      <w:tblPr>
        <w:tblStyle w:val="Tablaconcuadrcula"/>
        <w:tblW w:w="9072" w:type="dxa"/>
        <w:tblInd w:w="-5" w:type="dxa"/>
        <w:tblLayout w:type="fixed"/>
        <w:tblLook w:val="04A0" w:firstRow="1" w:lastRow="0" w:firstColumn="1" w:lastColumn="0" w:noHBand="0" w:noVBand="1"/>
      </w:tblPr>
      <w:tblGrid>
        <w:gridCol w:w="284"/>
        <w:gridCol w:w="5245"/>
        <w:gridCol w:w="1777"/>
        <w:gridCol w:w="1766"/>
      </w:tblGrid>
      <w:tr w:rsidR="00EC7CA5" w14:paraId="28ED84C5" w14:textId="77777777" w:rsidTr="00D47333">
        <w:trPr>
          <w:trHeight w:val="354"/>
        </w:trPr>
        <w:tc>
          <w:tcPr>
            <w:tcW w:w="284" w:type="dxa"/>
          </w:tcPr>
          <w:p w14:paraId="4B28970E"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245" w:type="dxa"/>
          </w:tcPr>
          <w:p w14:paraId="6F37CC4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77" w:type="dxa"/>
          </w:tcPr>
          <w:p w14:paraId="4AA491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66" w:type="dxa"/>
          </w:tcPr>
          <w:p w14:paraId="26731B5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45E76943" w14:textId="77777777" w:rsidTr="00D47333">
        <w:tc>
          <w:tcPr>
            <w:tcW w:w="284" w:type="dxa"/>
          </w:tcPr>
          <w:p w14:paraId="3B0B4612" w14:textId="77777777" w:rsidR="00EC7CA5" w:rsidRDefault="00EC7CA5" w:rsidP="0021757F">
            <w:pPr>
              <w:ind w:firstLine="0"/>
              <w:jc w:val="center"/>
              <w:rPr>
                <w:rFonts w:eastAsia="Times New Roman" w:cs="Times New Roman"/>
                <w:szCs w:val="24"/>
              </w:rPr>
            </w:pPr>
          </w:p>
          <w:p w14:paraId="3A8BE579" w14:textId="77777777" w:rsidR="00EC7CA5" w:rsidRDefault="00EC7CA5" w:rsidP="0021757F">
            <w:pPr>
              <w:ind w:firstLine="0"/>
              <w:rPr>
                <w:rFonts w:eastAsia="Times New Roman" w:cs="Times New Roman"/>
                <w:szCs w:val="24"/>
              </w:rPr>
            </w:pPr>
          </w:p>
          <w:p w14:paraId="23EF30FE" w14:textId="77777777" w:rsidR="00EC7CA5" w:rsidRDefault="00EC7CA5" w:rsidP="0021757F">
            <w:pPr>
              <w:ind w:firstLine="0"/>
              <w:jc w:val="center"/>
              <w:rPr>
                <w:rFonts w:eastAsia="Times New Roman" w:cs="Times New Roman"/>
                <w:szCs w:val="24"/>
              </w:rPr>
            </w:pPr>
          </w:p>
          <w:p w14:paraId="2A37588A" w14:textId="77777777" w:rsidR="00EC7CA5" w:rsidRDefault="00EC7CA5" w:rsidP="0021757F">
            <w:pPr>
              <w:ind w:firstLine="0"/>
              <w:jc w:val="center"/>
              <w:rPr>
                <w:rFonts w:eastAsia="Times New Roman" w:cs="Times New Roman"/>
                <w:szCs w:val="24"/>
              </w:rPr>
            </w:pPr>
          </w:p>
          <w:p w14:paraId="284C7EED"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245" w:type="dxa"/>
          </w:tcPr>
          <w:p w14:paraId="19AE06F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44D11E9"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BB4E0A0" w14:textId="77777777" w:rsidR="00EC7CA5" w:rsidRDefault="00EC7CA5" w:rsidP="00D47333">
            <w:pPr>
              <w:rPr>
                <w:rFonts w:eastAsia="Times New Roman" w:cs="Times New Roman"/>
                <w:b/>
                <w:szCs w:val="24"/>
              </w:rPr>
            </w:pPr>
            <w:r>
              <w:rPr>
                <w:rFonts w:eastAsia="Times New Roman" w:cs="Times New Roman"/>
                <w:b/>
                <w:szCs w:val="24"/>
              </w:rPr>
              <w:t>Actividades:</w:t>
            </w:r>
          </w:p>
          <w:p w14:paraId="451A30D1" w14:textId="77777777" w:rsidR="00EC7CA5"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Procedimiento de pruebas.</w:t>
            </w:r>
          </w:p>
          <w:p w14:paraId="18CFA1D6" w14:textId="77777777" w:rsidR="00EC7CA5" w:rsidRPr="00245BF2" w:rsidRDefault="00EC7CA5" w:rsidP="00525E5E">
            <w:pPr>
              <w:pStyle w:val="Prrafodelista"/>
              <w:numPr>
                <w:ilvl w:val="0"/>
                <w:numId w:val="108"/>
              </w:numPr>
              <w:jc w:val="left"/>
              <w:rPr>
                <w:rFonts w:eastAsia="Times New Roman" w:cs="Times New Roman"/>
                <w:szCs w:val="24"/>
              </w:rPr>
            </w:pPr>
            <w:r w:rsidRPr="00245BF2">
              <w:rPr>
                <w:rFonts w:eastAsia="Times New Roman" w:cs="Times New Roman"/>
                <w:szCs w:val="24"/>
              </w:rPr>
              <w:t>Reporte de trasmisión de</w:t>
            </w:r>
            <w:r>
              <w:rPr>
                <w:rFonts w:eastAsia="Times New Roman" w:cs="Times New Roman"/>
                <w:szCs w:val="24"/>
              </w:rPr>
              <w:t xml:space="preserve"> </w:t>
            </w:r>
            <w:r w:rsidRPr="00245BF2">
              <w:rPr>
                <w:rFonts w:eastAsia="Times New Roman" w:cs="Times New Roman"/>
                <w:szCs w:val="24"/>
              </w:rPr>
              <w:t>pruebas.</w:t>
            </w:r>
          </w:p>
        </w:tc>
        <w:tc>
          <w:tcPr>
            <w:tcW w:w="1777" w:type="dxa"/>
          </w:tcPr>
          <w:p w14:paraId="70805566" w14:textId="77777777" w:rsidR="00EC7CA5" w:rsidRDefault="00EC7CA5" w:rsidP="00D47333">
            <w:pPr>
              <w:jc w:val="center"/>
              <w:rPr>
                <w:rFonts w:eastAsia="Times New Roman" w:cs="Times New Roman"/>
                <w:b/>
                <w:szCs w:val="24"/>
              </w:rPr>
            </w:pPr>
          </w:p>
          <w:p w14:paraId="06590EE9" w14:textId="77777777" w:rsidR="00EC7CA5" w:rsidRDefault="00EC7CA5" w:rsidP="00D47333">
            <w:pPr>
              <w:jc w:val="center"/>
              <w:rPr>
                <w:rFonts w:eastAsia="Times New Roman" w:cs="Times New Roman"/>
                <w:b/>
                <w:szCs w:val="24"/>
              </w:rPr>
            </w:pPr>
          </w:p>
          <w:p w14:paraId="219DC70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3CE83A58" w14:textId="77777777" w:rsidR="00EC7CA5" w:rsidRDefault="00EC7CA5" w:rsidP="00D47333">
            <w:pPr>
              <w:jc w:val="center"/>
              <w:rPr>
                <w:rFonts w:eastAsia="Times New Roman" w:cs="Times New Roman"/>
                <w:szCs w:val="24"/>
              </w:rPr>
            </w:pPr>
            <w:r>
              <w:rPr>
                <w:rFonts w:eastAsia="Times New Roman" w:cs="Times New Roman"/>
                <w:szCs w:val="24"/>
              </w:rPr>
              <w:t>25/09/2019</w:t>
            </w:r>
          </w:p>
          <w:p w14:paraId="341318A9"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A5EB4D"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0740D5FF" w14:textId="77777777" w:rsidR="00EC7CA5" w:rsidRDefault="00EC7CA5" w:rsidP="00D47333">
            <w:pPr>
              <w:rPr>
                <w:rFonts w:eastAsia="Times New Roman" w:cs="Times New Roman"/>
                <w:b/>
                <w:szCs w:val="24"/>
              </w:rPr>
            </w:pPr>
          </w:p>
        </w:tc>
        <w:tc>
          <w:tcPr>
            <w:tcW w:w="1766" w:type="dxa"/>
          </w:tcPr>
          <w:p w14:paraId="5D5E5620" w14:textId="77777777" w:rsidR="00EC7CA5" w:rsidRDefault="00EC7CA5" w:rsidP="00D47333">
            <w:pPr>
              <w:jc w:val="center"/>
              <w:rPr>
                <w:rFonts w:eastAsia="Times New Roman" w:cs="Times New Roman"/>
                <w:b/>
                <w:szCs w:val="24"/>
              </w:rPr>
            </w:pPr>
          </w:p>
          <w:p w14:paraId="071AF633" w14:textId="77777777" w:rsidR="00EC7CA5" w:rsidRDefault="00EC7CA5" w:rsidP="00D47333">
            <w:pPr>
              <w:jc w:val="center"/>
              <w:rPr>
                <w:rFonts w:eastAsia="Times New Roman" w:cs="Times New Roman"/>
                <w:b/>
                <w:szCs w:val="24"/>
              </w:rPr>
            </w:pPr>
          </w:p>
          <w:p w14:paraId="3063BD92"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7D6C68F8" w14:textId="77777777" w:rsidR="00EC7CA5" w:rsidRDefault="00EC7CA5" w:rsidP="00D47333">
            <w:pPr>
              <w:jc w:val="center"/>
              <w:rPr>
                <w:rFonts w:eastAsia="Times New Roman" w:cs="Times New Roman"/>
                <w:szCs w:val="24"/>
              </w:rPr>
            </w:pPr>
            <w:r>
              <w:rPr>
                <w:rFonts w:eastAsia="Times New Roman" w:cs="Times New Roman"/>
                <w:szCs w:val="24"/>
              </w:rPr>
              <w:t>27/09/2019</w:t>
            </w:r>
          </w:p>
          <w:p w14:paraId="4303F79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0A3F3641"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36110486" w14:textId="77777777" w:rsidR="00EC7CA5" w:rsidRDefault="00EC7CA5" w:rsidP="00D47333">
            <w:pPr>
              <w:rPr>
                <w:rFonts w:eastAsia="Times New Roman" w:cs="Times New Roman"/>
                <w:b/>
                <w:szCs w:val="24"/>
              </w:rPr>
            </w:pPr>
          </w:p>
        </w:tc>
      </w:tr>
    </w:tbl>
    <w:p w14:paraId="59BE0E59" w14:textId="77777777" w:rsidR="00EC7CA5" w:rsidRDefault="00EC7CA5" w:rsidP="0021757F">
      <w:pPr>
        <w:spacing w:line="240" w:lineRule="auto"/>
      </w:pPr>
    </w:p>
    <w:p w14:paraId="07AC67C0" w14:textId="19FE22E6" w:rsidR="009221BC" w:rsidRPr="009221BC" w:rsidRDefault="009221BC" w:rsidP="0021757F">
      <w:pPr>
        <w:ind w:firstLine="0"/>
        <w:rPr>
          <w:rFonts w:eastAsia="Times New Roman" w:cs="Times New Roman"/>
          <w:sz w:val="20"/>
          <w:szCs w:val="20"/>
        </w:rPr>
      </w:pPr>
      <w:r w:rsidRPr="009221BC">
        <w:rPr>
          <w:rFonts w:eastAsia="Times New Roman" w:cs="Times New Roman"/>
          <w:sz w:val="20"/>
          <w:szCs w:val="20"/>
        </w:rPr>
        <w:t>Nota: Elaboración propia.</w:t>
      </w:r>
    </w:p>
    <w:p w14:paraId="6B395275" w14:textId="06B92426" w:rsidR="00EC7CA5" w:rsidRDefault="00EC7CA5" w:rsidP="0021757F">
      <w:pPr>
        <w:ind w:firstLine="0"/>
        <w:rPr>
          <w:rFonts w:eastAsia="Times New Roman" w:cs="Times New Roman"/>
          <w:b/>
          <w:szCs w:val="24"/>
        </w:rPr>
      </w:pPr>
      <w:r>
        <w:rPr>
          <w:rFonts w:eastAsia="Times New Roman" w:cs="Times New Roman"/>
          <w:b/>
          <w:szCs w:val="24"/>
        </w:rPr>
        <w:t>Casos de uso #16 y #10</w:t>
      </w:r>
    </w:p>
    <w:p w14:paraId="111D4273" w14:textId="77777777" w:rsidR="00EC7CA5" w:rsidRDefault="00EC7CA5" w:rsidP="0021757F">
      <w:pPr>
        <w:ind w:firstLine="0"/>
        <w:rPr>
          <w:rFonts w:eastAsia="Times New Roman" w:cs="Times New Roman"/>
          <w:b/>
          <w:szCs w:val="24"/>
        </w:rPr>
      </w:pPr>
      <w:r>
        <w:rPr>
          <w:rFonts w:eastAsia="Times New Roman" w:cs="Times New Roman"/>
          <w:b/>
          <w:szCs w:val="24"/>
        </w:rPr>
        <w:t xml:space="preserve">Nombre CU16: Crear mantenimiento (tabla parámetro) </w:t>
      </w:r>
    </w:p>
    <w:p w14:paraId="304B1B75" w14:textId="62969910" w:rsidR="00EC7CA5" w:rsidRDefault="00EC7CA5" w:rsidP="0021757F">
      <w:pPr>
        <w:ind w:firstLine="0"/>
        <w:rPr>
          <w:rFonts w:eastAsia="Times New Roman" w:cs="Times New Roman"/>
          <w:b/>
          <w:szCs w:val="24"/>
        </w:rPr>
      </w:pPr>
      <w:r>
        <w:rPr>
          <w:rFonts w:eastAsia="Times New Roman" w:cs="Times New Roman"/>
          <w:b/>
          <w:szCs w:val="24"/>
        </w:rPr>
        <w:t>Nombre CU10: Crear alerta (tabla parámetro)</w:t>
      </w:r>
    </w:p>
    <w:p w14:paraId="467AED4E" w14:textId="16FECD78" w:rsidR="00272653" w:rsidRPr="00272653" w:rsidRDefault="00272653" w:rsidP="00272653">
      <w:pPr>
        <w:pStyle w:val="Descripcin"/>
        <w:ind w:firstLine="0"/>
        <w:rPr>
          <w:rFonts w:eastAsia="Times New Roman" w:cs="Times New Roman"/>
          <w:b/>
          <w:color w:val="auto"/>
          <w:sz w:val="24"/>
          <w:szCs w:val="24"/>
        </w:rPr>
      </w:pPr>
      <w:bookmarkStart w:id="95" w:name="_Toc47024518"/>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sidR="00381C8E">
        <w:rPr>
          <w:noProof/>
          <w:color w:val="auto"/>
          <w:sz w:val="24"/>
          <w:szCs w:val="24"/>
        </w:rPr>
        <w:t>47</w:t>
      </w:r>
      <w:r w:rsidRPr="00272653">
        <w:rPr>
          <w:color w:val="auto"/>
          <w:sz w:val="24"/>
          <w:szCs w:val="24"/>
        </w:rPr>
        <w:fldChar w:fldCharType="end"/>
      </w:r>
      <w:r w:rsidRPr="00272653">
        <w:rPr>
          <w:color w:val="auto"/>
          <w:sz w:val="24"/>
          <w:szCs w:val="24"/>
        </w:rPr>
        <w:t>. Calendario de las tareas 2.5</w:t>
      </w:r>
      <w:r w:rsidR="00871D34">
        <w:rPr>
          <w:color w:val="auto"/>
          <w:sz w:val="24"/>
          <w:szCs w:val="24"/>
        </w:rPr>
        <w:t xml:space="preserve"> y</w:t>
      </w:r>
      <w:r w:rsidRPr="00272653">
        <w:rPr>
          <w:color w:val="auto"/>
          <w:sz w:val="24"/>
          <w:szCs w:val="24"/>
        </w:rPr>
        <w:t xml:space="preserve"> 2.6 (CU16 y CU10) del equipo de calidad.</w:t>
      </w:r>
      <w:bookmarkEnd w:id="95"/>
    </w:p>
    <w:tbl>
      <w:tblPr>
        <w:tblStyle w:val="Tablaconcuadrcula"/>
        <w:tblW w:w="9072" w:type="dxa"/>
        <w:tblInd w:w="-5" w:type="dxa"/>
        <w:tblLayout w:type="fixed"/>
        <w:tblLook w:val="04A0" w:firstRow="1" w:lastRow="0" w:firstColumn="1" w:lastColumn="0" w:noHBand="0" w:noVBand="1"/>
      </w:tblPr>
      <w:tblGrid>
        <w:gridCol w:w="426"/>
        <w:gridCol w:w="5103"/>
        <w:gridCol w:w="1753"/>
        <w:gridCol w:w="1790"/>
      </w:tblGrid>
      <w:tr w:rsidR="00EC7CA5" w14:paraId="7B409D1E" w14:textId="77777777" w:rsidTr="00D47333">
        <w:trPr>
          <w:trHeight w:val="231"/>
        </w:trPr>
        <w:tc>
          <w:tcPr>
            <w:tcW w:w="426" w:type="dxa"/>
          </w:tcPr>
          <w:p w14:paraId="4C6918EA"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6EDB8CC"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53" w:type="dxa"/>
          </w:tcPr>
          <w:p w14:paraId="18D76A9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90" w:type="dxa"/>
          </w:tcPr>
          <w:p w14:paraId="1B21D04B"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1FF94CE8" w14:textId="77777777" w:rsidTr="00D47333">
        <w:tc>
          <w:tcPr>
            <w:tcW w:w="426" w:type="dxa"/>
          </w:tcPr>
          <w:p w14:paraId="78D879DC" w14:textId="77777777" w:rsidR="00EC7CA5" w:rsidRDefault="00EC7CA5" w:rsidP="0021757F">
            <w:pPr>
              <w:ind w:firstLine="0"/>
              <w:jc w:val="center"/>
              <w:rPr>
                <w:rFonts w:eastAsia="Times New Roman" w:cs="Times New Roman"/>
                <w:szCs w:val="24"/>
              </w:rPr>
            </w:pPr>
          </w:p>
          <w:p w14:paraId="23C7F7C4" w14:textId="77777777" w:rsidR="00EC7CA5" w:rsidRDefault="00EC7CA5" w:rsidP="0021757F">
            <w:pPr>
              <w:ind w:firstLine="0"/>
              <w:jc w:val="center"/>
              <w:rPr>
                <w:rFonts w:eastAsia="Times New Roman" w:cs="Times New Roman"/>
                <w:szCs w:val="24"/>
              </w:rPr>
            </w:pPr>
          </w:p>
          <w:p w14:paraId="4978E402" w14:textId="77777777" w:rsidR="00EC7CA5" w:rsidRDefault="00EC7CA5" w:rsidP="0021757F">
            <w:pPr>
              <w:ind w:firstLine="0"/>
              <w:jc w:val="center"/>
              <w:rPr>
                <w:rFonts w:eastAsia="Times New Roman" w:cs="Times New Roman"/>
                <w:szCs w:val="24"/>
              </w:rPr>
            </w:pPr>
          </w:p>
          <w:p w14:paraId="3DCFF758" w14:textId="77777777" w:rsidR="00EC7CA5" w:rsidRDefault="00EC7CA5" w:rsidP="0021757F">
            <w:pPr>
              <w:ind w:firstLine="0"/>
              <w:rPr>
                <w:rFonts w:eastAsia="Times New Roman" w:cs="Times New Roman"/>
                <w:szCs w:val="24"/>
              </w:rPr>
            </w:pPr>
          </w:p>
          <w:p w14:paraId="6E50C3E8"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2B788C6D"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4AAFEFDD"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5A91C8F3" w14:textId="77777777" w:rsidR="00EC7CA5" w:rsidRDefault="00EC7CA5" w:rsidP="00D47333">
            <w:pPr>
              <w:rPr>
                <w:rFonts w:eastAsia="Times New Roman" w:cs="Times New Roman"/>
                <w:b/>
                <w:szCs w:val="24"/>
              </w:rPr>
            </w:pPr>
            <w:r>
              <w:rPr>
                <w:rFonts w:eastAsia="Times New Roman" w:cs="Times New Roman"/>
                <w:b/>
                <w:szCs w:val="24"/>
              </w:rPr>
              <w:t>Actividades:</w:t>
            </w:r>
          </w:p>
          <w:p w14:paraId="25D7000D" w14:textId="77777777" w:rsidR="00EC7CA5" w:rsidRDefault="00EC7CA5" w:rsidP="00525E5E">
            <w:pPr>
              <w:pStyle w:val="Prrafodelista"/>
              <w:numPr>
                <w:ilvl w:val="0"/>
                <w:numId w:val="109"/>
              </w:numPr>
              <w:jc w:val="left"/>
              <w:rPr>
                <w:rFonts w:eastAsia="Times New Roman" w:cs="Times New Roman"/>
                <w:szCs w:val="24"/>
              </w:rPr>
            </w:pPr>
            <w:r w:rsidRPr="00245BF2">
              <w:rPr>
                <w:rFonts w:eastAsia="Times New Roman" w:cs="Times New Roman"/>
                <w:szCs w:val="24"/>
              </w:rPr>
              <w:t>Procedimiento de pruebas.</w:t>
            </w:r>
          </w:p>
          <w:p w14:paraId="4429AA2B" w14:textId="77777777" w:rsidR="00EC7CA5" w:rsidRPr="0074188C" w:rsidRDefault="00EC7CA5" w:rsidP="00525E5E">
            <w:pPr>
              <w:pStyle w:val="Prrafodelista"/>
              <w:numPr>
                <w:ilvl w:val="0"/>
                <w:numId w:val="109"/>
              </w:numPr>
              <w:jc w:val="left"/>
              <w:rPr>
                <w:rFonts w:eastAsia="Times New Roman" w:cs="Times New Roman"/>
                <w:szCs w:val="24"/>
              </w:rPr>
            </w:pPr>
            <w:r w:rsidRPr="0074188C">
              <w:rPr>
                <w:rFonts w:eastAsia="Times New Roman" w:cs="Times New Roman"/>
                <w:szCs w:val="24"/>
              </w:rPr>
              <w:t>Reporte de trasmisión de pruebas.</w:t>
            </w:r>
          </w:p>
        </w:tc>
        <w:tc>
          <w:tcPr>
            <w:tcW w:w="1753" w:type="dxa"/>
          </w:tcPr>
          <w:p w14:paraId="0D721D59" w14:textId="77777777" w:rsidR="00EC7CA5" w:rsidRDefault="00EC7CA5" w:rsidP="00D47333">
            <w:pPr>
              <w:jc w:val="center"/>
              <w:rPr>
                <w:rFonts w:eastAsia="Times New Roman" w:cs="Times New Roman"/>
                <w:b/>
                <w:szCs w:val="24"/>
              </w:rPr>
            </w:pPr>
          </w:p>
          <w:p w14:paraId="6DDC9E1F" w14:textId="77777777" w:rsidR="00EC7CA5" w:rsidRDefault="00EC7CA5" w:rsidP="00D47333">
            <w:pPr>
              <w:jc w:val="center"/>
              <w:rPr>
                <w:rFonts w:eastAsia="Times New Roman" w:cs="Times New Roman"/>
                <w:b/>
                <w:szCs w:val="24"/>
              </w:rPr>
            </w:pPr>
          </w:p>
          <w:p w14:paraId="43AAED5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F6019F8" w14:textId="77777777" w:rsidR="00EC7CA5" w:rsidRDefault="00EC7CA5" w:rsidP="00D47333">
            <w:pPr>
              <w:jc w:val="center"/>
              <w:rPr>
                <w:rFonts w:eastAsia="Times New Roman" w:cs="Times New Roman"/>
                <w:szCs w:val="24"/>
              </w:rPr>
            </w:pPr>
            <w:r>
              <w:rPr>
                <w:rFonts w:eastAsia="Times New Roman" w:cs="Times New Roman"/>
                <w:szCs w:val="24"/>
              </w:rPr>
              <w:t>29/09/2019</w:t>
            </w:r>
          </w:p>
          <w:p w14:paraId="74D100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10FEE54E"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1DAFA9CB" w14:textId="77777777" w:rsidR="00EC7CA5" w:rsidRDefault="00EC7CA5" w:rsidP="00D47333">
            <w:pPr>
              <w:rPr>
                <w:rFonts w:eastAsia="Times New Roman" w:cs="Times New Roman"/>
                <w:b/>
                <w:szCs w:val="24"/>
              </w:rPr>
            </w:pPr>
          </w:p>
        </w:tc>
        <w:tc>
          <w:tcPr>
            <w:tcW w:w="1790" w:type="dxa"/>
          </w:tcPr>
          <w:p w14:paraId="77119D05" w14:textId="77777777" w:rsidR="00EC7CA5" w:rsidRDefault="00EC7CA5" w:rsidP="00D47333">
            <w:pPr>
              <w:jc w:val="center"/>
              <w:rPr>
                <w:rFonts w:eastAsia="Times New Roman" w:cs="Times New Roman"/>
                <w:b/>
                <w:szCs w:val="24"/>
              </w:rPr>
            </w:pPr>
          </w:p>
          <w:p w14:paraId="79C1C592" w14:textId="77777777" w:rsidR="00EC7CA5" w:rsidRDefault="00EC7CA5" w:rsidP="00D47333">
            <w:pPr>
              <w:jc w:val="center"/>
              <w:rPr>
                <w:rFonts w:eastAsia="Times New Roman" w:cs="Times New Roman"/>
                <w:b/>
                <w:szCs w:val="24"/>
              </w:rPr>
            </w:pPr>
          </w:p>
          <w:p w14:paraId="19C55C84"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7AEBC6" w14:textId="77777777" w:rsidR="00EC7CA5" w:rsidRDefault="00EC7CA5" w:rsidP="00D47333">
            <w:pPr>
              <w:jc w:val="center"/>
              <w:rPr>
                <w:rFonts w:eastAsia="Times New Roman" w:cs="Times New Roman"/>
                <w:szCs w:val="24"/>
              </w:rPr>
            </w:pPr>
            <w:r>
              <w:rPr>
                <w:rFonts w:eastAsia="Times New Roman" w:cs="Times New Roman"/>
                <w:szCs w:val="24"/>
              </w:rPr>
              <w:t>01/10/2019</w:t>
            </w:r>
          </w:p>
          <w:p w14:paraId="5DB3F12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B3675E6"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5355DC82" w14:textId="77777777" w:rsidR="00EC7CA5" w:rsidRDefault="00EC7CA5" w:rsidP="00D47333">
            <w:pPr>
              <w:rPr>
                <w:rFonts w:eastAsia="Times New Roman" w:cs="Times New Roman"/>
                <w:b/>
                <w:szCs w:val="24"/>
              </w:rPr>
            </w:pPr>
          </w:p>
        </w:tc>
      </w:tr>
    </w:tbl>
    <w:p w14:paraId="3A08266A" w14:textId="77777777" w:rsidR="00EC7CA5" w:rsidRDefault="00EC7CA5" w:rsidP="0021757F">
      <w:pPr>
        <w:spacing w:line="240" w:lineRule="auto"/>
        <w:rPr>
          <w:rFonts w:eastAsia="Times New Roman" w:cs="Times New Roman"/>
          <w:b/>
          <w:szCs w:val="24"/>
        </w:rPr>
      </w:pPr>
    </w:p>
    <w:p w14:paraId="4DAD3EA1" w14:textId="3F830CD8" w:rsidR="00272653" w:rsidRPr="00272653" w:rsidRDefault="00272653" w:rsidP="0021757F">
      <w:pPr>
        <w:ind w:firstLine="0"/>
        <w:rPr>
          <w:rFonts w:eastAsia="Times New Roman" w:cs="Times New Roman"/>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r>
        <w:rPr>
          <w:rFonts w:eastAsia="Times New Roman" w:cs="Times New Roman"/>
          <w:sz w:val="20"/>
          <w:szCs w:val="20"/>
        </w:rPr>
        <w:t>.</w:t>
      </w:r>
    </w:p>
    <w:p w14:paraId="65B68AF2" w14:textId="4F50111C" w:rsidR="00EC7CA5" w:rsidRDefault="00EC7CA5" w:rsidP="0021757F">
      <w:pPr>
        <w:ind w:firstLine="0"/>
        <w:rPr>
          <w:rFonts w:eastAsia="Times New Roman" w:cs="Times New Roman"/>
          <w:b/>
          <w:szCs w:val="24"/>
        </w:rPr>
      </w:pPr>
      <w:r>
        <w:rPr>
          <w:rFonts w:eastAsia="Times New Roman" w:cs="Times New Roman"/>
          <w:b/>
          <w:szCs w:val="24"/>
        </w:rPr>
        <w:t>Casos de uso #06 y #07</w:t>
      </w:r>
    </w:p>
    <w:p w14:paraId="26FD48F9" w14:textId="77777777" w:rsidR="00EC7CA5" w:rsidRDefault="00EC7CA5" w:rsidP="0021757F">
      <w:pPr>
        <w:ind w:firstLine="0"/>
        <w:rPr>
          <w:rFonts w:eastAsia="Times New Roman" w:cs="Times New Roman"/>
          <w:b/>
          <w:szCs w:val="24"/>
        </w:rPr>
      </w:pPr>
      <w:r>
        <w:rPr>
          <w:rFonts w:eastAsia="Times New Roman" w:cs="Times New Roman"/>
          <w:b/>
          <w:szCs w:val="24"/>
        </w:rPr>
        <w:t>Nombre CU06: Crear organización (tabla parámetro)</w:t>
      </w:r>
    </w:p>
    <w:p w14:paraId="3C90F8F6" w14:textId="4DC3CD41" w:rsidR="00EC7CA5" w:rsidRDefault="00EC7CA5" w:rsidP="0021757F">
      <w:pPr>
        <w:ind w:firstLine="0"/>
        <w:rPr>
          <w:rFonts w:eastAsia="Times New Roman" w:cs="Times New Roman"/>
          <w:b/>
          <w:szCs w:val="24"/>
        </w:rPr>
      </w:pPr>
      <w:r>
        <w:rPr>
          <w:rFonts w:eastAsia="Times New Roman" w:cs="Times New Roman"/>
          <w:b/>
          <w:szCs w:val="24"/>
        </w:rPr>
        <w:lastRenderedPageBreak/>
        <w:t>Nombre CU07: Crear categoría (tabla parámetro)</w:t>
      </w:r>
    </w:p>
    <w:p w14:paraId="6BA60ECD" w14:textId="77161406" w:rsidR="00272653" w:rsidRPr="00272653" w:rsidRDefault="00272653" w:rsidP="00272653">
      <w:pPr>
        <w:pStyle w:val="Descripcin"/>
        <w:ind w:firstLine="0"/>
        <w:rPr>
          <w:rFonts w:eastAsia="Times New Roman" w:cs="Times New Roman"/>
          <w:b/>
          <w:color w:val="auto"/>
          <w:sz w:val="24"/>
          <w:szCs w:val="24"/>
        </w:rPr>
      </w:pPr>
      <w:bookmarkStart w:id="96" w:name="_Toc47024519"/>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sidR="00381C8E">
        <w:rPr>
          <w:noProof/>
          <w:color w:val="auto"/>
          <w:sz w:val="24"/>
          <w:szCs w:val="24"/>
        </w:rPr>
        <w:t>48</w:t>
      </w:r>
      <w:r w:rsidRPr="00272653">
        <w:rPr>
          <w:color w:val="auto"/>
          <w:sz w:val="24"/>
          <w:szCs w:val="24"/>
        </w:rPr>
        <w:fldChar w:fldCharType="end"/>
      </w:r>
      <w:r w:rsidRPr="00272653">
        <w:rPr>
          <w:color w:val="auto"/>
          <w:sz w:val="24"/>
          <w:szCs w:val="24"/>
        </w:rPr>
        <w:t xml:space="preserve">. Calendario de las tareas 2.5 </w:t>
      </w:r>
      <w:r w:rsidR="00871D34">
        <w:rPr>
          <w:color w:val="auto"/>
          <w:sz w:val="24"/>
          <w:szCs w:val="24"/>
        </w:rPr>
        <w:t>y</w:t>
      </w:r>
      <w:r w:rsidRPr="00272653">
        <w:rPr>
          <w:color w:val="auto"/>
          <w:sz w:val="24"/>
          <w:szCs w:val="24"/>
        </w:rPr>
        <w:t xml:space="preserve"> 2.6 (CU06 y CU07) del equipo de calidad.</w:t>
      </w:r>
      <w:bookmarkEnd w:id="96"/>
    </w:p>
    <w:tbl>
      <w:tblPr>
        <w:tblStyle w:val="Tablaconcuadrcula"/>
        <w:tblW w:w="9067" w:type="dxa"/>
        <w:tblLayout w:type="fixed"/>
        <w:tblLook w:val="04A0" w:firstRow="1" w:lastRow="0" w:firstColumn="1" w:lastColumn="0" w:noHBand="0" w:noVBand="1"/>
      </w:tblPr>
      <w:tblGrid>
        <w:gridCol w:w="421"/>
        <w:gridCol w:w="5103"/>
        <w:gridCol w:w="1789"/>
        <w:gridCol w:w="1754"/>
      </w:tblGrid>
      <w:tr w:rsidR="00EC7CA5" w14:paraId="0D6DECA7" w14:textId="77777777" w:rsidTr="00D47333">
        <w:trPr>
          <w:trHeight w:val="377"/>
        </w:trPr>
        <w:tc>
          <w:tcPr>
            <w:tcW w:w="421" w:type="dxa"/>
          </w:tcPr>
          <w:p w14:paraId="20ABCB50" w14:textId="77777777" w:rsidR="00EC7CA5" w:rsidRDefault="00EC7CA5" w:rsidP="0021757F">
            <w:pPr>
              <w:ind w:firstLine="0"/>
              <w:jc w:val="center"/>
              <w:rPr>
                <w:rFonts w:eastAsia="Times New Roman" w:cs="Times New Roman"/>
                <w:b/>
                <w:szCs w:val="24"/>
              </w:rPr>
            </w:pPr>
            <w:r>
              <w:rPr>
                <w:rFonts w:eastAsia="Times New Roman" w:cs="Times New Roman"/>
                <w:b/>
                <w:szCs w:val="24"/>
              </w:rPr>
              <w:t>#</w:t>
            </w:r>
          </w:p>
        </w:tc>
        <w:tc>
          <w:tcPr>
            <w:tcW w:w="5103" w:type="dxa"/>
          </w:tcPr>
          <w:p w14:paraId="79A37CA6" w14:textId="77777777" w:rsidR="00EC7CA5" w:rsidRDefault="00EC7CA5" w:rsidP="0021757F">
            <w:pPr>
              <w:ind w:firstLine="0"/>
              <w:jc w:val="center"/>
              <w:rPr>
                <w:rFonts w:eastAsia="Times New Roman" w:cs="Times New Roman"/>
                <w:b/>
                <w:szCs w:val="24"/>
              </w:rPr>
            </w:pPr>
            <w:r>
              <w:rPr>
                <w:rFonts w:eastAsia="Times New Roman" w:cs="Times New Roman"/>
                <w:b/>
                <w:szCs w:val="24"/>
              </w:rPr>
              <w:t>Descripción</w:t>
            </w:r>
          </w:p>
        </w:tc>
        <w:tc>
          <w:tcPr>
            <w:tcW w:w="1789" w:type="dxa"/>
          </w:tcPr>
          <w:p w14:paraId="0FF1DC2D"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inicio</w:t>
            </w:r>
          </w:p>
        </w:tc>
        <w:tc>
          <w:tcPr>
            <w:tcW w:w="1754" w:type="dxa"/>
          </w:tcPr>
          <w:p w14:paraId="4C98652A" w14:textId="77777777" w:rsidR="00EC7CA5" w:rsidRDefault="00EC7CA5" w:rsidP="0021757F">
            <w:pPr>
              <w:ind w:firstLine="0"/>
              <w:jc w:val="center"/>
              <w:rPr>
                <w:rFonts w:eastAsia="Times New Roman" w:cs="Times New Roman"/>
                <w:b/>
                <w:szCs w:val="24"/>
              </w:rPr>
            </w:pPr>
            <w:r>
              <w:rPr>
                <w:rFonts w:eastAsia="Times New Roman" w:cs="Times New Roman"/>
                <w:b/>
                <w:szCs w:val="24"/>
              </w:rPr>
              <w:t>Fecha fin</w:t>
            </w:r>
          </w:p>
        </w:tc>
      </w:tr>
      <w:tr w:rsidR="00EC7CA5" w14:paraId="6949F122" w14:textId="77777777" w:rsidTr="00D47333">
        <w:tc>
          <w:tcPr>
            <w:tcW w:w="421" w:type="dxa"/>
          </w:tcPr>
          <w:p w14:paraId="4D1C87D4" w14:textId="77777777" w:rsidR="00EC7CA5" w:rsidRDefault="00EC7CA5" w:rsidP="0021757F">
            <w:pPr>
              <w:ind w:firstLine="0"/>
              <w:jc w:val="center"/>
              <w:rPr>
                <w:rFonts w:eastAsia="Times New Roman" w:cs="Times New Roman"/>
                <w:szCs w:val="24"/>
              </w:rPr>
            </w:pPr>
          </w:p>
          <w:p w14:paraId="5A939C97" w14:textId="77777777" w:rsidR="00EC7CA5" w:rsidRDefault="00EC7CA5" w:rsidP="0021757F">
            <w:pPr>
              <w:ind w:firstLine="0"/>
              <w:jc w:val="center"/>
              <w:rPr>
                <w:rFonts w:eastAsia="Times New Roman" w:cs="Times New Roman"/>
                <w:szCs w:val="24"/>
              </w:rPr>
            </w:pPr>
          </w:p>
          <w:p w14:paraId="6BEB3F1E" w14:textId="77777777" w:rsidR="00EC7CA5" w:rsidRDefault="00EC7CA5" w:rsidP="0021757F">
            <w:pPr>
              <w:ind w:firstLine="0"/>
              <w:jc w:val="center"/>
              <w:rPr>
                <w:rFonts w:eastAsia="Times New Roman" w:cs="Times New Roman"/>
                <w:szCs w:val="24"/>
              </w:rPr>
            </w:pPr>
          </w:p>
          <w:p w14:paraId="3AE1622D" w14:textId="77777777" w:rsidR="00EC7CA5" w:rsidRDefault="00EC7CA5" w:rsidP="0021757F">
            <w:pPr>
              <w:ind w:firstLine="0"/>
              <w:rPr>
                <w:rFonts w:eastAsia="Times New Roman" w:cs="Times New Roman"/>
                <w:szCs w:val="24"/>
              </w:rPr>
            </w:pPr>
          </w:p>
          <w:p w14:paraId="738030FC" w14:textId="77777777" w:rsidR="00EC7CA5" w:rsidRPr="002834B1" w:rsidRDefault="00EC7CA5" w:rsidP="0021757F">
            <w:pPr>
              <w:ind w:firstLine="0"/>
              <w:jc w:val="center"/>
              <w:rPr>
                <w:rFonts w:eastAsia="Times New Roman" w:cs="Times New Roman"/>
                <w:szCs w:val="24"/>
              </w:rPr>
            </w:pPr>
            <w:r w:rsidRPr="002834B1">
              <w:rPr>
                <w:rFonts w:eastAsia="Times New Roman" w:cs="Times New Roman"/>
                <w:szCs w:val="24"/>
              </w:rPr>
              <w:t>2</w:t>
            </w:r>
          </w:p>
        </w:tc>
        <w:tc>
          <w:tcPr>
            <w:tcW w:w="5103" w:type="dxa"/>
          </w:tcPr>
          <w:p w14:paraId="17E42F2E"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F2C67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7B47309" w14:textId="77777777" w:rsidR="00EC7CA5" w:rsidRDefault="00EC7CA5" w:rsidP="00D47333">
            <w:pPr>
              <w:rPr>
                <w:rFonts w:eastAsia="Times New Roman" w:cs="Times New Roman"/>
                <w:b/>
                <w:szCs w:val="24"/>
              </w:rPr>
            </w:pPr>
            <w:r>
              <w:rPr>
                <w:rFonts w:eastAsia="Times New Roman" w:cs="Times New Roman"/>
                <w:b/>
                <w:szCs w:val="24"/>
              </w:rPr>
              <w:t>Actividades:</w:t>
            </w:r>
          </w:p>
          <w:p w14:paraId="50ADF5C3" w14:textId="77777777" w:rsidR="00EC7CA5" w:rsidRDefault="00EC7CA5" w:rsidP="00525E5E">
            <w:pPr>
              <w:pStyle w:val="Prrafodelista"/>
              <w:numPr>
                <w:ilvl w:val="0"/>
                <w:numId w:val="110"/>
              </w:numPr>
              <w:jc w:val="left"/>
              <w:rPr>
                <w:rFonts w:eastAsia="Times New Roman" w:cs="Times New Roman"/>
                <w:szCs w:val="24"/>
              </w:rPr>
            </w:pPr>
            <w:r w:rsidRPr="00245BF2">
              <w:rPr>
                <w:rFonts w:eastAsia="Times New Roman" w:cs="Times New Roman"/>
                <w:szCs w:val="24"/>
              </w:rPr>
              <w:t>Procedimiento de pruebas.</w:t>
            </w:r>
          </w:p>
          <w:p w14:paraId="3CBA1D58" w14:textId="77777777" w:rsidR="00EC7CA5" w:rsidRPr="0069568F" w:rsidRDefault="00EC7CA5" w:rsidP="00525E5E">
            <w:pPr>
              <w:pStyle w:val="Prrafodelista"/>
              <w:numPr>
                <w:ilvl w:val="0"/>
                <w:numId w:val="110"/>
              </w:numPr>
              <w:jc w:val="left"/>
              <w:rPr>
                <w:rFonts w:eastAsia="Times New Roman" w:cs="Times New Roman"/>
                <w:szCs w:val="24"/>
              </w:rPr>
            </w:pPr>
            <w:r w:rsidRPr="0069568F">
              <w:rPr>
                <w:rFonts w:eastAsia="Times New Roman" w:cs="Times New Roman"/>
                <w:szCs w:val="24"/>
              </w:rPr>
              <w:t>Reporte de trasmisión de pruebas.</w:t>
            </w:r>
          </w:p>
        </w:tc>
        <w:tc>
          <w:tcPr>
            <w:tcW w:w="1789" w:type="dxa"/>
          </w:tcPr>
          <w:p w14:paraId="4B049B33" w14:textId="77777777" w:rsidR="00EC7CA5" w:rsidRDefault="00EC7CA5" w:rsidP="00D47333">
            <w:pPr>
              <w:jc w:val="center"/>
              <w:rPr>
                <w:rFonts w:eastAsia="Times New Roman" w:cs="Times New Roman"/>
                <w:b/>
                <w:szCs w:val="24"/>
              </w:rPr>
            </w:pPr>
          </w:p>
          <w:p w14:paraId="0AC2D264" w14:textId="77777777" w:rsidR="00EC7CA5" w:rsidRDefault="00EC7CA5" w:rsidP="00D47333">
            <w:pPr>
              <w:jc w:val="center"/>
              <w:rPr>
                <w:rFonts w:eastAsia="Times New Roman" w:cs="Times New Roman"/>
                <w:b/>
                <w:szCs w:val="24"/>
              </w:rPr>
            </w:pPr>
          </w:p>
          <w:p w14:paraId="6F0DF8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05F5E85B" w14:textId="77777777" w:rsidR="00EC7CA5" w:rsidRDefault="00EC7CA5" w:rsidP="00D47333">
            <w:pPr>
              <w:jc w:val="center"/>
              <w:rPr>
                <w:rFonts w:eastAsia="Times New Roman" w:cs="Times New Roman"/>
                <w:szCs w:val="24"/>
              </w:rPr>
            </w:pPr>
            <w:r>
              <w:rPr>
                <w:rFonts w:eastAsia="Times New Roman" w:cs="Times New Roman"/>
                <w:szCs w:val="24"/>
              </w:rPr>
              <w:t>04/10/2019</w:t>
            </w:r>
          </w:p>
          <w:p w14:paraId="45DFAC0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30D7282A"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492C9FC2" w14:textId="77777777" w:rsidR="00EC7CA5" w:rsidRDefault="00EC7CA5" w:rsidP="00D47333">
            <w:pPr>
              <w:rPr>
                <w:rFonts w:eastAsia="Times New Roman" w:cs="Times New Roman"/>
                <w:b/>
                <w:szCs w:val="24"/>
              </w:rPr>
            </w:pPr>
          </w:p>
        </w:tc>
        <w:tc>
          <w:tcPr>
            <w:tcW w:w="1754" w:type="dxa"/>
          </w:tcPr>
          <w:p w14:paraId="4FF9C0C6" w14:textId="77777777" w:rsidR="00EC7CA5" w:rsidRDefault="00EC7CA5" w:rsidP="00D47333">
            <w:pPr>
              <w:jc w:val="center"/>
              <w:rPr>
                <w:rFonts w:eastAsia="Times New Roman" w:cs="Times New Roman"/>
                <w:b/>
                <w:szCs w:val="24"/>
              </w:rPr>
            </w:pPr>
          </w:p>
          <w:p w14:paraId="3B6549F7" w14:textId="77777777" w:rsidR="00EC7CA5" w:rsidRDefault="00EC7CA5" w:rsidP="00D47333">
            <w:pPr>
              <w:jc w:val="center"/>
              <w:rPr>
                <w:rFonts w:eastAsia="Times New Roman" w:cs="Times New Roman"/>
                <w:b/>
                <w:szCs w:val="24"/>
              </w:rPr>
            </w:pPr>
          </w:p>
          <w:p w14:paraId="37D360FF"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433CEF6D" w14:textId="77777777" w:rsidR="00EC7CA5" w:rsidRDefault="00EC7CA5" w:rsidP="00D47333">
            <w:pPr>
              <w:jc w:val="center"/>
              <w:rPr>
                <w:rFonts w:eastAsia="Times New Roman" w:cs="Times New Roman"/>
                <w:szCs w:val="24"/>
              </w:rPr>
            </w:pPr>
            <w:r>
              <w:rPr>
                <w:rFonts w:eastAsia="Times New Roman" w:cs="Times New Roman"/>
                <w:szCs w:val="24"/>
              </w:rPr>
              <w:t>07/10/2019</w:t>
            </w:r>
          </w:p>
          <w:p w14:paraId="13BA0BCE"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363A431"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009EDB26" w14:textId="77777777" w:rsidR="00EC7CA5" w:rsidRPr="00227B47" w:rsidRDefault="00EC7CA5" w:rsidP="00D47333">
            <w:pPr>
              <w:rPr>
                <w:rFonts w:eastAsia="Times New Roman" w:cs="Times New Roman"/>
                <w:b/>
                <w:szCs w:val="24"/>
                <w:u w:val="single"/>
              </w:rPr>
            </w:pPr>
          </w:p>
        </w:tc>
      </w:tr>
    </w:tbl>
    <w:p w14:paraId="54B48543" w14:textId="77777777" w:rsidR="00EC7CA5" w:rsidRDefault="00EC7CA5" w:rsidP="007A4A23">
      <w:pPr>
        <w:spacing w:line="240" w:lineRule="auto"/>
        <w:rPr>
          <w:rFonts w:eastAsia="Times New Roman" w:cs="Times New Roman"/>
          <w:b/>
          <w:szCs w:val="24"/>
        </w:rPr>
      </w:pPr>
    </w:p>
    <w:p w14:paraId="555BB8B4" w14:textId="6318B908" w:rsidR="00272653" w:rsidRDefault="00272653" w:rsidP="007A4A23">
      <w:pPr>
        <w:ind w:firstLine="0"/>
        <w:rPr>
          <w:rFonts w:eastAsia="Times New Roman" w:cs="Times New Roman"/>
          <w:b/>
          <w:szCs w:val="24"/>
        </w:rPr>
      </w:pPr>
      <w:r w:rsidRPr="00272653">
        <w:rPr>
          <w:rFonts w:eastAsia="Times New Roman" w:cs="Times New Roman"/>
          <w:i/>
          <w:sz w:val="20"/>
          <w:szCs w:val="20"/>
        </w:rPr>
        <w:t>Nota</w:t>
      </w:r>
      <w:r w:rsidRPr="00272653">
        <w:rPr>
          <w:rFonts w:eastAsia="Times New Roman" w:cs="Times New Roman"/>
          <w:sz w:val="20"/>
          <w:szCs w:val="20"/>
        </w:rPr>
        <w:t>: Elaboración propia</w:t>
      </w:r>
      <w:r>
        <w:rPr>
          <w:rFonts w:eastAsia="Times New Roman" w:cs="Times New Roman"/>
          <w:b/>
          <w:szCs w:val="24"/>
        </w:rPr>
        <w:t>.</w:t>
      </w:r>
    </w:p>
    <w:p w14:paraId="2C692D76" w14:textId="2E462DE7" w:rsidR="00EC7CA5" w:rsidRDefault="00EC7CA5" w:rsidP="007A4A23">
      <w:pPr>
        <w:ind w:firstLine="0"/>
        <w:rPr>
          <w:rFonts w:eastAsia="Times New Roman" w:cs="Times New Roman"/>
          <w:b/>
          <w:szCs w:val="24"/>
        </w:rPr>
      </w:pPr>
      <w:r>
        <w:rPr>
          <w:rFonts w:eastAsia="Times New Roman" w:cs="Times New Roman"/>
          <w:b/>
          <w:szCs w:val="24"/>
        </w:rPr>
        <w:t>Caso de uso #05</w:t>
      </w:r>
    </w:p>
    <w:p w14:paraId="15AFA941" w14:textId="3F759A43" w:rsidR="00EC7CA5" w:rsidRDefault="00EC7CA5" w:rsidP="007A4A23">
      <w:pPr>
        <w:ind w:firstLine="0"/>
        <w:rPr>
          <w:rFonts w:eastAsia="Times New Roman" w:cs="Times New Roman"/>
          <w:b/>
          <w:szCs w:val="24"/>
        </w:rPr>
      </w:pPr>
      <w:r>
        <w:rPr>
          <w:rFonts w:eastAsia="Times New Roman" w:cs="Times New Roman"/>
          <w:b/>
          <w:szCs w:val="24"/>
        </w:rPr>
        <w:t>Nombre CU05: Crear estación (tabla parámetro)</w:t>
      </w:r>
    </w:p>
    <w:p w14:paraId="1DABD582" w14:textId="4451E279" w:rsidR="00272653" w:rsidRPr="00272653" w:rsidRDefault="00272653" w:rsidP="00272653">
      <w:pPr>
        <w:pStyle w:val="Descripcin"/>
        <w:ind w:firstLine="0"/>
        <w:rPr>
          <w:rFonts w:eastAsia="Times New Roman" w:cs="Times New Roman"/>
          <w:b/>
          <w:color w:val="auto"/>
          <w:sz w:val="24"/>
          <w:szCs w:val="24"/>
        </w:rPr>
      </w:pPr>
      <w:bookmarkStart w:id="97" w:name="_Toc47024520"/>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sidR="00381C8E">
        <w:rPr>
          <w:noProof/>
          <w:color w:val="auto"/>
          <w:sz w:val="24"/>
          <w:szCs w:val="24"/>
        </w:rPr>
        <w:t>49</w:t>
      </w:r>
      <w:r w:rsidRPr="00272653">
        <w:rPr>
          <w:color w:val="auto"/>
          <w:sz w:val="24"/>
          <w:szCs w:val="24"/>
        </w:rPr>
        <w:fldChar w:fldCharType="end"/>
      </w:r>
      <w:r w:rsidRPr="00272653">
        <w:rPr>
          <w:color w:val="auto"/>
          <w:sz w:val="24"/>
          <w:szCs w:val="24"/>
        </w:rPr>
        <w:t xml:space="preserve">. Calendario de las tareas 2.5 </w:t>
      </w:r>
      <w:r w:rsidR="00871D34">
        <w:rPr>
          <w:color w:val="auto"/>
          <w:sz w:val="24"/>
          <w:szCs w:val="24"/>
        </w:rPr>
        <w:t>y</w:t>
      </w:r>
      <w:r w:rsidRPr="00272653">
        <w:rPr>
          <w:color w:val="auto"/>
          <w:sz w:val="24"/>
          <w:szCs w:val="24"/>
        </w:rPr>
        <w:t xml:space="preserve"> 2.6 (CU05) del equipo de calidad.</w:t>
      </w:r>
      <w:bookmarkEnd w:id="97"/>
    </w:p>
    <w:tbl>
      <w:tblPr>
        <w:tblStyle w:val="Tablaconcuadrcula"/>
        <w:tblW w:w="9072" w:type="dxa"/>
        <w:tblInd w:w="-5" w:type="dxa"/>
        <w:tblLayout w:type="fixed"/>
        <w:tblLook w:val="04A0" w:firstRow="1" w:lastRow="0" w:firstColumn="1" w:lastColumn="0" w:noHBand="0" w:noVBand="1"/>
      </w:tblPr>
      <w:tblGrid>
        <w:gridCol w:w="567"/>
        <w:gridCol w:w="4962"/>
        <w:gridCol w:w="1849"/>
        <w:gridCol w:w="1694"/>
      </w:tblGrid>
      <w:tr w:rsidR="00EC7CA5" w14:paraId="37AC2940" w14:textId="77777777" w:rsidTr="00D47333">
        <w:trPr>
          <w:trHeight w:val="377"/>
        </w:trPr>
        <w:tc>
          <w:tcPr>
            <w:tcW w:w="567" w:type="dxa"/>
          </w:tcPr>
          <w:p w14:paraId="0EFCF09E" w14:textId="77777777" w:rsidR="00EC7CA5" w:rsidRDefault="00EC7CA5" w:rsidP="007A4A23">
            <w:pPr>
              <w:ind w:firstLine="0"/>
              <w:jc w:val="center"/>
              <w:rPr>
                <w:rFonts w:eastAsia="Times New Roman" w:cs="Times New Roman"/>
                <w:b/>
                <w:szCs w:val="24"/>
              </w:rPr>
            </w:pPr>
            <w:r>
              <w:rPr>
                <w:rFonts w:eastAsia="Times New Roman" w:cs="Times New Roman"/>
                <w:b/>
                <w:szCs w:val="24"/>
              </w:rPr>
              <w:t>#</w:t>
            </w:r>
          </w:p>
        </w:tc>
        <w:tc>
          <w:tcPr>
            <w:tcW w:w="4962" w:type="dxa"/>
          </w:tcPr>
          <w:p w14:paraId="18A79440" w14:textId="77777777" w:rsidR="00EC7CA5" w:rsidRDefault="00EC7CA5" w:rsidP="007A4A23">
            <w:pPr>
              <w:ind w:firstLine="0"/>
              <w:jc w:val="center"/>
              <w:rPr>
                <w:rFonts w:eastAsia="Times New Roman" w:cs="Times New Roman"/>
                <w:b/>
                <w:szCs w:val="24"/>
              </w:rPr>
            </w:pPr>
            <w:r>
              <w:rPr>
                <w:rFonts w:eastAsia="Times New Roman" w:cs="Times New Roman"/>
                <w:b/>
                <w:szCs w:val="24"/>
              </w:rPr>
              <w:t>Descripción</w:t>
            </w:r>
          </w:p>
        </w:tc>
        <w:tc>
          <w:tcPr>
            <w:tcW w:w="1849" w:type="dxa"/>
          </w:tcPr>
          <w:p w14:paraId="6FEF0D39"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inicio</w:t>
            </w:r>
          </w:p>
        </w:tc>
        <w:tc>
          <w:tcPr>
            <w:tcW w:w="1694" w:type="dxa"/>
          </w:tcPr>
          <w:p w14:paraId="40DB49D4" w14:textId="77777777" w:rsidR="00EC7CA5" w:rsidRDefault="00EC7CA5" w:rsidP="007A4A23">
            <w:pPr>
              <w:ind w:firstLine="0"/>
              <w:jc w:val="center"/>
              <w:rPr>
                <w:rFonts w:eastAsia="Times New Roman" w:cs="Times New Roman"/>
                <w:b/>
                <w:szCs w:val="24"/>
              </w:rPr>
            </w:pPr>
            <w:r>
              <w:rPr>
                <w:rFonts w:eastAsia="Times New Roman" w:cs="Times New Roman"/>
                <w:b/>
                <w:szCs w:val="24"/>
              </w:rPr>
              <w:t>Fecha fin</w:t>
            </w:r>
          </w:p>
        </w:tc>
      </w:tr>
      <w:tr w:rsidR="00EC7CA5" w14:paraId="6395BDCD" w14:textId="77777777" w:rsidTr="00D47333">
        <w:tc>
          <w:tcPr>
            <w:tcW w:w="567" w:type="dxa"/>
          </w:tcPr>
          <w:p w14:paraId="62B750EB" w14:textId="77777777" w:rsidR="00EC7CA5" w:rsidRDefault="00EC7CA5" w:rsidP="007A4A23">
            <w:pPr>
              <w:ind w:firstLine="0"/>
              <w:rPr>
                <w:rFonts w:eastAsia="Times New Roman" w:cs="Times New Roman"/>
                <w:szCs w:val="24"/>
              </w:rPr>
            </w:pPr>
          </w:p>
          <w:p w14:paraId="2DA82AF4" w14:textId="77777777" w:rsidR="00EC7CA5" w:rsidRDefault="00EC7CA5" w:rsidP="007A4A23">
            <w:pPr>
              <w:ind w:firstLine="0"/>
              <w:rPr>
                <w:rFonts w:eastAsia="Times New Roman" w:cs="Times New Roman"/>
                <w:szCs w:val="24"/>
              </w:rPr>
            </w:pPr>
          </w:p>
          <w:p w14:paraId="2784957A" w14:textId="77777777" w:rsidR="00EC7CA5" w:rsidRDefault="00EC7CA5" w:rsidP="007A4A23">
            <w:pPr>
              <w:ind w:firstLine="0"/>
              <w:jc w:val="center"/>
              <w:rPr>
                <w:rFonts w:eastAsia="Times New Roman" w:cs="Times New Roman"/>
                <w:szCs w:val="24"/>
              </w:rPr>
            </w:pPr>
          </w:p>
          <w:p w14:paraId="2467440F" w14:textId="77777777" w:rsidR="00EC7CA5" w:rsidRDefault="00EC7CA5" w:rsidP="007A4A23">
            <w:pPr>
              <w:ind w:firstLine="0"/>
              <w:jc w:val="center"/>
              <w:rPr>
                <w:rFonts w:eastAsia="Times New Roman" w:cs="Times New Roman"/>
                <w:szCs w:val="24"/>
              </w:rPr>
            </w:pPr>
          </w:p>
          <w:p w14:paraId="28AACC04" w14:textId="77777777" w:rsidR="00EC7CA5" w:rsidRPr="002834B1" w:rsidRDefault="00EC7CA5" w:rsidP="007A4A23">
            <w:pPr>
              <w:ind w:firstLine="0"/>
              <w:jc w:val="center"/>
              <w:rPr>
                <w:rFonts w:eastAsia="Times New Roman" w:cs="Times New Roman"/>
                <w:szCs w:val="24"/>
              </w:rPr>
            </w:pPr>
            <w:r w:rsidRPr="002834B1">
              <w:rPr>
                <w:rFonts w:eastAsia="Times New Roman" w:cs="Times New Roman"/>
                <w:szCs w:val="24"/>
              </w:rPr>
              <w:t>2</w:t>
            </w:r>
          </w:p>
        </w:tc>
        <w:tc>
          <w:tcPr>
            <w:tcW w:w="4962" w:type="dxa"/>
          </w:tcPr>
          <w:p w14:paraId="3B6183C1"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270855D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05D1BA9A" w14:textId="77777777" w:rsidR="00EC7CA5" w:rsidRDefault="00EC7CA5" w:rsidP="00D47333">
            <w:pPr>
              <w:rPr>
                <w:rFonts w:eastAsia="Times New Roman" w:cs="Times New Roman"/>
                <w:b/>
                <w:szCs w:val="24"/>
              </w:rPr>
            </w:pPr>
            <w:r>
              <w:rPr>
                <w:rFonts w:eastAsia="Times New Roman" w:cs="Times New Roman"/>
                <w:b/>
                <w:szCs w:val="24"/>
              </w:rPr>
              <w:t>Actividades:</w:t>
            </w:r>
          </w:p>
          <w:p w14:paraId="59F060D6" w14:textId="77777777" w:rsidR="00EC7CA5" w:rsidRDefault="00EC7CA5" w:rsidP="00525E5E">
            <w:pPr>
              <w:pStyle w:val="Prrafodelista"/>
              <w:numPr>
                <w:ilvl w:val="0"/>
                <w:numId w:val="111"/>
              </w:numPr>
              <w:jc w:val="left"/>
              <w:rPr>
                <w:rFonts w:eastAsia="Times New Roman" w:cs="Times New Roman"/>
                <w:szCs w:val="24"/>
              </w:rPr>
            </w:pPr>
            <w:r w:rsidRPr="00245BF2">
              <w:rPr>
                <w:rFonts w:eastAsia="Times New Roman" w:cs="Times New Roman"/>
                <w:szCs w:val="24"/>
              </w:rPr>
              <w:t>Procedimiento de pruebas.</w:t>
            </w:r>
          </w:p>
          <w:p w14:paraId="75BFE91A" w14:textId="77777777" w:rsidR="00EC7CA5" w:rsidRPr="0069568F" w:rsidRDefault="00EC7CA5" w:rsidP="00525E5E">
            <w:pPr>
              <w:pStyle w:val="Prrafodelista"/>
              <w:numPr>
                <w:ilvl w:val="0"/>
                <w:numId w:val="111"/>
              </w:numPr>
              <w:jc w:val="left"/>
              <w:rPr>
                <w:rFonts w:eastAsia="Times New Roman" w:cs="Times New Roman"/>
                <w:szCs w:val="24"/>
              </w:rPr>
            </w:pPr>
            <w:r w:rsidRPr="0069568F">
              <w:rPr>
                <w:rFonts w:eastAsia="Times New Roman" w:cs="Times New Roman"/>
                <w:szCs w:val="24"/>
              </w:rPr>
              <w:t>Reporte de trasmisión de pruebas.</w:t>
            </w:r>
          </w:p>
        </w:tc>
        <w:tc>
          <w:tcPr>
            <w:tcW w:w="1849" w:type="dxa"/>
          </w:tcPr>
          <w:p w14:paraId="5E5E71D8" w14:textId="77777777" w:rsidR="00EC7CA5" w:rsidRDefault="00EC7CA5" w:rsidP="00D47333">
            <w:pPr>
              <w:jc w:val="center"/>
              <w:rPr>
                <w:rFonts w:eastAsia="Times New Roman" w:cs="Times New Roman"/>
                <w:b/>
                <w:szCs w:val="24"/>
              </w:rPr>
            </w:pPr>
          </w:p>
          <w:p w14:paraId="68425EC8" w14:textId="77777777" w:rsidR="00EC7CA5" w:rsidRDefault="00EC7CA5" w:rsidP="00D47333">
            <w:pPr>
              <w:jc w:val="center"/>
              <w:rPr>
                <w:rFonts w:eastAsia="Times New Roman" w:cs="Times New Roman"/>
                <w:b/>
                <w:szCs w:val="24"/>
              </w:rPr>
            </w:pPr>
          </w:p>
          <w:p w14:paraId="553B0D66"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557DEDBA" w14:textId="77777777" w:rsidR="00EC7CA5" w:rsidRDefault="00EC7CA5" w:rsidP="00D47333">
            <w:pPr>
              <w:jc w:val="center"/>
              <w:rPr>
                <w:rFonts w:eastAsia="Times New Roman" w:cs="Times New Roman"/>
                <w:szCs w:val="24"/>
              </w:rPr>
            </w:pPr>
            <w:r>
              <w:rPr>
                <w:rFonts w:eastAsia="Times New Roman" w:cs="Times New Roman"/>
                <w:szCs w:val="24"/>
              </w:rPr>
              <w:t>10/10/2019</w:t>
            </w:r>
          </w:p>
          <w:p w14:paraId="5B15D31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F4FB6A6"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601EFF54" w14:textId="77777777" w:rsidR="00EC7CA5" w:rsidRDefault="00EC7CA5" w:rsidP="00D47333">
            <w:pPr>
              <w:rPr>
                <w:rFonts w:eastAsia="Times New Roman" w:cs="Times New Roman"/>
                <w:b/>
                <w:szCs w:val="24"/>
              </w:rPr>
            </w:pPr>
          </w:p>
        </w:tc>
        <w:tc>
          <w:tcPr>
            <w:tcW w:w="1694" w:type="dxa"/>
          </w:tcPr>
          <w:p w14:paraId="203631A1" w14:textId="77777777" w:rsidR="00EC7CA5" w:rsidRDefault="00EC7CA5" w:rsidP="00D47333">
            <w:pPr>
              <w:jc w:val="center"/>
              <w:rPr>
                <w:rFonts w:eastAsia="Times New Roman" w:cs="Times New Roman"/>
                <w:b/>
                <w:szCs w:val="24"/>
              </w:rPr>
            </w:pPr>
          </w:p>
          <w:p w14:paraId="5A1AA77B" w14:textId="77777777" w:rsidR="00EC7CA5" w:rsidRDefault="00EC7CA5" w:rsidP="00D47333">
            <w:pPr>
              <w:jc w:val="center"/>
              <w:rPr>
                <w:rFonts w:eastAsia="Times New Roman" w:cs="Times New Roman"/>
                <w:b/>
                <w:szCs w:val="24"/>
              </w:rPr>
            </w:pPr>
          </w:p>
          <w:p w14:paraId="4B980A27"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 </w:t>
            </w:r>
          </w:p>
          <w:p w14:paraId="22CA464C" w14:textId="77777777" w:rsidR="00EC7CA5" w:rsidRDefault="00EC7CA5" w:rsidP="00D47333">
            <w:pPr>
              <w:jc w:val="center"/>
              <w:rPr>
                <w:rFonts w:eastAsia="Times New Roman" w:cs="Times New Roman"/>
                <w:szCs w:val="24"/>
              </w:rPr>
            </w:pPr>
            <w:r>
              <w:rPr>
                <w:rFonts w:eastAsia="Times New Roman" w:cs="Times New Roman"/>
                <w:szCs w:val="24"/>
              </w:rPr>
              <w:t>13/10/2019</w:t>
            </w:r>
          </w:p>
          <w:p w14:paraId="44F79A11"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69DE4A73"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0FDB1A89" w14:textId="77777777" w:rsidR="00EC7CA5" w:rsidRDefault="00EC7CA5" w:rsidP="00D47333">
            <w:pPr>
              <w:rPr>
                <w:rFonts w:eastAsia="Times New Roman" w:cs="Times New Roman"/>
                <w:b/>
                <w:szCs w:val="24"/>
              </w:rPr>
            </w:pPr>
          </w:p>
        </w:tc>
      </w:tr>
    </w:tbl>
    <w:p w14:paraId="029F5EFB" w14:textId="77777777" w:rsidR="00EC7CA5" w:rsidRDefault="00EC7CA5" w:rsidP="009E4BBB">
      <w:pPr>
        <w:spacing w:line="240" w:lineRule="auto"/>
        <w:rPr>
          <w:rFonts w:eastAsia="Times New Roman" w:cs="Times New Roman"/>
          <w:b/>
          <w:szCs w:val="24"/>
        </w:rPr>
      </w:pPr>
    </w:p>
    <w:p w14:paraId="546A2BCA" w14:textId="3FA01FF6" w:rsidR="00272653" w:rsidRPr="00272653" w:rsidRDefault="00272653" w:rsidP="009E4BBB">
      <w:pPr>
        <w:ind w:firstLine="0"/>
        <w:rPr>
          <w:rFonts w:eastAsia="Times New Roman" w:cs="Times New Roman"/>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370B802D" w14:textId="13FFB908" w:rsidR="00EC7CA5" w:rsidRDefault="00EC7CA5" w:rsidP="009E4BBB">
      <w:pPr>
        <w:ind w:firstLine="0"/>
        <w:rPr>
          <w:rFonts w:eastAsia="Times New Roman" w:cs="Times New Roman"/>
          <w:b/>
          <w:szCs w:val="24"/>
        </w:rPr>
      </w:pPr>
      <w:r>
        <w:rPr>
          <w:rFonts w:eastAsia="Times New Roman" w:cs="Times New Roman"/>
          <w:b/>
          <w:szCs w:val="24"/>
        </w:rPr>
        <w:t>Caso de uso #01</w:t>
      </w:r>
    </w:p>
    <w:p w14:paraId="0E751BB0" w14:textId="03A26FA7" w:rsidR="00EC7CA5" w:rsidRDefault="00EC7CA5" w:rsidP="009E4BBB">
      <w:pPr>
        <w:ind w:firstLine="0"/>
        <w:rPr>
          <w:rFonts w:eastAsia="Times New Roman" w:cs="Times New Roman"/>
          <w:b/>
          <w:szCs w:val="24"/>
        </w:rPr>
      </w:pPr>
      <w:r>
        <w:rPr>
          <w:rFonts w:eastAsia="Times New Roman" w:cs="Times New Roman"/>
          <w:b/>
          <w:szCs w:val="24"/>
        </w:rPr>
        <w:t>Nombre CU01: Conectar con estación FTP</w:t>
      </w:r>
    </w:p>
    <w:p w14:paraId="09A21491" w14:textId="6B8E4490" w:rsidR="00272653" w:rsidRPr="00272653" w:rsidRDefault="00272653" w:rsidP="00272653">
      <w:pPr>
        <w:pStyle w:val="Descripcin"/>
        <w:ind w:firstLine="0"/>
        <w:rPr>
          <w:rFonts w:eastAsia="Times New Roman" w:cs="Times New Roman"/>
          <w:b/>
          <w:color w:val="auto"/>
          <w:sz w:val="24"/>
          <w:szCs w:val="24"/>
        </w:rPr>
      </w:pPr>
      <w:bookmarkStart w:id="98" w:name="_Toc47024521"/>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sidR="00381C8E">
        <w:rPr>
          <w:noProof/>
          <w:color w:val="auto"/>
          <w:sz w:val="24"/>
          <w:szCs w:val="24"/>
        </w:rPr>
        <w:t>50</w:t>
      </w:r>
      <w:r w:rsidRPr="00272653">
        <w:rPr>
          <w:color w:val="auto"/>
          <w:sz w:val="24"/>
          <w:szCs w:val="24"/>
        </w:rPr>
        <w:fldChar w:fldCharType="end"/>
      </w:r>
      <w:r w:rsidRPr="00272653">
        <w:rPr>
          <w:color w:val="auto"/>
          <w:sz w:val="24"/>
          <w:szCs w:val="24"/>
        </w:rPr>
        <w:t xml:space="preserve">. Calendario de las tareas 2.5 </w:t>
      </w:r>
      <w:r w:rsidR="00871D34">
        <w:rPr>
          <w:color w:val="auto"/>
          <w:sz w:val="24"/>
          <w:szCs w:val="24"/>
        </w:rPr>
        <w:t>y</w:t>
      </w:r>
      <w:r w:rsidRPr="00272653">
        <w:rPr>
          <w:color w:val="auto"/>
          <w:sz w:val="24"/>
          <w:szCs w:val="24"/>
        </w:rPr>
        <w:t xml:space="preserve"> 2.6 (CU01) del equipo de calidad.</w:t>
      </w:r>
      <w:bookmarkEnd w:id="98"/>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C6815C7" w14:textId="77777777" w:rsidTr="00D47333">
        <w:trPr>
          <w:trHeight w:val="377"/>
        </w:trPr>
        <w:tc>
          <w:tcPr>
            <w:tcW w:w="421" w:type="dxa"/>
          </w:tcPr>
          <w:p w14:paraId="3DB3D6F3" w14:textId="77777777" w:rsidR="00EC7CA5" w:rsidRDefault="00EC7CA5" w:rsidP="00AB1425">
            <w:pPr>
              <w:ind w:firstLine="0"/>
              <w:jc w:val="center"/>
              <w:rPr>
                <w:rFonts w:eastAsia="Times New Roman" w:cs="Times New Roman"/>
                <w:b/>
                <w:szCs w:val="24"/>
              </w:rPr>
            </w:pPr>
            <w:r>
              <w:rPr>
                <w:rFonts w:eastAsia="Times New Roman" w:cs="Times New Roman"/>
                <w:b/>
                <w:szCs w:val="24"/>
              </w:rPr>
              <w:t>#</w:t>
            </w:r>
          </w:p>
        </w:tc>
        <w:tc>
          <w:tcPr>
            <w:tcW w:w="5103" w:type="dxa"/>
          </w:tcPr>
          <w:p w14:paraId="374A01F8" w14:textId="77777777" w:rsidR="00EC7CA5" w:rsidRDefault="00EC7CA5" w:rsidP="00D47333">
            <w:pPr>
              <w:jc w:val="center"/>
              <w:rPr>
                <w:rFonts w:eastAsia="Times New Roman" w:cs="Times New Roman"/>
                <w:b/>
                <w:szCs w:val="24"/>
              </w:rPr>
            </w:pPr>
            <w:r>
              <w:rPr>
                <w:rFonts w:eastAsia="Times New Roman" w:cs="Times New Roman"/>
                <w:b/>
                <w:szCs w:val="24"/>
              </w:rPr>
              <w:t>Descripción</w:t>
            </w:r>
          </w:p>
        </w:tc>
        <w:tc>
          <w:tcPr>
            <w:tcW w:w="1701" w:type="dxa"/>
          </w:tcPr>
          <w:p w14:paraId="2D3A4AD5" w14:textId="77777777" w:rsidR="00EC7CA5" w:rsidRDefault="00EC7CA5" w:rsidP="00D47333">
            <w:pPr>
              <w:jc w:val="center"/>
              <w:rPr>
                <w:rFonts w:eastAsia="Times New Roman" w:cs="Times New Roman"/>
                <w:b/>
                <w:szCs w:val="24"/>
              </w:rPr>
            </w:pPr>
            <w:r>
              <w:rPr>
                <w:rFonts w:eastAsia="Times New Roman" w:cs="Times New Roman"/>
                <w:b/>
                <w:szCs w:val="24"/>
              </w:rPr>
              <w:t>Fecha inicio</w:t>
            </w:r>
          </w:p>
        </w:tc>
        <w:tc>
          <w:tcPr>
            <w:tcW w:w="1842" w:type="dxa"/>
          </w:tcPr>
          <w:p w14:paraId="305588A6" w14:textId="77777777" w:rsidR="00EC7CA5" w:rsidRDefault="00EC7CA5" w:rsidP="00D47333">
            <w:pPr>
              <w:jc w:val="center"/>
              <w:rPr>
                <w:rFonts w:eastAsia="Times New Roman" w:cs="Times New Roman"/>
                <w:b/>
                <w:szCs w:val="24"/>
              </w:rPr>
            </w:pPr>
            <w:r>
              <w:rPr>
                <w:rFonts w:eastAsia="Times New Roman" w:cs="Times New Roman"/>
                <w:b/>
                <w:szCs w:val="24"/>
              </w:rPr>
              <w:t>Fecha fin</w:t>
            </w:r>
          </w:p>
        </w:tc>
      </w:tr>
      <w:tr w:rsidR="00EC7CA5" w14:paraId="3386A635" w14:textId="77777777" w:rsidTr="00D47333">
        <w:tc>
          <w:tcPr>
            <w:tcW w:w="421" w:type="dxa"/>
          </w:tcPr>
          <w:p w14:paraId="20186C74" w14:textId="77777777" w:rsidR="00EC7CA5" w:rsidRDefault="00EC7CA5" w:rsidP="00AB1425">
            <w:pPr>
              <w:ind w:firstLine="0"/>
              <w:jc w:val="center"/>
              <w:rPr>
                <w:rFonts w:eastAsia="Times New Roman" w:cs="Times New Roman"/>
                <w:szCs w:val="24"/>
              </w:rPr>
            </w:pPr>
          </w:p>
          <w:p w14:paraId="64056CF7" w14:textId="77777777" w:rsidR="00EC7CA5" w:rsidRDefault="00EC7CA5" w:rsidP="00AB1425">
            <w:pPr>
              <w:ind w:firstLine="0"/>
              <w:jc w:val="center"/>
              <w:rPr>
                <w:rFonts w:eastAsia="Times New Roman" w:cs="Times New Roman"/>
                <w:szCs w:val="24"/>
              </w:rPr>
            </w:pPr>
          </w:p>
          <w:p w14:paraId="3F321CDE" w14:textId="77777777" w:rsidR="00EC7CA5" w:rsidRDefault="00EC7CA5" w:rsidP="00AB1425">
            <w:pPr>
              <w:ind w:firstLine="0"/>
              <w:rPr>
                <w:rFonts w:eastAsia="Times New Roman" w:cs="Times New Roman"/>
                <w:szCs w:val="24"/>
              </w:rPr>
            </w:pPr>
          </w:p>
          <w:p w14:paraId="008A4206" w14:textId="77777777" w:rsidR="00EC7CA5" w:rsidRPr="002834B1" w:rsidRDefault="00EC7CA5" w:rsidP="00AB1425">
            <w:pPr>
              <w:ind w:firstLine="0"/>
              <w:jc w:val="center"/>
              <w:rPr>
                <w:rFonts w:eastAsia="Times New Roman" w:cs="Times New Roman"/>
                <w:szCs w:val="24"/>
              </w:rPr>
            </w:pPr>
            <w:r w:rsidRPr="002834B1">
              <w:rPr>
                <w:rFonts w:eastAsia="Times New Roman" w:cs="Times New Roman"/>
                <w:szCs w:val="24"/>
              </w:rPr>
              <w:t>2</w:t>
            </w:r>
          </w:p>
        </w:tc>
        <w:tc>
          <w:tcPr>
            <w:tcW w:w="5103" w:type="dxa"/>
          </w:tcPr>
          <w:p w14:paraId="53139DB2" w14:textId="77777777" w:rsidR="00EC7CA5" w:rsidRDefault="00EC7CA5" w:rsidP="00D47333">
            <w:pPr>
              <w:rPr>
                <w:rFonts w:eastAsia="Times New Roman" w:cs="Times New Roman"/>
                <w:b/>
                <w:szCs w:val="24"/>
              </w:rPr>
            </w:pPr>
            <w:r>
              <w:rPr>
                <w:rFonts w:eastAsia="Times New Roman" w:cs="Times New Roman"/>
                <w:b/>
                <w:szCs w:val="24"/>
              </w:rPr>
              <w:lastRenderedPageBreak/>
              <w:t xml:space="preserve">Fase 2: Preparación de pruebas según las características de la ISO/IEC 25010 (adecuación </w:t>
            </w:r>
            <w:r>
              <w:rPr>
                <w:rFonts w:eastAsia="Times New Roman" w:cs="Times New Roman"/>
                <w:b/>
                <w:szCs w:val="24"/>
              </w:rPr>
              <w:lastRenderedPageBreak/>
              <w:t>funcional, eficiencia de desempeño, usabilidad, seguridad y mantenibilidad)</w:t>
            </w:r>
          </w:p>
          <w:p w14:paraId="32959460"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2F69FC98" w14:textId="77777777" w:rsidR="00EC7CA5" w:rsidRDefault="00EC7CA5" w:rsidP="00D47333">
            <w:pPr>
              <w:rPr>
                <w:rFonts w:eastAsia="Times New Roman" w:cs="Times New Roman"/>
                <w:b/>
                <w:szCs w:val="24"/>
              </w:rPr>
            </w:pPr>
            <w:r>
              <w:rPr>
                <w:rFonts w:eastAsia="Times New Roman" w:cs="Times New Roman"/>
                <w:b/>
                <w:szCs w:val="24"/>
              </w:rPr>
              <w:t>Actividades:</w:t>
            </w:r>
          </w:p>
          <w:p w14:paraId="100C2545" w14:textId="77777777" w:rsidR="00EC7CA5" w:rsidRDefault="00EC7CA5" w:rsidP="00525E5E">
            <w:pPr>
              <w:pStyle w:val="Prrafodelista"/>
              <w:numPr>
                <w:ilvl w:val="0"/>
                <w:numId w:val="112"/>
              </w:numPr>
              <w:jc w:val="left"/>
              <w:rPr>
                <w:rFonts w:eastAsia="Times New Roman" w:cs="Times New Roman"/>
                <w:szCs w:val="24"/>
              </w:rPr>
            </w:pPr>
            <w:r w:rsidRPr="00245BF2">
              <w:rPr>
                <w:rFonts w:eastAsia="Times New Roman" w:cs="Times New Roman"/>
                <w:szCs w:val="24"/>
              </w:rPr>
              <w:t>Procedimiento de pruebas.</w:t>
            </w:r>
          </w:p>
          <w:p w14:paraId="3CFE7792" w14:textId="77777777" w:rsidR="00EC7CA5" w:rsidRPr="002C68DA" w:rsidRDefault="00EC7CA5" w:rsidP="00525E5E">
            <w:pPr>
              <w:pStyle w:val="Prrafodelista"/>
              <w:numPr>
                <w:ilvl w:val="0"/>
                <w:numId w:val="112"/>
              </w:numPr>
              <w:jc w:val="left"/>
              <w:rPr>
                <w:rFonts w:eastAsia="Times New Roman" w:cs="Times New Roman"/>
                <w:szCs w:val="24"/>
              </w:rPr>
            </w:pPr>
            <w:r w:rsidRPr="002C68DA">
              <w:rPr>
                <w:rFonts w:eastAsia="Times New Roman" w:cs="Times New Roman"/>
                <w:szCs w:val="24"/>
              </w:rPr>
              <w:t>Reporte de trasmisión de pruebas.</w:t>
            </w:r>
          </w:p>
        </w:tc>
        <w:tc>
          <w:tcPr>
            <w:tcW w:w="1701" w:type="dxa"/>
          </w:tcPr>
          <w:p w14:paraId="093DFC07" w14:textId="77777777" w:rsidR="00EC7CA5" w:rsidRDefault="00EC7CA5" w:rsidP="00D47333">
            <w:pPr>
              <w:jc w:val="center"/>
              <w:rPr>
                <w:rFonts w:eastAsia="Times New Roman" w:cs="Times New Roman"/>
                <w:b/>
                <w:szCs w:val="24"/>
              </w:rPr>
            </w:pPr>
          </w:p>
          <w:p w14:paraId="29FA3FCF" w14:textId="77777777" w:rsidR="00EC7CA5" w:rsidRDefault="00EC7CA5" w:rsidP="00D47333">
            <w:pPr>
              <w:jc w:val="center"/>
              <w:rPr>
                <w:rFonts w:eastAsia="Times New Roman" w:cs="Times New Roman"/>
                <w:b/>
                <w:szCs w:val="24"/>
              </w:rPr>
            </w:pPr>
          </w:p>
          <w:p w14:paraId="006EA293"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 xml:space="preserve">Actividad 2.5: </w:t>
            </w:r>
          </w:p>
          <w:p w14:paraId="2F5F819F" w14:textId="77777777" w:rsidR="00EC7CA5" w:rsidRDefault="00EC7CA5" w:rsidP="00D47333">
            <w:pPr>
              <w:jc w:val="center"/>
              <w:rPr>
                <w:rFonts w:eastAsia="Times New Roman" w:cs="Times New Roman"/>
                <w:szCs w:val="24"/>
              </w:rPr>
            </w:pPr>
            <w:r>
              <w:rPr>
                <w:rFonts w:eastAsia="Times New Roman" w:cs="Times New Roman"/>
                <w:szCs w:val="24"/>
              </w:rPr>
              <w:t>16/10/2019</w:t>
            </w:r>
          </w:p>
          <w:p w14:paraId="7DFC8EA5"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 </w:t>
            </w:r>
          </w:p>
          <w:p w14:paraId="5CF94C22"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62EAA411" w14:textId="77777777" w:rsidR="00EC7CA5" w:rsidRDefault="00EC7CA5" w:rsidP="00D47333">
            <w:pPr>
              <w:rPr>
                <w:rFonts w:eastAsia="Times New Roman" w:cs="Times New Roman"/>
                <w:b/>
                <w:szCs w:val="24"/>
              </w:rPr>
            </w:pPr>
          </w:p>
        </w:tc>
        <w:tc>
          <w:tcPr>
            <w:tcW w:w="1842" w:type="dxa"/>
          </w:tcPr>
          <w:p w14:paraId="5EA519B5" w14:textId="77777777" w:rsidR="00EC7CA5" w:rsidRDefault="00EC7CA5" w:rsidP="00D47333">
            <w:pPr>
              <w:jc w:val="center"/>
              <w:rPr>
                <w:rFonts w:eastAsia="Times New Roman" w:cs="Times New Roman"/>
                <w:b/>
                <w:szCs w:val="24"/>
              </w:rPr>
            </w:pPr>
          </w:p>
          <w:p w14:paraId="7ED8266B" w14:textId="77777777" w:rsidR="00EC7CA5" w:rsidRDefault="00EC7CA5" w:rsidP="00D47333">
            <w:pPr>
              <w:jc w:val="center"/>
              <w:rPr>
                <w:rFonts w:eastAsia="Times New Roman" w:cs="Times New Roman"/>
                <w:b/>
                <w:szCs w:val="24"/>
              </w:rPr>
            </w:pPr>
          </w:p>
          <w:p w14:paraId="4546C5C4" w14:textId="77777777" w:rsidR="00EC7CA5" w:rsidRDefault="00EC7CA5" w:rsidP="00D47333">
            <w:pPr>
              <w:jc w:val="center"/>
              <w:rPr>
                <w:rFonts w:eastAsia="Times New Roman" w:cs="Times New Roman"/>
                <w:b/>
                <w:szCs w:val="24"/>
              </w:rPr>
            </w:pPr>
            <w:r>
              <w:rPr>
                <w:rFonts w:eastAsia="Times New Roman" w:cs="Times New Roman"/>
                <w:b/>
                <w:szCs w:val="24"/>
              </w:rPr>
              <w:lastRenderedPageBreak/>
              <w:t>Actividad 2.5:1</w:t>
            </w:r>
          </w:p>
          <w:p w14:paraId="471DC373" w14:textId="77777777" w:rsidR="00EC7CA5" w:rsidRDefault="00EC7CA5" w:rsidP="00D47333">
            <w:pPr>
              <w:jc w:val="center"/>
              <w:rPr>
                <w:rFonts w:eastAsia="Times New Roman" w:cs="Times New Roman"/>
                <w:szCs w:val="24"/>
              </w:rPr>
            </w:pPr>
            <w:r>
              <w:rPr>
                <w:rFonts w:eastAsia="Times New Roman" w:cs="Times New Roman"/>
                <w:szCs w:val="24"/>
              </w:rPr>
              <w:t>19/10/2019</w:t>
            </w:r>
          </w:p>
          <w:p w14:paraId="5BDFE50C"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2.6:1 </w:t>
            </w:r>
          </w:p>
          <w:p w14:paraId="3762E822"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687033F8" w14:textId="77777777" w:rsidR="00EC7CA5" w:rsidRDefault="00EC7CA5" w:rsidP="00D47333">
            <w:pPr>
              <w:rPr>
                <w:rFonts w:eastAsia="Times New Roman" w:cs="Times New Roman"/>
                <w:b/>
                <w:szCs w:val="24"/>
              </w:rPr>
            </w:pPr>
          </w:p>
        </w:tc>
      </w:tr>
    </w:tbl>
    <w:p w14:paraId="4FA3156C" w14:textId="77777777" w:rsidR="00EC7CA5" w:rsidRDefault="00EC7CA5" w:rsidP="0037021E">
      <w:pPr>
        <w:spacing w:line="240" w:lineRule="auto"/>
        <w:rPr>
          <w:rFonts w:eastAsia="Times New Roman" w:cs="Times New Roman"/>
          <w:b/>
          <w:szCs w:val="24"/>
        </w:rPr>
      </w:pPr>
    </w:p>
    <w:p w14:paraId="330B4308" w14:textId="494FDF3C" w:rsidR="00272653" w:rsidRDefault="00272653" w:rsidP="0037021E">
      <w:pPr>
        <w:ind w:firstLine="0"/>
        <w:rPr>
          <w:rFonts w:eastAsia="Times New Roman" w:cs="Times New Roman"/>
          <w:b/>
          <w:szCs w:val="24"/>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3E79A5BA" w14:textId="6040DA80" w:rsidR="00EC7CA5" w:rsidRDefault="00EC7CA5" w:rsidP="0037021E">
      <w:pPr>
        <w:ind w:firstLine="0"/>
        <w:rPr>
          <w:rFonts w:eastAsia="Times New Roman" w:cs="Times New Roman"/>
          <w:b/>
          <w:szCs w:val="24"/>
        </w:rPr>
      </w:pPr>
      <w:r>
        <w:rPr>
          <w:rFonts w:eastAsia="Times New Roman" w:cs="Times New Roman"/>
          <w:b/>
          <w:szCs w:val="24"/>
        </w:rPr>
        <w:t>Casos de uso #09 y #11</w:t>
      </w:r>
    </w:p>
    <w:p w14:paraId="5BD7B413" w14:textId="77777777" w:rsidR="00EC7CA5" w:rsidRDefault="00EC7CA5" w:rsidP="0037021E">
      <w:pPr>
        <w:ind w:firstLine="0"/>
        <w:rPr>
          <w:rFonts w:eastAsia="Times New Roman" w:cs="Times New Roman"/>
          <w:b/>
          <w:szCs w:val="24"/>
        </w:rPr>
      </w:pPr>
      <w:r>
        <w:rPr>
          <w:rFonts w:eastAsia="Times New Roman" w:cs="Times New Roman"/>
          <w:b/>
          <w:szCs w:val="24"/>
        </w:rPr>
        <w:t>Nombre CU09: Crear rango (tabla parámetro)</w:t>
      </w:r>
    </w:p>
    <w:p w14:paraId="6DCB3A35" w14:textId="04CB2577" w:rsidR="00EC7CA5" w:rsidRDefault="00EC7CA5" w:rsidP="0037021E">
      <w:pPr>
        <w:ind w:firstLine="0"/>
        <w:rPr>
          <w:rFonts w:eastAsia="Times New Roman" w:cs="Times New Roman"/>
          <w:b/>
          <w:szCs w:val="24"/>
        </w:rPr>
      </w:pPr>
      <w:r>
        <w:rPr>
          <w:rFonts w:eastAsia="Times New Roman" w:cs="Times New Roman"/>
          <w:b/>
          <w:szCs w:val="24"/>
        </w:rPr>
        <w:t>Nombre CU11: Crear base de tiempo (tabla parámetro)</w:t>
      </w:r>
    </w:p>
    <w:p w14:paraId="0069039A" w14:textId="3A178C6B" w:rsidR="00272653" w:rsidRPr="00272653" w:rsidRDefault="00272653" w:rsidP="00272653">
      <w:pPr>
        <w:pStyle w:val="Descripcin"/>
        <w:ind w:firstLine="0"/>
        <w:rPr>
          <w:rFonts w:eastAsia="Times New Roman" w:cs="Times New Roman"/>
          <w:b/>
          <w:color w:val="auto"/>
          <w:sz w:val="24"/>
          <w:szCs w:val="24"/>
        </w:rPr>
      </w:pPr>
      <w:bookmarkStart w:id="99" w:name="_Toc47024522"/>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sidR="00381C8E">
        <w:rPr>
          <w:noProof/>
          <w:color w:val="auto"/>
          <w:sz w:val="24"/>
          <w:szCs w:val="24"/>
        </w:rPr>
        <w:t>51</w:t>
      </w:r>
      <w:r w:rsidRPr="00272653">
        <w:rPr>
          <w:color w:val="auto"/>
          <w:sz w:val="24"/>
          <w:szCs w:val="24"/>
        </w:rPr>
        <w:fldChar w:fldCharType="end"/>
      </w:r>
      <w:r w:rsidRPr="00272653">
        <w:rPr>
          <w:color w:val="auto"/>
          <w:sz w:val="24"/>
          <w:szCs w:val="24"/>
        </w:rPr>
        <w:t xml:space="preserve">. Calendario de las tareas 2.5 </w:t>
      </w:r>
      <w:r w:rsidR="00871D34">
        <w:rPr>
          <w:color w:val="auto"/>
          <w:sz w:val="24"/>
          <w:szCs w:val="24"/>
        </w:rPr>
        <w:t>y</w:t>
      </w:r>
      <w:r w:rsidRPr="00272653">
        <w:rPr>
          <w:color w:val="auto"/>
          <w:sz w:val="24"/>
          <w:szCs w:val="24"/>
        </w:rPr>
        <w:t xml:space="preserve"> 2.6 (CU09 y CU11) del equipo de calidad.</w:t>
      </w:r>
      <w:bookmarkEnd w:id="99"/>
    </w:p>
    <w:tbl>
      <w:tblPr>
        <w:tblStyle w:val="Tablaconcuadrcula"/>
        <w:tblW w:w="9067" w:type="dxa"/>
        <w:tblLayout w:type="fixed"/>
        <w:tblLook w:val="04A0" w:firstRow="1" w:lastRow="0" w:firstColumn="1" w:lastColumn="0" w:noHBand="0" w:noVBand="1"/>
      </w:tblPr>
      <w:tblGrid>
        <w:gridCol w:w="421"/>
        <w:gridCol w:w="5103"/>
        <w:gridCol w:w="1701"/>
        <w:gridCol w:w="1842"/>
      </w:tblGrid>
      <w:tr w:rsidR="00EC7CA5" w14:paraId="592BB10A" w14:textId="77777777" w:rsidTr="00D47333">
        <w:trPr>
          <w:trHeight w:val="377"/>
        </w:trPr>
        <w:tc>
          <w:tcPr>
            <w:tcW w:w="421" w:type="dxa"/>
          </w:tcPr>
          <w:p w14:paraId="288501F6" w14:textId="77777777" w:rsidR="00EC7CA5" w:rsidRDefault="00EC7CA5" w:rsidP="0037021E">
            <w:pPr>
              <w:ind w:firstLine="0"/>
              <w:jc w:val="center"/>
              <w:rPr>
                <w:rFonts w:eastAsia="Times New Roman" w:cs="Times New Roman"/>
                <w:b/>
                <w:szCs w:val="24"/>
              </w:rPr>
            </w:pPr>
            <w:r>
              <w:rPr>
                <w:rFonts w:eastAsia="Times New Roman" w:cs="Times New Roman"/>
                <w:b/>
                <w:szCs w:val="24"/>
              </w:rPr>
              <w:t>#</w:t>
            </w:r>
          </w:p>
        </w:tc>
        <w:tc>
          <w:tcPr>
            <w:tcW w:w="5103" w:type="dxa"/>
          </w:tcPr>
          <w:p w14:paraId="11A8F3D7" w14:textId="77777777" w:rsidR="00EC7CA5" w:rsidRDefault="00EC7CA5" w:rsidP="0037021E">
            <w:pPr>
              <w:ind w:firstLine="0"/>
              <w:jc w:val="center"/>
              <w:rPr>
                <w:rFonts w:eastAsia="Times New Roman" w:cs="Times New Roman"/>
                <w:b/>
                <w:szCs w:val="24"/>
              </w:rPr>
            </w:pPr>
            <w:r>
              <w:rPr>
                <w:rFonts w:eastAsia="Times New Roman" w:cs="Times New Roman"/>
                <w:b/>
                <w:szCs w:val="24"/>
              </w:rPr>
              <w:t>Descripción</w:t>
            </w:r>
          </w:p>
        </w:tc>
        <w:tc>
          <w:tcPr>
            <w:tcW w:w="1701" w:type="dxa"/>
          </w:tcPr>
          <w:p w14:paraId="199F3ECC"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inicio</w:t>
            </w:r>
          </w:p>
        </w:tc>
        <w:tc>
          <w:tcPr>
            <w:tcW w:w="1842" w:type="dxa"/>
          </w:tcPr>
          <w:p w14:paraId="0D38DAB9" w14:textId="77777777" w:rsidR="00EC7CA5" w:rsidRDefault="00EC7CA5" w:rsidP="0037021E">
            <w:pPr>
              <w:ind w:firstLine="0"/>
              <w:jc w:val="center"/>
              <w:rPr>
                <w:rFonts w:eastAsia="Times New Roman" w:cs="Times New Roman"/>
                <w:b/>
                <w:szCs w:val="24"/>
              </w:rPr>
            </w:pPr>
            <w:r>
              <w:rPr>
                <w:rFonts w:eastAsia="Times New Roman" w:cs="Times New Roman"/>
                <w:b/>
                <w:szCs w:val="24"/>
              </w:rPr>
              <w:t>Fecha fin</w:t>
            </w:r>
          </w:p>
        </w:tc>
      </w:tr>
      <w:tr w:rsidR="00EC7CA5" w14:paraId="395240B7" w14:textId="77777777" w:rsidTr="00D47333">
        <w:tc>
          <w:tcPr>
            <w:tcW w:w="421" w:type="dxa"/>
          </w:tcPr>
          <w:p w14:paraId="7C33B18F" w14:textId="77777777" w:rsidR="00EC7CA5" w:rsidRDefault="00EC7CA5" w:rsidP="0037021E">
            <w:pPr>
              <w:ind w:firstLine="0"/>
              <w:jc w:val="center"/>
              <w:rPr>
                <w:rFonts w:eastAsia="Times New Roman" w:cs="Times New Roman"/>
                <w:szCs w:val="24"/>
              </w:rPr>
            </w:pPr>
          </w:p>
          <w:p w14:paraId="662FAE7D" w14:textId="77777777" w:rsidR="00EC7CA5" w:rsidRDefault="00EC7CA5" w:rsidP="0037021E">
            <w:pPr>
              <w:ind w:firstLine="0"/>
              <w:rPr>
                <w:rFonts w:eastAsia="Times New Roman" w:cs="Times New Roman"/>
                <w:szCs w:val="24"/>
              </w:rPr>
            </w:pPr>
          </w:p>
          <w:p w14:paraId="4E45CED8" w14:textId="77777777" w:rsidR="00EC7CA5" w:rsidRDefault="00EC7CA5" w:rsidP="0037021E">
            <w:pPr>
              <w:ind w:firstLine="0"/>
              <w:jc w:val="center"/>
              <w:rPr>
                <w:rFonts w:eastAsia="Times New Roman" w:cs="Times New Roman"/>
                <w:szCs w:val="24"/>
              </w:rPr>
            </w:pPr>
          </w:p>
          <w:p w14:paraId="671D21B6" w14:textId="77777777" w:rsidR="00EC7CA5" w:rsidRPr="002834B1" w:rsidRDefault="00EC7CA5" w:rsidP="0037021E">
            <w:pPr>
              <w:ind w:firstLine="0"/>
              <w:jc w:val="center"/>
              <w:rPr>
                <w:rFonts w:eastAsia="Times New Roman" w:cs="Times New Roman"/>
                <w:szCs w:val="24"/>
              </w:rPr>
            </w:pPr>
            <w:r w:rsidRPr="002834B1">
              <w:rPr>
                <w:rFonts w:eastAsia="Times New Roman" w:cs="Times New Roman"/>
                <w:szCs w:val="24"/>
              </w:rPr>
              <w:t>2</w:t>
            </w:r>
          </w:p>
        </w:tc>
        <w:tc>
          <w:tcPr>
            <w:tcW w:w="5103" w:type="dxa"/>
          </w:tcPr>
          <w:p w14:paraId="63A33CE0" w14:textId="77777777" w:rsidR="00EC7CA5" w:rsidRDefault="00EC7CA5" w:rsidP="00D47333">
            <w:pPr>
              <w:rPr>
                <w:rFonts w:eastAsia="Times New Roman" w:cs="Times New Roman"/>
                <w:b/>
                <w:szCs w:val="24"/>
              </w:rPr>
            </w:pPr>
            <w:r>
              <w:rPr>
                <w:rFonts w:eastAsia="Times New Roman" w:cs="Times New Roman"/>
                <w:b/>
                <w:szCs w:val="24"/>
              </w:rPr>
              <w:t>Fase 2: Preparación de pruebas según las características de la ISO/IEC 25010 (adecuación funcional, eficiencia de desempeño, usabilidad, seguridad y mantenibilidad)</w:t>
            </w:r>
          </w:p>
          <w:p w14:paraId="08633D96" w14:textId="77777777" w:rsidR="00EC7CA5" w:rsidRDefault="00EC7CA5" w:rsidP="00D47333">
            <w:pPr>
              <w:rPr>
                <w:rFonts w:eastAsia="Times New Roman" w:cs="Times New Roman"/>
                <w:szCs w:val="24"/>
              </w:rPr>
            </w:pPr>
            <w:r>
              <w:rPr>
                <w:rFonts w:eastAsia="Times New Roman" w:cs="Times New Roman"/>
                <w:b/>
                <w:szCs w:val="24"/>
              </w:rPr>
              <w:t>Obj:</w:t>
            </w:r>
            <w:r>
              <w:rPr>
                <w:rFonts w:eastAsia="Times New Roman" w:cs="Times New Roman"/>
                <w:szCs w:val="24"/>
              </w:rPr>
              <w:t xml:space="preserve"> Se busca elaborar las pruebas a las cuales se va a someter el software.</w:t>
            </w:r>
          </w:p>
          <w:p w14:paraId="623E5FA8" w14:textId="77777777" w:rsidR="00EC7CA5" w:rsidRDefault="00EC7CA5" w:rsidP="00D47333">
            <w:pPr>
              <w:rPr>
                <w:rFonts w:eastAsia="Times New Roman" w:cs="Times New Roman"/>
                <w:b/>
                <w:szCs w:val="24"/>
              </w:rPr>
            </w:pPr>
            <w:r>
              <w:rPr>
                <w:rFonts w:eastAsia="Times New Roman" w:cs="Times New Roman"/>
                <w:b/>
                <w:szCs w:val="24"/>
              </w:rPr>
              <w:t>Actividades:</w:t>
            </w:r>
          </w:p>
          <w:p w14:paraId="0DE8AAC4" w14:textId="77777777" w:rsidR="00EC7CA5" w:rsidRDefault="00EC7CA5" w:rsidP="00525E5E">
            <w:pPr>
              <w:pStyle w:val="Prrafodelista"/>
              <w:numPr>
                <w:ilvl w:val="0"/>
                <w:numId w:val="113"/>
              </w:numPr>
              <w:jc w:val="left"/>
              <w:rPr>
                <w:rFonts w:eastAsia="Times New Roman" w:cs="Times New Roman"/>
                <w:szCs w:val="24"/>
              </w:rPr>
            </w:pPr>
            <w:r w:rsidRPr="00245BF2">
              <w:rPr>
                <w:rFonts w:eastAsia="Times New Roman" w:cs="Times New Roman"/>
                <w:szCs w:val="24"/>
              </w:rPr>
              <w:t>Procedimiento de pruebas.</w:t>
            </w:r>
          </w:p>
          <w:p w14:paraId="31EBE8E9" w14:textId="77777777" w:rsidR="00EC7CA5" w:rsidRPr="00054ABE" w:rsidRDefault="00EC7CA5" w:rsidP="00525E5E">
            <w:pPr>
              <w:pStyle w:val="Prrafodelista"/>
              <w:numPr>
                <w:ilvl w:val="0"/>
                <w:numId w:val="113"/>
              </w:numPr>
              <w:jc w:val="left"/>
              <w:rPr>
                <w:rFonts w:eastAsia="Times New Roman" w:cs="Times New Roman"/>
                <w:szCs w:val="24"/>
              </w:rPr>
            </w:pPr>
            <w:r w:rsidRPr="00054ABE">
              <w:rPr>
                <w:rFonts w:eastAsia="Times New Roman" w:cs="Times New Roman"/>
                <w:szCs w:val="24"/>
              </w:rPr>
              <w:t>Reporte de trasmisión de pruebas.</w:t>
            </w:r>
          </w:p>
        </w:tc>
        <w:tc>
          <w:tcPr>
            <w:tcW w:w="1701" w:type="dxa"/>
          </w:tcPr>
          <w:p w14:paraId="425305F7" w14:textId="77777777" w:rsidR="00EC7CA5" w:rsidRDefault="00EC7CA5" w:rsidP="00D47333">
            <w:pPr>
              <w:jc w:val="center"/>
              <w:rPr>
                <w:rFonts w:eastAsia="Times New Roman" w:cs="Times New Roman"/>
                <w:b/>
                <w:szCs w:val="24"/>
              </w:rPr>
            </w:pPr>
          </w:p>
          <w:p w14:paraId="0618ADF9" w14:textId="77777777" w:rsidR="00EC7CA5" w:rsidRDefault="00EC7CA5" w:rsidP="00D47333">
            <w:pPr>
              <w:jc w:val="center"/>
              <w:rPr>
                <w:rFonts w:eastAsia="Times New Roman" w:cs="Times New Roman"/>
                <w:b/>
                <w:szCs w:val="24"/>
              </w:rPr>
            </w:pPr>
          </w:p>
          <w:p w14:paraId="7BD6E9BE" w14:textId="77777777" w:rsidR="00EC7CA5" w:rsidRDefault="00EC7CA5" w:rsidP="00D47333">
            <w:pPr>
              <w:jc w:val="center"/>
              <w:rPr>
                <w:rFonts w:eastAsia="Times New Roman" w:cs="Times New Roman"/>
                <w:b/>
                <w:szCs w:val="24"/>
              </w:rPr>
            </w:pPr>
            <w:r>
              <w:rPr>
                <w:rFonts w:eastAsia="Times New Roman" w:cs="Times New Roman"/>
                <w:b/>
                <w:szCs w:val="24"/>
              </w:rPr>
              <w:t>Actividad 2.5:</w:t>
            </w:r>
          </w:p>
          <w:p w14:paraId="7ED21861" w14:textId="77777777" w:rsidR="00EC7CA5" w:rsidRDefault="00EC7CA5" w:rsidP="00D47333">
            <w:pPr>
              <w:jc w:val="center"/>
              <w:rPr>
                <w:rFonts w:eastAsia="Times New Roman" w:cs="Times New Roman"/>
                <w:szCs w:val="24"/>
              </w:rPr>
            </w:pPr>
            <w:r>
              <w:rPr>
                <w:rFonts w:eastAsia="Times New Roman" w:cs="Times New Roman"/>
                <w:szCs w:val="24"/>
              </w:rPr>
              <w:t>22/10/2019</w:t>
            </w:r>
          </w:p>
          <w:p w14:paraId="5CFE32E7" w14:textId="77777777" w:rsidR="00EC7CA5" w:rsidRDefault="00EC7CA5" w:rsidP="00D47333">
            <w:pPr>
              <w:jc w:val="center"/>
              <w:rPr>
                <w:rFonts w:eastAsia="Times New Roman" w:cs="Times New Roman"/>
                <w:b/>
                <w:szCs w:val="24"/>
              </w:rPr>
            </w:pPr>
            <w:r>
              <w:rPr>
                <w:rFonts w:eastAsia="Times New Roman" w:cs="Times New Roman"/>
                <w:b/>
                <w:szCs w:val="24"/>
              </w:rPr>
              <w:t>Actividad 2.6:</w:t>
            </w:r>
          </w:p>
          <w:p w14:paraId="1EF3B6E4"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06BBFCAF" w14:textId="77777777" w:rsidR="00EC7CA5" w:rsidRDefault="00EC7CA5" w:rsidP="00D47333">
            <w:pPr>
              <w:rPr>
                <w:rFonts w:eastAsia="Times New Roman" w:cs="Times New Roman"/>
                <w:b/>
                <w:szCs w:val="24"/>
              </w:rPr>
            </w:pPr>
          </w:p>
        </w:tc>
        <w:tc>
          <w:tcPr>
            <w:tcW w:w="1842" w:type="dxa"/>
          </w:tcPr>
          <w:p w14:paraId="74D96D5C" w14:textId="77777777" w:rsidR="00EC7CA5" w:rsidRDefault="00EC7CA5" w:rsidP="00D47333">
            <w:pPr>
              <w:jc w:val="center"/>
              <w:rPr>
                <w:rFonts w:eastAsia="Times New Roman" w:cs="Times New Roman"/>
                <w:b/>
                <w:szCs w:val="24"/>
              </w:rPr>
            </w:pPr>
          </w:p>
          <w:p w14:paraId="54454D92" w14:textId="77777777" w:rsidR="00EC7CA5" w:rsidRDefault="00EC7CA5" w:rsidP="00D47333">
            <w:pPr>
              <w:jc w:val="center"/>
              <w:rPr>
                <w:rFonts w:eastAsia="Times New Roman" w:cs="Times New Roman"/>
                <w:b/>
                <w:szCs w:val="24"/>
              </w:rPr>
            </w:pPr>
          </w:p>
          <w:p w14:paraId="01BDAA4B"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2.5:1 </w:t>
            </w:r>
          </w:p>
          <w:p w14:paraId="643AA0F6" w14:textId="77777777" w:rsidR="00EC7CA5" w:rsidRDefault="00EC7CA5" w:rsidP="00D47333">
            <w:pPr>
              <w:jc w:val="center"/>
              <w:rPr>
                <w:rFonts w:eastAsia="Times New Roman" w:cs="Times New Roman"/>
                <w:szCs w:val="24"/>
              </w:rPr>
            </w:pPr>
            <w:r>
              <w:rPr>
                <w:rFonts w:eastAsia="Times New Roman" w:cs="Times New Roman"/>
                <w:szCs w:val="24"/>
              </w:rPr>
              <w:t>25/10/2019</w:t>
            </w:r>
          </w:p>
          <w:p w14:paraId="383DF388" w14:textId="77777777" w:rsidR="00EC7CA5" w:rsidRDefault="00EC7CA5" w:rsidP="00D47333">
            <w:pPr>
              <w:jc w:val="center"/>
              <w:rPr>
                <w:rFonts w:eastAsia="Times New Roman" w:cs="Times New Roman"/>
                <w:b/>
                <w:szCs w:val="24"/>
              </w:rPr>
            </w:pPr>
            <w:r>
              <w:rPr>
                <w:rFonts w:eastAsia="Times New Roman" w:cs="Times New Roman"/>
                <w:b/>
                <w:szCs w:val="24"/>
              </w:rPr>
              <w:t xml:space="preserve">Actividad 2.6:1 </w:t>
            </w:r>
          </w:p>
          <w:p w14:paraId="3BB4840B" w14:textId="77777777" w:rsidR="00EC7CA5" w:rsidRDefault="00EC7CA5" w:rsidP="00D47333">
            <w:pPr>
              <w:jc w:val="center"/>
              <w:rPr>
                <w:rFonts w:eastAsia="Times New Roman" w:cs="Times New Roman"/>
                <w:szCs w:val="24"/>
              </w:rPr>
            </w:pPr>
            <w:r>
              <w:rPr>
                <w:rFonts w:eastAsia="Times New Roman" w:cs="Times New Roman"/>
                <w:szCs w:val="24"/>
              </w:rPr>
              <w:t>28/10/2019</w:t>
            </w:r>
          </w:p>
          <w:p w14:paraId="173A7975" w14:textId="77777777" w:rsidR="00EC7CA5" w:rsidRDefault="00EC7CA5" w:rsidP="00D47333">
            <w:pPr>
              <w:rPr>
                <w:rFonts w:eastAsia="Times New Roman" w:cs="Times New Roman"/>
                <w:b/>
                <w:szCs w:val="24"/>
              </w:rPr>
            </w:pPr>
          </w:p>
        </w:tc>
      </w:tr>
    </w:tbl>
    <w:p w14:paraId="238983B3" w14:textId="77777777" w:rsidR="00EC7CA5" w:rsidRDefault="00EC7CA5" w:rsidP="0037021E">
      <w:pPr>
        <w:spacing w:line="240" w:lineRule="auto"/>
        <w:rPr>
          <w:rFonts w:eastAsia="Times New Roman" w:cs="Times New Roman"/>
          <w:b/>
          <w:szCs w:val="24"/>
        </w:rPr>
      </w:pPr>
    </w:p>
    <w:p w14:paraId="708619CD" w14:textId="775E67CC" w:rsidR="00272653" w:rsidRPr="00272653" w:rsidRDefault="00272653" w:rsidP="0037021E">
      <w:pPr>
        <w:ind w:firstLine="0"/>
        <w:rPr>
          <w:rFonts w:eastAsia="Times New Roman" w:cs="Times New Roman"/>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02871316" w14:textId="311AE9BF" w:rsidR="00EC7CA5" w:rsidRDefault="00EC7CA5" w:rsidP="0037021E">
      <w:pPr>
        <w:ind w:firstLine="0"/>
        <w:rPr>
          <w:rFonts w:eastAsia="Times New Roman" w:cs="Times New Roman"/>
          <w:b/>
          <w:szCs w:val="24"/>
        </w:rPr>
      </w:pPr>
      <w:r>
        <w:rPr>
          <w:rFonts w:eastAsia="Times New Roman" w:cs="Times New Roman"/>
          <w:b/>
          <w:szCs w:val="24"/>
        </w:rPr>
        <w:t>Fase 3 y 4: completas (de los mismos casos de uso anteriores)</w:t>
      </w:r>
    </w:p>
    <w:p w14:paraId="12F3F442" w14:textId="77777777" w:rsidR="00EC7CA5" w:rsidRDefault="00EC7CA5" w:rsidP="0037021E">
      <w:pPr>
        <w:ind w:firstLine="0"/>
        <w:rPr>
          <w:rFonts w:eastAsia="Times New Roman" w:cs="Times New Roman"/>
          <w:b/>
          <w:szCs w:val="24"/>
        </w:rPr>
      </w:pPr>
      <w:r>
        <w:rPr>
          <w:rFonts w:eastAsia="Times New Roman" w:cs="Times New Roman"/>
          <w:b/>
          <w:szCs w:val="24"/>
        </w:rPr>
        <w:t>Casos de uso #04 y #08</w:t>
      </w:r>
    </w:p>
    <w:p w14:paraId="33EE4379" w14:textId="77777777" w:rsidR="00EC7CA5" w:rsidRDefault="00EC7CA5" w:rsidP="0037021E">
      <w:pPr>
        <w:ind w:firstLine="0"/>
        <w:rPr>
          <w:rFonts w:eastAsia="Times New Roman" w:cs="Times New Roman"/>
          <w:b/>
          <w:szCs w:val="24"/>
        </w:rPr>
      </w:pPr>
      <w:r>
        <w:rPr>
          <w:rFonts w:eastAsia="Times New Roman" w:cs="Times New Roman"/>
          <w:b/>
          <w:szCs w:val="24"/>
        </w:rPr>
        <w:t>Nombre CU04: Crear región (tabla parámetro)</w:t>
      </w:r>
    </w:p>
    <w:p w14:paraId="3832998D" w14:textId="1E899EA1" w:rsidR="00EC7CA5" w:rsidRDefault="00EC7CA5" w:rsidP="0037021E">
      <w:pPr>
        <w:ind w:firstLine="0"/>
        <w:rPr>
          <w:rFonts w:eastAsia="Times New Roman" w:cs="Times New Roman"/>
          <w:b/>
          <w:szCs w:val="24"/>
        </w:rPr>
      </w:pPr>
      <w:r>
        <w:rPr>
          <w:rFonts w:eastAsia="Times New Roman" w:cs="Times New Roman"/>
          <w:b/>
          <w:szCs w:val="24"/>
        </w:rPr>
        <w:t>Nombre CU08: Crear ciudad (tabla parámetro)</w:t>
      </w:r>
    </w:p>
    <w:p w14:paraId="209754CA" w14:textId="20E773D0" w:rsidR="00272653" w:rsidRPr="00272653" w:rsidRDefault="00272653" w:rsidP="00272653">
      <w:pPr>
        <w:pStyle w:val="Descripcin"/>
        <w:ind w:firstLine="0"/>
        <w:rPr>
          <w:rFonts w:eastAsia="Times New Roman" w:cs="Times New Roman"/>
          <w:b/>
          <w:color w:val="auto"/>
          <w:sz w:val="24"/>
          <w:szCs w:val="24"/>
        </w:rPr>
      </w:pPr>
      <w:bookmarkStart w:id="100" w:name="_Toc47024523"/>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sidR="00381C8E">
        <w:rPr>
          <w:noProof/>
          <w:color w:val="auto"/>
          <w:sz w:val="24"/>
          <w:szCs w:val="24"/>
        </w:rPr>
        <w:t>52</w:t>
      </w:r>
      <w:r w:rsidRPr="00272653">
        <w:rPr>
          <w:color w:val="auto"/>
          <w:sz w:val="24"/>
          <w:szCs w:val="24"/>
        </w:rPr>
        <w:fldChar w:fldCharType="end"/>
      </w:r>
      <w:r w:rsidRPr="00272653">
        <w:rPr>
          <w:color w:val="auto"/>
          <w:sz w:val="24"/>
          <w:szCs w:val="24"/>
        </w:rPr>
        <w:t>. Calendario de las tareas 3.1 - 4.1</w:t>
      </w:r>
      <w:r w:rsidR="00871D34">
        <w:rPr>
          <w:color w:val="auto"/>
          <w:sz w:val="24"/>
          <w:szCs w:val="24"/>
        </w:rPr>
        <w:t xml:space="preserve"> </w:t>
      </w:r>
      <w:r w:rsidRPr="00272653">
        <w:rPr>
          <w:color w:val="auto"/>
          <w:sz w:val="24"/>
          <w:szCs w:val="24"/>
        </w:rPr>
        <w:t>(CU04</w:t>
      </w:r>
      <w:r w:rsidR="001849BD">
        <w:rPr>
          <w:color w:val="auto"/>
          <w:sz w:val="24"/>
          <w:szCs w:val="24"/>
        </w:rPr>
        <w:t xml:space="preserve"> </w:t>
      </w:r>
      <w:r w:rsidRPr="00272653">
        <w:rPr>
          <w:color w:val="auto"/>
          <w:sz w:val="24"/>
          <w:szCs w:val="24"/>
        </w:rPr>
        <w:t>y CU08) del equipo de calidad.</w:t>
      </w:r>
      <w:bookmarkEnd w:id="100"/>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054ABE" w14:paraId="6843902F" w14:textId="77777777" w:rsidTr="00D47333">
        <w:trPr>
          <w:trHeight w:val="252"/>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39870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1FCB723"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70A6CAA"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5F7A360" w14:textId="77777777" w:rsidR="00EC7CA5" w:rsidRPr="00054ABE" w:rsidRDefault="00EC7CA5" w:rsidP="00874C70">
            <w:pPr>
              <w:spacing w:line="240" w:lineRule="auto"/>
              <w:ind w:firstLine="0"/>
              <w:jc w:val="center"/>
              <w:rPr>
                <w:rFonts w:eastAsia="Times New Roman" w:cs="Times New Roman"/>
                <w:b/>
                <w:bCs/>
                <w:szCs w:val="24"/>
              </w:rPr>
            </w:pPr>
            <w:r w:rsidRPr="00054ABE">
              <w:rPr>
                <w:rFonts w:eastAsia="Times New Roman" w:cs="Times New Roman"/>
                <w:b/>
                <w:bCs/>
                <w:szCs w:val="24"/>
              </w:rPr>
              <w:t>Fecha fin</w:t>
            </w:r>
          </w:p>
        </w:tc>
      </w:tr>
      <w:tr w:rsidR="00EC7CA5" w14:paraId="21450D0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2FF5403" w14:textId="77777777" w:rsidR="00EC7CA5" w:rsidRDefault="00EC7CA5" w:rsidP="00874C70">
            <w:pPr>
              <w:spacing w:line="240" w:lineRule="auto"/>
              <w:ind w:firstLine="0"/>
              <w:jc w:val="center"/>
              <w:rPr>
                <w:rFonts w:eastAsia="Times New Roman" w:cs="Times New Roman"/>
                <w:szCs w:val="24"/>
              </w:rPr>
            </w:pPr>
          </w:p>
          <w:p w14:paraId="1846B103" w14:textId="77777777" w:rsidR="00EC7CA5" w:rsidRDefault="00EC7CA5" w:rsidP="00874C70">
            <w:pPr>
              <w:spacing w:line="240" w:lineRule="auto"/>
              <w:ind w:firstLine="0"/>
              <w:jc w:val="center"/>
              <w:rPr>
                <w:rFonts w:eastAsia="Times New Roman" w:cs="Times New Roman"/>
                <w:szCs w:val="24"/>
              </w:rPr>
            </w:pPr>
          </w:p>
          <w:p w14:paraId="05684252" w14:textId="77777777" w:rsidR="00EC7CA5" w:rsidRDefault="00EC7CA5" w:rsidP="00874C70">
            <w:pPr>
              <w:spacing w:line="240" w:lineRule="auto"/>
              <w:ind w:firstLine="0"/>
              <w:rPr>
                <w:rFonts w:eastAsia="Times New Roman" w:cs="Times New Roman"/>
                <w:szCs w:val="24"/>
              </w:rPr>
            </w:pPr>
          </w:p>
          <w:p w14:paraId="0BC4FBFD"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lastRenderedPageBreak/>
              <w:t>3</w:t>
            </w:r>
          </w:p>
        </w:tc>
        <w:tc>
          <w:tcPr>
            <w:tcW w:w="3649" w:type="dxa"/>
            <w:tcBorders>
              <w:bottom w:val="single" w:sz="8" w:space="0" w:color="000000"/>
              <w:right w:val="single" w:sz="8" w:space="0" w:color="000000"/>
            </w:tcBorders>
            <w:tcMar>
              <w:top w:w="100" w:type="dxa"/>
              <w:left w:w="100" w:type="dxa"/>
              <w:bottom w:w="100" w:type="dxa"/>
              <w:right w:w="100" w:type="dxa"/>
            </w:tcMar>
          </w:tcPr>
          <w:p w14:paraId="1F03D53B"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Fase 3: Ejecución de pruebas</w:t>
            </w:r>
          </w:p>
          <w:p w14:paraId="7117F460"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F06ECB4" w14:textId="77777777" w:rsidR="00EC7CA5" w:rsidRDefault="00EC7CA5" w:rsidP="00D47333">
            <w:pPr>
              <w:spacing w:line="240" w:lineRule="auto"/>
              <w:rPr>
                <w:rFonts w:eastAsia="Times New Roman" w:cs="Times New Roman"/>
                <w:b/>
                <w:szCs w:val="24"/>
              </w:rPr>
            </w:pPr>
            <w:r>
              <w:rPr>
                <w:rFonts w:eastAsia="Times New Roman" w:cs="Times New Roman"/>
                <w:b/>
                <w:szCs w:val="24"/>
              </w:rPr>
              <w:lastRenderedPageBreak/>
              <w:t>Actividades:</w:t>
            </w:r>
          </w:p>
          <w:p w14:paraId="07B3898A"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Logs de pruebas.</w:t>
            </w:r>
          </w:p>
          <w:p w14:paraId="0DB025F0"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Realizar pruebas unitarias.</w:t>
            </w:r>
          </w:p>
          <w:p w14:paraId="39AC2182" w14:textId="77777777" w:rsidR="00EC7CA5" w:rsidRDefault="00EC7CA5" w:rsidP="00525E5E">
            <w:pPr>
              <w:numPr>
                <w:ilvl w:val="0"/>
                <w:numId w:val="41"/>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B8E5058" w14:textId="77777777" w:rsidR="00EC7CA5" w:rsidRPr="00054ABE" w:rsidRDefault="00EC7CA5" w:rsidP="00D47333">
            <w:pPr>
              <w:spacing w:line="240" w:lineRule="auto"/>
              <w:jc w:val="center"/>
              <w:rPr>
                <w:rFonts w:eastAsia="Times New Roman" w:cs="Times New Roman"/>
                <w:szCs w:val="24"/>
              </w:rPr>
            </w:pPr>
            <w:r>
              <w:rPr>
                <w:rFonts w:eastAsia="Times New Roman" w:cs="Times New Roman"/>
                <w:szCs w:val="24"/>
              </w:rPr>
              <w:lastRenderedPageBreak/>
              <w:t xml:space="preserve"> </w:t>
            </w:r>
          </w:p>
          <w:p w14:paraId="3DAD0AD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28505B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28/10/2019</w:t>
            </w:r>
          </w:p>
          <w:p w14:paraId="3439E94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lastRenderedPageBreak/>
              <w:t>Actividad 3.2:</w:t>
            </w:r>
          </w:p>
          <w:p w14:paraId="2CB6CC1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7BC067E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F5E985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tc>
        <w:tc>
          <w:tcPr>
            <w:tcW w:w="2610" w:type="dxa"/>
            <w:tcBorders>
              <w:bottom w:val="single" w:sz="8" w:space="0" w:color="000000"/>
              <w:right w:val="single" w:sz="8" w:space="0" w:color="000000"/>
            </w:tcBorders>
            <w:tcMar>
              <w:top w:w="100" w:type="dxa"/>
              <w:left w:w="100" w:type="dxa"/>
              <w:bottom w:w="100" w:type="dxa"/>
              <w:right w:w="100" w:type="dxa"/>
            </w:tcMar>
          </w:tcPr>
          <w:p w14:paraId="0B079EB9" w14:textId="77777777" w:rsidR="00EC7CA5" w:rsidRDefault="00EC7CA5" w:rsidP="00D47333">
            <w:pPr>
              <w:spacing w:line="240" w:lineRule="auto"/>
              <w:rPr>
                <w:rFonts w:eastAsia="Times New Roman" w:cs="Times New Roman"/>
                <w:b/>
                <w:szCs w:val="24"/>
              </w:rPr>
            </w:pPr>
          </w:p>
          <w:p w14:paraId="3E60D38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239EF3D3"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01/11/2019</w:t>
            </w:r>
          </w:p>
          <w:p w14:paraId="23FCB8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lastRenderedPageBreak/>
              <w:t>Actividad 3.2:2</w:t>
            </w:r>
          </w:p>
          <w:p w14:paraId="312E834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03/11/2019</w:t>
            </w:r>
          </w:p>
          <w:p w14:paraId="606DF9A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760E64F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05/11/2019</w:t>
            </w:r>
          </w:p>
        </w:tc>
      </w:tr>
      <w:tr w:rsidR="00EC7CA5" w14:paraId="7E8B41A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111E4EA" w14:textId="5EB16E52" w:rsidR="00EC7CA5" w:rsidRDefault="00EC7CA5" w:rsidP="00874C70">
            <w:pPr>
              <w:spacing w:line="240" w:lineRule="auto"/>
              <w:ind w:firstLine="0"/>
              <w:rPr>
                <w:rFonts w:eastAsia="Times New Roman" w:cs="Times New Roman"/>
                <w:szCs w:val="24"/>
              </w:rPr>
            </w:pPr>
          </w:p>
          <w:p w14:paraId="57E21FEC" w14:textId="77777777" w:rsidR="00874C70" w:rsidRDefault="00874C70" w:rsidP="00874C70">
            <w:pPr>
              <w:spacing w:line="240" w:lineRule="auto"/>
              <w:ind w:firstLine="0"/>
              <w:rPr>
                <w:rFonts w:eastAsia="Times New Roman" w:cs="Times New Roman"/>
                <w:szCs w:val="24"/>
              </w:rPr>
            </w:pPr>
          </w:p>
          <w:p w14:paraId="5687CC42" w14:textId="77777777" w:rsidR="00EC7CA5" w:rsidRDefault="00EC7CA5" w:rsidP="00874C7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2B3E58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3A78646C"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37B165EA"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B9FA451" w14:textId="77777777" w:rsidR="00EC7CA5" w:rsidRDefault="00EC7CA5" w:rsidP="00525E5E">
            <w:pPr>
              <w:numPr>
                <w:ilvl w:val="0"/>
                <w:numId w:val="50"/>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266F76E4" w14:textId="77777777" w:rsidR="00EC7CA5" w:rsidRDefault="00EC7CA5" w:rsidP="00D47333">
            <w:pPr>
              <w:spacing w:line="240" w:lineRule="auto"/>
              <w:rPr>
                <w:rFonts w:eastAsia="Times New Roman" w:cs="Times New Roman"/>
                <w:b/>
                <w:szCs w:val="24"/>
              </w:rPr>
            </w:pPr>
          </w:p>
          <w:p w14:paraId="1D30DC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69735BF"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1F5EA8F" w14:textId="77777777" w:rsidR="00EC7CA5" w:rsidRDefault="00EC7CA5" w:rsidP="00D47333">
            <w:pPr>
              <w:spacing w:line="240" w:lineRule="auto"/>
              <w:rPr>
                <w:rFonts w:eastAsia="Times New Roman" w:cs="Times New Roman"/>
                <w:b/>
                <w:szCs w:val="24"/>
              </w:rPr>
            </w:pPr>
          </w:p>
          <w:p w14:paraId="7234215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54EF61E4"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tc>
      </w:tr>
    </w:tbl>
    <w:p w14:paraId="3F630ECB" w14:textId="77777777" w:rsidR="00EC7CA5" w:rsidRDefault="00EC7CA5" w:rsidP="00874C70">
      <w:pPr>
        <w:spacing w:line="240" w:lineRule="auto"/>
      </w:pPr>
    </w:p>
    <w:p w14:paraId="0E509370" w14:textId="0C5E91C4" w:rsidR="00272653" w:rsidRPr="00272653" w:rsidRDefault="00272653" w:rsidP="00874C70">
      <w:pPr>
        <w:ind w:firstLine="0"/>
        <w:rPr>
          <w:rFonts w:eastAsia="Times New Roman" w:cs="Times New Roman"/>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563B5B49" w14:textId="17074BC8" w:rsidR="00EC7CA5" w:rsidRDefault="00EC7CA5" w:rsidP="00874C70">
      <w:pPr>
        <w:ind w:firstLine="0"/>
        <w:rPr>
          <w:rFonts w:eastAsia="Times New Roman" w:cs="Times New Roman"/>
          <w:b/>
          <w:szCs w:val="24"/>
        </w:rPr>
      </w:pPr>
      <w:r>
        <w:rPr>
          <w:rFonts w:eastAsia="Times New Roman" w:cs="Times New Roman"/>
          <w:b/>
          <w:szCs w:val="24"/>
        </w:rPr>
        <w:t>Casos de uso #16 y #10</w:t>
      </w:r>
    </w:p>
    <w:p w14:paraId="3E29DBAF" w14:textId="77777777" w:rsidR="00EC7CA5" w:rsidRDefault="00EC7CA5" w:rsidP="00874C70">
      <w:pPr>
        <w:ind w:firstLine="0"/>
        <w:rPr>
          <w:rFonts w:eastAsia="Times New Roman" w:cs="Times New Roman"/>
          <w:b/>
          <w:szCs w:val="24"/>
        </w:rPr>
      </w:pPr>
      <w:r>
        <w:rPr>
          <w:rFonts w:eastAsia="Times New Roman" w:cs="Times New Roman"/>
          <w:b/>
          <w:szCs w:val="24"/>
        </w:rPr>
        <w:t xml:space="preserve">Nombre CU16: Crear mantenimiento (tabla parámetro) </w:t>
      </w:r>
    </w:p>
    <w:p w14:paraId="6AAC68B7" w14:textId="2A299CA3" w:rsidR="00272653" w:rsidRDefault="00EC7CA5" w:rsidP="00272653">
      <w:pPr>
        <w:ind w:firstLine="0"/>
        <w:rPr>
          <w:rFonts w:eastAsia="Times New Roman" w:cs="Times New Roman"/>
          <w:b/>
          <w:szCs w:val="24"/>
        </w:rPr>
      </w:pPr>
      <w:r>
        <w:rPr>
          <w:rFonts w:eastAsia="Times New Roman" w:cs="Times New Roman"/>
          <w:b/>
          <w:szCs w:val="24"/>
        </w:rPr>
        <w:t>Nombre CU10: Crear alerta (tabla parámetro)</w:t>
      </w:r>
    </w:p>
    <w:p w14:paraId="196AD383" w14:textId="5772FBB9" w:rsidR="00272653" w:rsidRPr="00272653" w:rsidRDefault="00272653" w:rsidP="00272653">
      <w:pPr>
        <w:pStyle w:val="Descripcin"/>
        <w:ind w:firstLine="0"/>
        <w:rPr>
          <w:rFonts w:eastAsia="Times New Roman" w:cs="Times New Roman"/>
          <w:b/>
          <w:color w:val="auto"/>
          <w:sz w:val="24"/>
          <w:szCs w:val="24"/>
        </w:rPr>
      </w:pPr>
      <w:bookmarkStart w:id="101" w:name="_Toc47024524"/>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sidR="00381C8E">
        <w:rPr>
          <w:noProof/>
          <w:color w:val="auto"/>
          <w:sz w:val="24"/>
          <w:szCs w:val="24"/>
        </w:rPr>
        <w:t>53</w:t>
      </w:r>
      <w:r w:rsidRPr="00272653">
        <w:rPr>
          <w:color w:val="auto"/>
          <w:sz w:val="24"/>
          <w:szCs w:val="24"/>
        </w:rPr>
        <w:fldChar w:fldCharType="end"/>
      </w:r>
      <w:r w:rsidRPr="00272653">
        <w:rPr>
          <w:color w:val="auto"/>
          <w:sz w:val="24"/>
          <w:szCs w:val="24"/>
        </w:rPr>
        <w:t>. Calendario de las tareas 3.1 - 4.1 (CU16 y CU10) del equipo de calidad.</w:t>
      </w:r>
      <w:bookmarkEnd w:id="101"/>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74"/>
        <w:gridCol w:w="3791"/>
        <w:gridCol w:w="2265"/>
        <w:gridCol w:w="2610"/>
      </w:tblGrid>
      <w:tr w:rsidR="00EC7CA5" w:rsidRPr="00E8752A" w14:paraId="5E5B3671" w14:textId="77777777" w:rsidTr="00D47333">
        <w:trPr>
          <w:trHeight w:val="108"/>
        </w:trPr>
        <w:tc>
          <w:tcPr>
            <w:tcW w:w="274"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E010AF"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w:t>
            </w:r>
          </w:p>
        </w:tc>
        <w:tc>
          <w:tcPr>
            <w:tcW w:w="379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DECDB3E"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2A3D948"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2D34717" w14:textId="77777777" w:rsidR="00EC7CA5" w:rsidRPr="00E8752A" w:rsidRDefault="00EC7CA5" w:rsidP="00464832">
            <w:pPr>
              <w:spacing w:line="240" w:lineRule="auto"/>
              <w:ind w:firstLine="0"/>
              <w:jc w:val="center"/>
              <w:rPr>
                <w:rFonts w:eastAsia="Times New Roman" w:cs="Times New Roman"/>
                <w:b/>
                <w:bCs/>
                <w:szCs w:val="24"/>
              </w:rPr>
            </w:pPr>
            <w:r w:rsidRPr="00E8752A">
              <w:rPr>
                <w:rFonts w:eastAsia="Times New Roman" w:cs="Times New Roman"/>
                <w:b/>
                <w:bCs/>
                <w:szCs w:val="24"/>
              </w:rPr>
              <w:t>Fecha fin</w:t>
            </w:r>
          </w:p>
        </w:tc>
      </w:tr>
      <w:tr w:rsidR="00EC7CA5" w14:paraId="155E787E"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446BE8" w14:textId="77777777" w:rsidR="00EC7CA5" w:rsidRDefault="00EC7CA5" w:rsidP="00464832">
            <w:pPr>
              <w:spacing w:line="240" w:lineRule="auto"/>
              <w:ind w:firstLine="0"/>
              <w:jc w:val="center"/>
              <w:rPr>
                <w:rFonts w:eastAsia="Times New Roman" w:cs="Times New Roman"/>
                <w:szCs w:val="24"/>
              </w:rPr>
            </w:pPr>
          </w:p>
          <w:p w14:paraId="17ECA1D7" w14:textId="77777777" w:rsidR="00EC7CA5" w:rsidRDefault="00EC7CA5" w:rsidP="00464832">
            <w:pPr>
              <w:spacing w:line="240" w:lineRule="auto"/>
              <w:ind w:firstLine="0"/>
              <w:jc w:val="center"/>
              <w:rPr>
                <w:rFonts w:eastAsia="Times New Roman" w:cs="Times New Roman"/>
                <w:szCs w:val="24"/>
              </w:rPr>
            </w:pPr>
          </w:p>
          <w:p w14:paraId="6C0960A3" w14:textId="77777777" w:rsidR="00EC7CA5" w:rsidRDefault="00EC7CA5" w:rsidP="00464832">
            <w:pPr>
              <w:spacing w:line="240" w:lineRule="auto"/>
              <w:ind w:firstLine="0"/>
              <w:jc w:val="center"/>
              <w:rPr>
                <w:rFonts w:eastAsia="Times New Roman" w:cs="Times New Roman"/>
                <w:szCs w:val="24"/>
              </w:rPr>
            </w:pPr>
          </w:p>
          <w:p w14:paraId="3ECD3B82" w14:textId="77777777" w:rsidR="00EC7CA5" w:rsidRDefault="00EC7CA5" w:rsidP="00464832">
            <w:pPr>
              <w:spacing w:line="240" w:lineRule="auto"/>
              <w:ind w:firstLine="0"/>
              <w:rPr>
                <w:rFonts w:eastAsia="Times New Roman" w:cs="Times New Roman"/>
                <w:szCs w:val="24"/>
              </w:rPr>
            </w:pPr>
          </w:p>
          <w:p w14:paraId="6270D273"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3</w:t>
            </w:r>
          </w:p>
        </w:tc>
        <w:tc>
          <w:tcPr>
            <w:tcW w:w="3791" w:type="dxa"/>
            <w:tcBorders>
              <w:bottom w:val="single" w:sz="8" w:space="0" w:color="000000"/>
              <w:right w:val="single" w:sz="8" w:space="0" w:color="000000"/>
            </w:tcBorders>
            <w:tcMar>
              <w:top w:w="100" w:type="dxa"/>
              <w:left w:w="100" w:type="dxa"/>
              <w:bottom w:w="100" w:type="dxa"/>
              <w:right w:w="100" w:type="dxa"/>
            </w:tcMar>
          </w:tcPr>
          <w:p w14:paraId="1D467905"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339D763B"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ACD7EDD"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7888BE6C"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Logs de pruebas.</w:t>
            </w:r>
          </w:p>
          <w:p w14:paraId="30FE22C8"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Realizar pruebas unitarias.</w:t>
            </w:r>
          </w:p>
          <w:p w14:paraId="20891BB7" w14:textId="77777777" w:rsidR="00EC7CA5" w:rsidRPr="00401037" w:rsidRDefault="00EC7CA5" w:rsidP="00525E5E">
            <w:pPr>
              <w:pStyle w:val="Prrafodelista"/>
              <w:numPr>
                <w:ilvl w:val="0"/>
                <w:numId w:val="99"/>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6F8F2C7" w14:textId="77777777" w:rsidR="00EC7CA5" w:rsidRPr="00E8752A"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5786981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18524A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07/11/2019</w:t>
            </w:r>
          </w:p>
          <w:p w14:paraId="4BDC48B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CDEDF8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6D326E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42B4B60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29B8D595" w14:textId="77777777" w:rsidR="00EC7CA5" w:rsidRDefault="00EC7CA5" w:rsidP="00D47333">
            <w:pPr>
              <w:spacing w:line="240" w:lineRule="auto"/>
              <w:rPr>
                <w:rFonts w:eastAsia="Times New Roman" w:cs="Times New Roman"/>
                <w:b/>
                <w:szCs w:val="24"/>
              </w:rPr>
            </w:pPr>
          </w:p>
          <w:p w14:paraId="32E68C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1</w:t>
            </w:r>
          </w:p>
          <w:p w14:paraId="519D36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08/11/2019</w:t>
            </w:r>
          </w:p>
          <w:p w14:paraId="174297A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3.2:1</w:t>
            </w:r>
          </w:p>
          <w:p w14:paraId="70C02E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9/11/2019</w:t>
            </w:r>
          </w:p>
          <w:p w14:paraId="17D5AE84"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3.3:1</w:t>
            </w:r>
          </w:p>
          <w:p w14:paraId="7B94C53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10/11/2019</w:t>
            </w:r>
          </w:p>
        </w:tc>
      </w:tr>
      <w:tr w:rsidR="00EC7CA5" w14:paraId="4AE9F474" w14:textId="77777777" w:rsidTr="00D47333">
        <w:trPr>
          <w:trHeight w:val="480"/>
        </w:trPr>
        <w:tc>
          <w:tcPr>
            <w:tcW w:w="274"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414586" w14:textId="77777777" w:rsidR="00EC7CA5" w:rsidRDefault="00EC7CA5" w:rsidP="00464832">
            <w:pPr>
              <w:spacing w:line="240" w:lineRule="auto"/>
              <w:ind w:firstLine="0"/>
              <w:rPr>
                <w:rFonts w:eastAsia="Times New Roman" w:cs="Times New Roman"/>
                <w:szCs w:val="24"/>
              </w:rPr>
            </w:pPr>
          </w:p>
          <w:p w14:paraId="37151805" w14:textId="77777777" w:rsidR="00EC7CA5" w:rsidRDefault="00EC7CA5" w:rsidP="00464832">
            <w:pPr>
              <w:spacing w:line="240" w:lineRule="auto"/>
              <w:ind w:firstLine="0"/>
              <w:jc w:val="center"/>
              <w:rPr>
                <w:rFonts w:eastAsia="Times New Roman" w:cs="Times New Roman"/>
                <w:szCs w:val="24"/>
              </w:rPr>
            </w:pPr>
            <w:r>
              <w:rPr>
                <w:rFonts w:eastAsia="Times New Roman" w:cs="Times New Roman"/>
                <w:szCs w:val="24"/>
              </w:rPr>
              <w:t>4</w:t>
            </w:r>
          </w:p>
        </w:tc>
        <w:tc>
          <w:tcPr>
            <w:tcW w:w="3791" w:type="dxa"/>
            <w:tcBorders>
              <w:bottom w:val="single" w:sz="8" w:space="0" w:color="000000"/>
              <w:right w:val="single" w:sz="8" w:space="0" w:color="000000"/>
            </w:tcBorders>
            <w:tcMar>
              <w:top w:w="100" w:type="dxa"/>
              <w:left w:w="100" w:type="dxa"/>
              <w:bottom w:w="100" w:type="dxa"/>
              <w:right w:w="100" w:type="dxa"/>
            </w:tcMar>
          </w:tcPr>
          <w:p w14:paraId="3F4758B3"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F229F8C"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5E4F9380"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2DDA86F1" w14:textId="77777777" w:rsidR="00EC7CA5" w:rsidRDefault="00EC7CA5" w:rsidP="00871D34">
            <w:pPr>
              <w:numPr>
                <w:ilvl w:val="0"/>
                <w:numId w:val="145"/>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377A58A" w14:textId="77777777" w:rsidR="00EC7CA5" w:rsidRDefault="00EC7CA5" w:rsidP="00D47333">
            <w:pPr>
              <w:spacing w:line="240" w:lineRule="auto"/>
              <w:rPr>
                <w:rFonts w:eastAsia="Times New Roman" w:cs="Times New Roman"/>
                <w:b/>
                <w:szCs w:val="24"/>
              </w:rPr>
            </w:pPr>
          </w:p>
          <w:p w14:paraId="10167EB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4A09102C"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8BE36F5" w14:textId="77777777" w:rsidR="00EC7CA5" w:rsidRDefault="00EC7CA5" w:rsidP="00D47333">
            <w:pPr>
              <w:spacing w:line="240" w:lineRule="auto"/>
              <w:rPr>
                <w:rFonts w:eastAsia="Times New Roman" w:cs="Times New Roman"/>
                <w:b/>
                <w:szCs w:val="24"/>
              </w:rPr>
            </w:pPr>
          </w:p>
          <w:p w14:paraId="144F4014"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2</w:t>
            </w:r>
          </w:p>
          <w:p w14:paraId="3F5A0865"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7C00EF51" w14:textId="77777777" w:rsidR="00EC7CA5" w:rsidRDefault="00EC7CA5" w:rsidP="00D47333">
            <w:pPr>
              <w:spacing w:line="240" w:lineRule="auto"/>
              <w:rPr>
                <w:rFonts w:eastAsia="Times New Roman" w:cs="Times New Roman"/>
                <w:szCs w:val="24"/>
              </w:rPr>
            </w:pPr>
          </w:p>
        </w:tc>
      </w:tr>
    </w:tbl>
    <w:p w14:paraId="0C53F410" w14:textId="77777777" w:rsidR="00EC7CA5" w:rsidRDefault="00EC7CA5" w:rsidP="00464832">
      <w:pPr>
        <w:spacing w:line="240" w:lineRule="auto"/>
        <w:rPr>
          <w:rFonts w:eastAsia="Times New Roman" w:cs="Times New Roman"/>
          <w:b/>
          <w:szCs w:val="24"/>
        </w:rPr>
      </w:pPr>
    </w:p>
    <w:p w14:paraId="3A62BB08" w14:textId="2B084AB8" w:rsidR="00272653" w:rsidRPr="00272653" w:rsidRDefault="00272653" w:rsidP="00464832">
      <w:pPr>
        <w:ind w:firstLine="0"/>
        <w:rPr>
          <w:rFonts w:eastAsia="Times New Roman" w:cs="Times New Roman"/>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0BC6CF33" w14:textId="43E81B0E" w:rsidR="00EC7CA5" w:rsidRDefault="00EC7CA5" w:rsidP="00464832">
      <w:pPr>
        <w:ind w:firstLine="0"/>
        <w:rPr>
          <w:rFonts w:eastAsia="Times New Roman" w:cs="Times New Roman"/>
          <w:b/>
          <w:szCs w:val="24"/>
        </w:rPr>
      </w:pPr>
      <w:r>
        <w:rPr>
          <w:rFonts w:eastAsia="Times New Roman" w:cs="Times New Roman"/>
          <w:b/>
          <w:szCs w:val="24"/>
        </w:rPr>
        <w:t>Casos de uso #06 y #07</w:t>
      </w:r>
    </w:p>
    <w:p w14:paraId="650792A5" w14:textId="77777777" w:rsidR="00EC7CA5" w:rsidRDefault="00EC7CA5" w:rsidP="00464832">
      <w:pPr>
        <w:ind w:firstLine="0"/>
        <w:rPr>
          <w:rFonts w:eastAsia="Times New Roman" w:cs="Times New Roman"/>
          <w:b/>
          <w:szCs w:val="24"/>
        </w:rPr>
      </w:pPr>
      <w:r>
        <w:rPr>
          <w:rFonts w:eastAsia="Times New Roman" w:cs="Times New Roman"/>
          <w:b/>
          <w:szCs w:val="24"/>
        </w:rPr>
        <w:t>Nombre CU06: Crear organización (tabla parámetro)</w:t>
      </w:r>
    </w:p>
    <w:p w14:paraId="652D9E81" w14:textId="0C78C15D" w:rsidR="00EC7CA5" w:rsidRDefault="00EC7CA5" w:rsidP="00464832">
      <w:pPr>
        <w:ind w:firstLine="0"/>
        <w:rPr>
          <w:rFonts w:eastAsia="Times New Roman" w:cs="Times New Roman"/>
          <w:b/>
          <w:szCs w:val="24"/>
        </w:rPr>
      </w:pPr>
      <w:r>
        <w:rPr>
          <w:rFonts w:eastAsia="Times New Roman" w:cs="Times New Roman"/>
          <w:b/>
          <w:szCs w:val="24"/>
        </w:rPr>
        <w:t>Nombre CU07: Crear categoría (tabla parámetro)</w:t>
      </w:r>
    </w:p>
    <w:p w14:paraId="0F9ECA28" w14:textId="518C1C6F" w:rsidR="00272653" w:rsidRPr="00272653" w:rsidRDefault="00272653" w:rsidP="00272653">
      <w:pPr>
        <w:pStyle w:val="Descripcin"/>
        <w:ind w:firstLine="0"/>
        <w:rPr>
          <w:rFonts w:eastAsia="Times New Roman" w:cs="Times New Roman"/>
          <w:b/>
          <w:color w:val="auto"/>
          <w:sz w:val="24"/>
          <w:szCs w:val="24"/>
        </w:rPr>
      </w:pPr>
      <w:bookmarkStart w:id="102" w:name="_Toc47024525"/>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sidR="00381C8E">
        <w:rPr>
          <w:noProof/>
          <w:color w:val="auto"/>
          <w:sz w:val="24"/>
          <w:szCs w:val="24"/>
        </w:rPr>
        <w:t>54</w:t>
      </w:r>
      <w:r w:rsidRPr="00272653">
        <w:rPr>
          <w:color w:val="auto"/>
          <w:sz w:val="24"/>
          <w:szCs w:val="24"/>
        </w:rPr>
        <w:fldChar w:fldCharType="end"/>
      </w:r>
      <w:r w:rsidRPr="00272653">
        <w:rPr>
          <w:color w:val="auto"/>
          <w:sz w:val="24"/>
          <w:szCs w:val="24"/>
        </w:rPr>
        <w:t>. Calendario de las tareas 3.1 - 4.1 (CU06 y CU07) del equipo de calidad.</w:t>
      </w:r>
      <w:bookmarkEnd w:id="102"/>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557"/>
        <w:gridCol w:w="3508"/>
        <w:gridCol w:w="2265"/>
        <w:gridCol w:w="2610"/>
      </w:tblGrid>
      <w:tr w:rsidR="00EC7CA5" w:rsidRPr="009E6310" w14:paraId="0FD3A104" w14:textId="77777777" w:rsidTr="00D47333">
        <w:trPr>
          <w:trHeight w:val="169"/>
        </w:trPr>
        <w:tc>
          <w:tcPr>
            <w:tcW w:w="557"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26AF61"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lastRenderedPageBreak/>
              <w:t>#</w:t>
            </w:r>
          </w:p>
        </w:tc>
        <w:tc>
          <w:tcPr>
            <w:tcW w:w="350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122E10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21F7346"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3B964B4D" w14:textId="77777777" w:rsidR="00EC7CA5" w:rsidRPr="009E6310" w:rsidRDefault="00EC7CA5" w:rsidP="00E834C6">
            <w:pPr>
              <w:spacing w:line="240" w:lineRule="auto"/>
              <w:ind w:firstLine="0"/>
              <w:jc w:val="center"/>
              <w:rPr>
                <w:rFonts w:eastAsia="Times New Roman" w:cs="Times New Roman"/>
                <w:b/>
                <w:bCs/>
                <w:szCs w:val="24"/>
              </w:rPr>
            </w:pPr>
            <w:r w:rsidRPr="009E6310">
              <w:rPr>
                <w:rFonts w:eastAsia="Times New Roman" w:cs="Times New Roman"/>
                <w:b/>
                <w:bCs/>
                <w:szCs w:val="24"/>
              </w:rPr>
              <w:t>Fecha fin</w:t>
            </w:r>
          </w:p>
        </w:tc>
      </w:tr>
      <w:tr w:rsidR="00EC7CA5" w14:paraId="2A431E54"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4D4DA57" w14:textId="77777777" w:rsidR="00EC7CA5" w:rsidRDefault="00EC7CA5" w:rsidP="00E834C6">
            <w:pPr>
              <w:spacing w:line="240" w:lineRule="auto"/>
              <w:ind w:firstLine="0"/>
              <w:jc w:val="center"/>
              <w:rPr>
                <w:rFonts w:eastAsia="Times New Roman" w:cs="Times New Roman"/>
                <w:szCs w:val="24"/>
              </w:rPr>
            </w:pPr>
          </w:p>
          <w:p w14:paraId="34C904D0" w14:textId="77777777" w:rsidR="00EC7CA5" w:rsidRDefault="00EC7CA5" w:rsidP="00E834C6">
            <w:pPr>
              <w:spacing w:line="240" w:lineRule="auto"/>
              <w:ind w:firstLine="0"/>
              <w:jc w:val="center"/>
              <w:rPr>
                <w:rFonts w:eastAsia="Times New Roman" w:cs="Times New Roman"/>
                <w:szCs w:val="24"/>
              </w:rPr>
            </w:pPr>
          </w:p>
          <w:p w14:paraId="5589B9A7" w14:textId="77777777" w:rsidR="00EC7CA5" w:rsidRDefault="00EC7CA5" w:rsidP="00E834C6">
            <w:pPr>
              <w:spacing w:line="240" w:lineRule="auto"/>
              <w:ind w:firstLine="0"/>
              <w:rPr>
                <w:rFonts w:eastAsia="Times New Roman" w:cs="Times New Roman"/>
                <w:szCs w:val="24"/>
              </w:rPr>
            </w:pPr>
          </w:p>
          <w:p w14:paraId="1FA429D1"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3</w:t>
            </w:r>
          </w:p>
        </w:tc>
        <w:tc>
          <w:tcPr>
            <w:tcW w:w="3508" w:type="dxa"/>
            <w:tcBorders>
              <w:bottom w:val="single" w:sz="8" w:space="0" w:color="000000"/>
              <w:right w:val="single" w:sz="8" w:space="0" w:color="000000"/>
            </w:tcBorders>
            <w:tcMar>
              <w:top w:w="100" w:type="dxa"/>
              <w:left w:w="100" w:type="dxa"/>
              <w:bottom w:w="100" w:type="dxa"/>
              <w:right w:w="100" w:type="dxa"/>
            </w:tcMar>
          </w:tcPr>
          <w:p w14:paraId="77E4EAD9"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24128251"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751E1E1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1F7528D5"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Logs de pruebas.</w:t>
            </w:r>
          </w:p>
          <w:p w14:paraId="6CAC2A26"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Realizar pruebas unitarias.</w:t>
            </w:r>
          </w:p>
          <w:p w14:paraId="23D9EB8B" w14:textId="77777777" w:rsidR="00EC7CA5" w:rsidRPr="00401037" w:rsidRDefault="00EC7CA5" w:rsidP="00525E5E">
            <w:pPr>
              <w:pStyle w:val="Prrafodelista"/>
              <w:numPr>
                <w:ilvl w:val="0"/>
                <w:numId w:val="100"/>
              </w:numPr>
              <w:spacing w:line="240" w:lineRule="auto"/>
              <w:jc w:val="left"/>
              <w:rPr>
                <w:rFonts w:eastAsia="Times New Roman" w:cs="Times New Roman"/>
                <w:szCs w:val="24"/>
              </w:rPr>
            </w:pPr>
            <w:r w:rsidRPr="00401037">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A2DF129" w14:textId="77777777" w:rsidR="00EC7CA5" w:rsidRPr="009E6310"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F899E8A"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6D93FCA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11/11/2019</w:t>
            </w:r>
          </w:p>
          <w:p w14:paraId="6150A1C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D5B4D18"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62A990F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1E2A7E3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F39BA55" w14:textId="77777777" w:rsidR="00EC7CA5" w:rsidRDefault="00EC7CA5" w:rsidP="00D47333">
            <w:pPr>
              <w:spacing w:line="240" w:lineRule="auto"/>
              <w:rPr>
                <w:rFonts w:eastAsia="Times New Roman" w:cs="Times New Roman"/>
                <w:b/>
                <w:szCs w:val="24"/>
              </w:rPr>
            </w:pPr>
          </w:p>
          <w:p w14:paraId="44AE365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6A6814F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13/11/2019</w:t>
            </w:r>
          </w:p>
          <w:p w14:paraId="35F9A57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454CCC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14/11/2019</w:t>
            </w:r>
          </w:p>
          <w:p w14:paraId="2E3EB21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642585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16/11/2019</w:t>
            </w:r>
          </w:p>
        </w:tc>
      </w:tr>
      <w:tr w:rsidR="00EC7CA5" w14:paraId="5B99CCDB" w14:textId="77777777" w:rsidTr="00D47333">
        <w:trPr>
          <w:trHeight w:val="480"/>
        </w:trPr>
        <w:tc>
          <w:tcPr>
            <w:tcW w:w="557"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BEF3C81" w14:textId="61298DC5" w:rsidR="00EC7CA5" w:rsidRDefault="00EC7CA5" w:rsidP="00E834C6">
            <w:pPr>
              <w:spacing w:line="240" w:lineRule="auto"/>
              <w:ind w:firstLine="0"/>
              <w:rPr>
                <w:rFonts w:eastAsia="Times New Roman" w:cs="Times New Roman"/>
                <w:szCs w:val="24"/>
              </w:rPr>
            </w:pPr>
          </w:p>
          <w:p w14:paraId="12309F87" w14:textId="77777777" w:rsidR="00E834C6" w:rsidRDefault="00E834C6" w:rsidP="00E834C6">
            <w:pPr>
              <w:spacing w:line="240" w:lineRule="auto"/>
              <w:ind w:firstLine="0"/>
              <w:rPr>
                <w:rFonts w:eastAsia="Times New Roman" w:cs="Times New Roman"/>
                <w:szCs w:val="24"/>
              </w:rPr>
            </w:pPr>
          </w:p>
          <w:p w14:paraId="53F0FF59" w14:textId="77777777" w:rsidR="00EC7CA5" w:rsidRDefault="00EC7CA5" w:rsidP="00E834C6">
            <w:pPr>
              <w:spacing w:line="240" w:lineRule="auto"/>
              <w:ind w:firstLine="0"/>
              <w:jc w:val="center"/>
              <w:rPr>
                <w:rFonts w:eastAsia="Times New Roman" w:cs="Times New Roman"/>
                <w:szCs w:val="24"/>
              </w:rPr>
            </w:pPr>
            <w:r>
              <w:rPr>
                <w:rFonts w:eastAsia="Times New Roman" w:cs="Times New Roman"/>
                <w:szCs w:val="24"/>
              </w:rPr>
              <w:t>4</w:t>
            </w:r>
          </w:p>
        </w:tc>
        <w:tc>
          <w:tcPr>
            <w:tcW w:w="3508" w:type="dxa"/>
            <w:tcBorders>
              <w:bottom w:val="single" w:sz="8" w:space="0" w:color="000000"/>
              <w:right w:val="single" w:sz="8" w:space="0" w:color="000000"/>
            </w:tcBorders>
            <w:tcMar>
              <w:top w:w="100" w:type="dxa"/>
              <w:left w:w="100" w:type="dxa"/>
              <w:bottom w:w="100" w:type="dxa"/>
              <w:right w:w="100" w:type="dxa"/>
            </w:tcMar>
          </w:tcPr>
          <w:p w14:paraId="5F80D51E"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6C7CCD4B"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ADC9795"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4BAFE0CE" w14:textId="77777777" w:rsidR="00EC7CA5" w:rsidRPr="00401037" w:rsidRDefault="00EC7CA5" w:rsidP="00525E5E">
            <w:pPr>
              <w:pStyle w:val="Prrafodelista"/>
              <w:numPr>
                <w:ilvl w:val="0"/>
                <w:numId w:val="101"/>
              </w:numPr>
              <w:spacing w:line="240" w:lineRule="auto"/>
              <w:jc w:val="left"/>
              <w:rPr>
                <w:rFonts w:eastAsia="Times New Roman" w:cs="Times New Roman"/>
                <w:szCs w:val="24"/>
              </w:rPr>
            </w:pPr>
            <w:r w:rsidRPr="00401037">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35502916" w14:textId="77777777" w:rsidR="00EC7CA5" w:rsidRDefault="00EC7CA5" w:rsidP="00D47333">
            <w:pPr>
              <w:spacing w:line="240" w:lineRule="auto"/>
              <w:rPr>
                <w:rFonts w:eastAsia="Times New Roman" w:cs="Times New Roman"/>
                <w:b/>
                <w:szCs w:val="24"/>
              </w:rPr>
            </w:pPr>
          </w:p>
          <w:p w14:paraId="5F44FA32"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743F3BC2"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16/11/2019</w:t>
            </w:r>
          </w:p>
        </w:tc>
        <w:tc>
          <w:tcPr>
            <w:tcW w:w="2610" w:type="dxa"/>
            <w:tcBorders>
              <w:bottom w:val="single" w:sz="8" w:space="0" w:color="000000"/>
              <w:right w:val="single" w:sz="8" w:space="0" w:color="000000"/>
            </w:tcBorders>
            <w:tcMar>
              <w:top w:w="100" w:type="dxa"/>
              <w:left w:w="100" w:type="dxa"/>
              <w:bottom w:w="100" w:type="dxa"/>
              <w:right w:w="100" w:type="dxa"/>
            </w:tcMar>
          </w:tcPr>
          <w:p w14:paraId="38E47B63" w14:textId="77777777" w:rsidR="00EC7CA5" w:rsidRDefault="00EC7CA5" w:rsidP="00D47333">
            <w:pPr>
              <w:spacing w:line="240" w:lineRule="auto"/>
              <w:rPr>
                <w:rFonts w:eastAsia="Times New Roman" w:cs="Times New Roman"/>
                <w:b/>
                <w:szCs w:val="24"/>
              </w:rPr>
            </w:pPr>
          </w:p>
          <w:p w14:paraId="305E4CD3"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2CB5F58C"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17/11/2019</w:t>
            </w:r>
          </w:p>
        </w:tc>
      </w:tr>
    </w:tbl>
    <w:p w14:paraId="3654D4F6" w14:textId="77777777" w:rsidR="00EC7CA5" w:rsidRDefault="00EC7CA5" w:rsidP="005C045A">
      <w:pPr>
        <w:spacing w:line="240" w:lineRule="auto"/>
      </w:pPr>
    </w:p>
    <w:p w14:paraId="7C0E0764" w14:textId="2C8A1BD1" w:rsidR="00272653" w:rsidRPr="00272653" w:rsidRDefault="00272653" w:rsidP="005C045A">
      <w:pPr>
        <w:ind w:firstLine="0"/>
        <w:rPr>
          <w:rFonts w:eastAsia="Times New Roman" w:cs="Times New Roman"/>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6F7AAE51" w14:textId="781C985C" w:rsidR="00EC7CA5" w:rsidRDefault="00EC7CA5" w:rsidP="005C045A">
      <w:pPr>
        <w:ind w:firstLine="0"/>
        <w:rPr>
          <w:rFonts w:eastAsia="Times New Roman" w:cs="Times New Roman"/>
          <w:b/>
          <w:szCs w:val="24"/>
        </w:rPr>
      </w:pPr>
      <w:r>
        <w:rPr>
          <w:rFonts w:eastAsia="Times New Roman" w:cs="Times New Roman"/>
          <w:b/>
          <w:szCs w:val="24"/>
        </w:rPr>
        <w:t>Caso de uso #05</w:t>
      </w:r>
    </w:p>
    <w:p w14:paraId="17A38572" w14:textId="25DE316A" w:rsidR="00EC7CA5" w:rsidRDefault="00EC7CA5" w:rsidP="005C045A">
      <w:pPr>
        <w:ind w:firstLine="0"/>
        <w:rPr>
          <w:rFonts w:eastAsia="Times New Roman" w:cs="Times New Roman"/>
          <w:b/>
          <w:szCs w:val="24"/>
        </w:rPr>
      </w:pPr>
      <w:r>
        <w:rPr>
          <w:rFonts w:eastAsia="Times New Roman" w:cs="Times New Roman"/>
          <w:b/>
          <w:szCs w:val="24"/>
        </w:rPr>
        <w:t>Nombre CU05: Crear estación (tabla parámetro)</w:t>
      </w:r>
    </w:p>
    <w:p w14:paraId="581A6F32" w14:textId="1AD5139D" w:rsidR="00272653" w:rsidRPr="00272653" w:rsidRDefault="00272653" w:rsidP="00272653">
      <w:pPr>
        <w:pStyle w:val="Descripcin"/>
        <w:ind w:firstLine="0"/>
        <w:rPr>
          <w:rFonts w:eastAsia="Times New Roman" w:cs="Times New Roman"/>
          <w:b/>
          <w:color w:val="auto"/>
          <w:sz w:val="24"/>
          <w:szCs w:val="24"/>
        </w:rPr>
      </w:pPr>
      <w:bookmarkStart w:id="103" w:name="_Toc47024526"/>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sidR="00381C8E">
        <w:rPr>
          <w:noProof/>
          <w:color w:val="auto"/>
          <w:sz w:val="24"/>
          <w:szCs w:val="24"/>
        </w:rPr>
        <w:t>55</w:t>
      </w:r>
      <w:r w:rsidRPr="00272653">
        <w:rPr>
          <w:color w:val="auto"/>
          <w:sz w:val="24"/>
          <w:szCs w:val="24"/>
        </w:rPr>
        <w:fldChar w:fldCharType="end"/>
      </w:r>
      <w:r w:rsidRPr="00272653">
        <w:rPr>
          <w:color w:val="auto"/>
          <w:sz w:val="24"/>
          <w:szCs w:val="24"/>
        </w:rPr>
        <w:t>. Calendario de las tareas 3.1 - 4.1 (CU05) del equipo de calidad.</w:t>
      </w:r>
      <w:bookmarkEnd w:id="103"/>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17904" w14:paraId="06D1A4B0" w14:textId="77777777" w:rsidTr="00D47333">
        <w:trPr>
          <w:trHeight w:val="318"/>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43287F" w14:textId="77777777" w:rsidR="00EC7CA5" w:rsidRPr="00617904" w:rsidRDefault="00EC7CA5" w:rsidP="005C045A">
            <w:pPr>
              <w:spacing w:line="240" w:lineRule="auto"/>
              <w:ind w:firstLine="0"/>
              <w:contextualSpacing/>
              <w:jc w:val="center"/>
              <w:rPr>
                <w:rFonts w:eastAsia="Times New Roman" w:cs="Times New Roman"/>
                <w:b/>
                <w:bCs/>
                <w:szCs w:val="24"/>
              </w:rPr>
            </w:pPr>
            <w:r w:rsidRPr="00617904">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6759848"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485FDDA5"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0C6D477" w14:textId="77777777" w:rsidR="00EC7CA5" w:rsidRPr="00617904" w:rsidRDefault="00EC7CA5" w:rsidP="005C045A">
            <w:pPr>
              <w:spacing w:line="240" w:lineRule="auto"/>
              <w:ind w:firstLine="0"/>
              <w:jc w:val="center"/>
              <w:rPr>
                <w:rFonts w:eastAsia="Times New Roman" w:cs="Times New Roman"/>
                <w:b/>
                <w:bCs/>
                <w:szCs w:val="24"/>
              </w:rPr>
            </w:pPr>
            <w:r w:rsidRPr="00617904">
              <w:rPr>
                <w:rFonts w:eastAsia="Times New Roman" w:cs="Times New Roman"/>
                <w:b/>
                <w:bCs/>
                <w:szCs w:val="24"/>
              </w:rPr>
              <w:t>Fecha fin</w:t>
            </w:r>
          </w:p>
        </w:tc>
      </w:tr>
      <w:tr w:rsidR="00EC7CA5" w14:paraId="2F838DC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3A7A40B" w14:textId="77777777" w:rsidR="00EC7CA5" w:rsidRDefault="00EC7CA5" w:rsidP="005C045A">
            <w:pPr>
              <w:spacing w:line="240" w:lineRule="auto"/>
              <w:ind w:firstLine="0"/>
              <w:contextualSpacing/>
              <w:jc w:val="center"/>
              <w:rPr>
                <w:rFonts w:eastAsia="Times New Roman" w:cs="Times New Roman"/>
                <w:szCs w:val="24"/>
              </w:rPr>
            </w:pPr>
          </w:p>
          <w:p w14:paraId="414D0500" w14:textId="77777777" w:rsidR="00EC7CA5" w:rsidRDefault="00EC7CA5" w:rsidP="005C045A">
            <w:pPr>
              <w:spacing w:line="240" w:lineRule="auto"/>
              <w:ind w:firstLine="0"/>
              <w:contextualSpacing/>
              <w:rPr>
                <w:rFonts w:eastAsia="Times New Roman" w:cs="Times New Roman"/>
                <w:szCs w:val="24"/>
              </w:rPr>
            </w:pPr>
          </w:p>
          <w:p w14:paraId="42C5A405" w14:textId="77777777" w:rsidR="00EC7CA5" w:rsidRDefault="00EC7CA5" w:rsidP="005C045A">
            <w:pPr>
              <w:spacing w:line="240" w:lineRule="auto"/>
              <w:ind w:firstLine="0"/>
              <w:contextualSpacing/>
              <w:jc w:val="center"/>
              <w:rPr>
                <w:rFonts w:eastAsia="Times New Roman" w:cs="Times New Roman"/>
                <w:szCs w:val="24"/>
              </w:rPr>
            </w:pPr>
          </w:p>
          <w:p w14:paraId="3332378C"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2889C6A2"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3: Ejecución de pruebas</w:t>
            </w:r>
          </w:p>
          <w:p w14:paraId="48960759" w14:textId="77777777" w:rsidR="00EC7CA5" w:rsidRDefault="00EC7CA5" w:rsidP="000A59CA">
            <w:pPr>
              <w:spacing w:line="240" w:lineRule="auto"/>
              <w:jc w:val="left"/>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EA4BAA6"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Actividades:</w:t>
            </w:r>
          </w:p>
          <w:p w14:paraId="50993990" w14:textId="77777777" w:rsidR="00EC7CA5" w:rsidRPr="00401037"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Logs de pruebas.</w:t>
            </w:r>
          </w:p>
          <w:p w14:paraId="21421930" w14:textId="77777777" w:rsidR="00EC7CA5" w:rsidRDefault="00EC7CA5" w:rsidP="00525E5E">
            <w:pPr>
              <w:pStyle w:val="Prrafodelista"/>
              <w:numPr>
                <w:ilvl w:val="0"/>
                <w:numId w:val="102"/>
              </w:numPr>
              <w:spacing w:line="240" w:lineRule="auto"/>
              <w:jc w:val="left"/>
              <w:rPr>
                <w:rFonts w:eastAsia="Times New Roman" w:cs="Times New Roman"/>
                <w:szCs w:val="24"/>
              </w:rPr>
            </w:pPr>
            <w:r w:rsidRPr="00401037">
              <w:rPr>
                <w:rFonts w:eastAsia="Times New Roman" w:cs="Times New Roman"/>
                <w:szCs w:val="24"/>
              </w:rPr>
              <w:t>Realizar pruebas unitarias.</w:t>
            </w:r>
          </w:p>
          <w:p w14:paraId="7FCD1209" w14:textId="77777777" w:rsidR="00EC7CA5" w:rsidRPr="00696FF6" w:rsidRDefault="00EC7CA5" w:rsidP="00525E5E">
            <w:pPr>
              <w:pStyle w:val="Prrafodelista"/>
              <w:numPr>
                <w:ilvl w:val="0"/>
                <w:numId w:val="102"/>
              </w:numPr>
              <w:spacing w:line="240" w:lineRule="auto"/>
              <w:jc w:val="left"/>
              <w:rPr>
                <w:rFonts w:eastAsia="Times New Roman" w:cs="Times New Roman"/>
                <w:szCs w:val="24"/>
              </w:rPr>
            </w:pPr>
            <w:r w:rsidRPr="00696FF6">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7939EE09" w14:textId="77777777" w:rsidR="00EC7CA5" w:rsidRPr="00617904" w:rsidRDefault="00EC7CA5" w:rsidP="005C045A">
            <w:pPr>
              <w:spacing w:line="240" w:lineRule="auto"/>
              <w:jc w:val="center"/>
              <w:rPr>
                <w:rFonts w:eastAsia="Times New Roman" w:cs="Times New Roman"/>
                <w:szCs w:val="24"/>
              </w:rPr>
            </w:pPr>
            <w:r>
              <w:rPr>
                <w:rFonts w:eastAsia="Times New Roman" w:cs="Times New Roman"/>
                <w:szCs w:val="24"/>
              </w:rPr>
              <w:t xml:space="preserve"> </w:t>
            </w:r>
          </w:p>
          <w:p w14:paraId="3E6DB865"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3.1: </w:t>
            </w:r>
          </w:p>
          <w:p w14:paraId="1247CE8A"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17/11/2019</w:t>
            </w:r>
          </w:p>
          <w:p w14:paraId="67CB416C"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w:t>
            </w:r>
          </w:p>
          <w:p w14:paraId="7B99BC66"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53DD9209"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w:t>
            </w:r>
          </w:p>
          <w:p w14:paraId="76383C3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66AAE65" w14:textId="77777777" w:rsidR="00EC7CA5" w:rsidRDefault="00EC7CA5" w:rsidP="005C045A">
            <w:pPr>
              <w:spacing w:line="240" w:lineRule="auto"/>
              <w:rPr>
                <w:rFonts w:eastAsia="Times New Roman" w:cs="Times New Roman"/>
                <w:b/>
                <w:szCs w:val="24"/>
              </w:rPr>
            </w:pPr>
          </w:p>
          <w:p w14:paraId="25B13D52"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3.1: 2</w:t>
            </w:r>
          </w:p>
          <w:p w14:paraId="1B8A4A75"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18/11/2019</w:t>
            </w:r>
          </w:p>
          <w:p w14:paraId="235731EA"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3.2:2</w:t>
            </w:r>
          </w:p>
          <w:p w14:paraId="63229574"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19/11/2019</w:t>
            </w:r>
          </w:p>
          <w:p w14:paraId="40CC6CDD"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Actividad 3.3:2</w:t>
            </w:r>
          </w:p>
          <w:p w14:paraId="7D793F6F"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20/11/2019</w:t>
            </w:r>
          </w:p>
        </w:tc>
      </w:tr>
      <w:tr w:rsidR="00EC7CA5" w14:paraId="0E48A01A"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E28F90" w14:textId="77777777" w:rsidR="00EC7CA5" w:rsidRDefault="00EC7CA5" w:rsidP="005C045A">
            <w:pPr>
              <w:spacing w:line="240" w:lineRule="auto"/>
              <w:ind w:firstLine="0"/>
              <w:contextualSpacing/>
              <w:rPr>
                <w:rFonts w:eastAsia="Times New Roman" w:cs="Times New Roman"/>
                <w:szCs w:val="24"/>
              </w:rPr>
            </w:pPr>
          </w:p>
          <w:p w14:paraId="62AA6EB6" w14:textId="77777777" w:rsidR="00EC7CA5" w:rsidRDefault="00EC7CA5" w:rsidP="005C045A">
            <w:pPr>
              <w:spacing w:line="240" w:lineRule="auto"/>
              <w:ind w:firstLine="0"/>
              <w:contextualSpacing/>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3F662F6F"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Fase 4: Finalización de pruebas</w:t>
            </w:r>
          </w:p>
          <w:p w14:paraId="4E367DB4" w14:textId="77777777" w:rsidR="00EC7CA5" w:rsidRDefault="00EC7CA5" w:rsidP="000A59CA">
            <w:pPr>
              <w:spacing w:line="240" w:lineRule="auto"/>
              <w:jc w:val="left"/>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1B814E11" w14:textId="77777777" w:rsidR="00EC7CA5" w:rsidRDefault="00EC7CA5" w:rsidP="000A59CA">
            <w:pPr>
              <w:spacing w:line="240" w:lineRule="auto"/>
              <w:jc w:val="left"/>
              <w:rPr>
                <w:rFonts w:eastAsia="Times New Roman" w:cs="Times New Roman"/>
                <w:b/>
                <w:szCs w:val="24"/>
              </w:rPr>
            </w:pPr>
            <w:r>
              <w:rPr>
                <w:rFonts w:eastAsia="Times New Roman" w:cs="Times New Roman"/>
                <w:b/>
                <w:szCs w:val="24"/>
              </w:rPr>
              <w:t>Actividades</w:t>
            </w:r>
          </w:p>
          <w:p w14:paraId="4A9C9653" w14:textId="77777777" w:rsidR="00EC7CA5" w:rsidRDefault="00EC7CA5" w:rsidP="00525E5E">
            <w:pPr>
              <w:numPr>
                <w:ilvl w:val="0"/>
                <w:numId w:val="103"/>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743FD82C" w14:textId="77777777" w:rsidR="00EC7CA5" w:rsidRDefault="00EC7CA5" w:rsidP="005C045A">
            <w:pPr>
              <w:spacing w:line="240" w:lineRule="auto"/>
              <w:rPr>
                <w:rFonts w:eastAsia="Times New Roman" w:cs="Times New Roman"/>
                <w:b/>
                <w:szCs w:val="24"/>
              </w:rPr>
            </w:pPr>
          </w:p>
          <w:p w14:paraId="50551103" w14:textId="77777777" w:rsidR="00EC7CA5" w:rsidRDefault="00EC7CA5" w:rsidP="005C045A">
            <w:pPr>
              <w:spacing w:line="240" w:lineRule="auto"/>
              <w:jc w:val="center"/>
              <w:rPr>
                <w:rFonts w:eastAsia="Times New Roman" w:cs="Times New Roman"/>
                <w:b/>
                <w:szCs w:val="24"/>
              </w:rPr>
            </w:pPr>
            <w:r>
              <w:rPr>
                <w:rFonts w:eastAsia="Times New Roman" w:cs="Times New Roman"/>
                <w:b/>
                <w:szCs w:val="24"/>
              </w:rPr>
              <w:t xml:space="preserve">Actividad 4.1: </w:t>
            </w:r>
          </w:p>
          <w:p w14:paraId="6A7A71D6" w14:textId="77777777" w:rsidR="00EC7CA5" w:rsidRDefault="00EC7CA5" w:rsidP="005C045A">
            <w:pPr>
              <w:spacing w:line="240" w:lineRule="auto"/>
              <w:jc w:val="center"/>
              <w:rPr>
                <w:rFonts w:eastAsia="Times New Roman" w:cs="Times New Roman"/>
                <w:b/>
                <w:szCs w:val="24"/>
              </w:rPr>
            </w:pPr>
            <w:r>
              <w:rPr>
                <w:rFonts w:eastAsia="Times New Roman" w:cs="Times New Roman"/>
                <w:szCs w:val="24"/>
              </w:rPr>
              <w:t>20/11/2019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66DFF19" w14:textId="77777777" w:rsidR="00EC7CA5" w:rsidRDefault="00EC7CA5" w:rsidP="005C045A">
            <w:pPr>
              <w:spacing w:line="240" w:lineRule="auto"/>
              <w:rPr>
                <w:rFonts w:eastAsia="Times New Roman" w:cs="Times New Roman"/>
                <w:b/>
                <w:szCs w:val="24"/>
              </w:rPr>
            </w:pPr>
          </w:p>
          <w:p w14:paraId="74E0528C" w14:textId="77777777" w:rsidR="00EC7CA5" w:rsidRDefault="00EC7CA5" w:rsidP="005C045A">
            <w:pPr>
              <w:spacing w:line="240" w:lineRule="auto"/>
              <w:jc w:val="center"/>
              <w:rPr>
                <w:rFonts w:eastAsia="Times New Roman" w:cs="Times New Roman"/>
                <w:szCs w:val="24"/>
              </w:rPr>
            </w:pPr>
            <w:r>
              <w:rPr>
                <w:rFonts w:eastAsia="Times New Roman" w:cs="Times New Roman"/>
                <w:b/>
                <w:szCs w:val="24"/>
              </w:rPr>
              <w:t>Actividad 4.1: 3</w:t>
            </w:r>
          </w:p>
          <w:p w14:paraId="5CCBB76C" w14:textId="77777777" w:rsidR="00EC7CA5" w:rsidRDefault="00EC7CA5" w:rsidP="005C045A">
            <w:pPr>
              <w:spacing w:line="240" w:lineRule="auto"/>
              <w:jc w:val="center"/>
              <w:rPr>
                <w:rFonts w:eastAsia="Times New Roman" w:cs="Times New Roman"/>
                <w:szCs w:val="24"/>
              </w:rPr>
            </w:pPr>
            <w:r>
              <w:rPr>
                <w:rFonts w:eastAsia="Times New Roman" w:cs="Times New Roman"/>
                <w:szCs w:val="24"/>
              </w:rPr>
              <w:t>21/11/2019</w:t>
            </w:r>
          </w:p>
        </w:tc>
      </w:tr>
    </w:tbl>
    <w:p w14:paraId="1332AE36" w14:textId="77777777" w:rsidR="00EC7CA5" w:rsidRDefault="00EC7CA5" w:rsidP="000A59CA">
      <w:pPr>
        <w:spacing w:line="240" w:lineRule="auto"/>
        <w:rPr>
          <w:rFonts w:eastAsia="Times New Roman" w:cs="Times New Roman"/>
          <w:b/>
          <w:szCs w:val="24"/>
        </w:rPr>
      </w:pPr>
    </w:p>
    <w:p w14:paraId="7C9F0D99" w14:textId="23066C3C" w:rsidR="00272653" w:rsidRPr="00272653" w:rsidRDefault="00272653" w:rsidP="000A59CA">
      <w:pPr>
        <w:ind w:firstLine="0"/>
        <w:rPr>
          <w:rFonts w:eastAsia="Times New Roman" w:cs="Times New Roman"/>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1A51F9E7" w14:textId="681EB1FC" w:rsidR="00EC7CA5" w:rsidRDefault="00EC7CA5" w:rsidP="000A59CA">
      <w:pPr>
        <w:ind w:firstLine="0"/>
        <w:rPr>
          <w:rFonts w:eastAsia="Times New Roman" w:cs="Times New Roman"/>
          <w:b/>
          <w:szCs w:val="24"/>
        </w:rPr>
      </w:pPr>
      <w:r>
        <w:rPr>
          <w:rFonts w:eastAsia="Times New Roman" w:cs="Times New Roman"/>
          <w:b/>
          <w:szCs w:val="24"/>
        </w:rPr>
        <w:t>Caso de uso #01</w:t>
      </w:r>
    </w:p>
    <w:p w14:paraId="79866B36" w14:textId="3A6585DB" w:rsidR="00EC7CA5" w:rsidRDefault="00EC7CA5" w:rsidP="000A59CA">
      <w:pPr>
        <w:ind w:firstLine="0"/>
        <w:rPr>
          <w:rFonts w:eastAsia="Times New Roman" w:cs="Times New Roman"/>
          <w:b/>
          <w:szCs w:val="24"/>
        </w:rPr>
      </w:pPr>
      <w:r>
        <w:rPr>
          <w:rFonts w:eastAsia="Times New Roman" w:cs="Times New Roman"/>
          <w:b/>
          <w:szCs w:val="24"/>
        </w:rPr>
        <w:t>Nombre CU01: Conectar con estación FTP</w:t>
      </w:r>
    </w:p>
    <w:p w14:paraId="63CCE2C5" w14:textId="0C30FAE7" w:rsidR="00272653" w:rsidRPr="00272653" w:rsidRDefault="00272653" w:rsidP="00272653">
      <w:pPr>
        <w:pStyle w:val="Descripcin"/>
        <w:ind w:firstLine="0"/>
        <w:rPr>
          <w:rFonts w:eastAsia="Times New Roman" w:cs="Times New Roman"/>
          <w:b/>
          <w:color w:val="auto"/>
          <w:sz w:val="24"/>
          <w:szCs w:val="24"/>
        </w:rPr>
      </w:pPr>
      <w:bookmarkStart w:id="104" w:name="_Toc47024527"/>
      <w:r w:rsidRPr="00272653">
        <w:rPr>
          <w:color w:val="auto"/>
          <w:sz w:val="24"/>
          <w:szCs w:val="24"/>
        </w:rPr>
        <w:lastRenderedPageBreak/>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sidR="00381C8E">
        <w:rPr>
          <w:noProof/>
          <w:color w:val="auto"/>
          <w:sz w:val="24"/>
          <w:szCs w:val="24"/>
        </w:rPr>
        <w:t>56</w:t>
      </w:r>
      <w:r w:rsidRPr="00272653">
        <w:rPr>
          <w:color w:val="auto"/>
          <w:sz w:val="24"/>
          <w:szCs w:val="24"/>
        </w:rPr>
        <w:fldChar w:fldCharType="end"/>
      </w:r>
      <w:r w:rsidRPr="00272653">
        <w:rPr>
          <w:color w:val="auto"/>
          <w:sz w:val="24"/>
          <w:szCs w:val="24"/>
        </w:rPr>
        <w:t>. Calendario de las tareas 3.1 - 4.1 (CU01) del equipo de calidad.</w:t>
      </w:r>
      <w:bookmarkEnd w:id="104"/>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3C38A9" w14:paraId="0F1FD3C3" w14:textId="77777777" w:rsidTr="00D47333">
        <w:trPr>
          <w:trHeight w:val="169"/>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CBED9B"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E6717DF"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240B8135"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686894C2" w14:textId="77777777" w:rsidR="00EC7CA5" w:rsidRPr="003C38A9" w:rsidRDefault="00EC7CA5" w:rsidP="00F30120">
            <w:pPr>
              <w:spacing w:line="240" w:lineRule="auto"/>
              <w:ind w:firstLine="0"/>
              <w:jc w:val="center"/>
              <w:rPr>
                <w:rFonts w:eastAsia="Times New Roman" w:cs="Times New Roman"/>
                <w:b/>
                <w:bCs/>
                <w:szCs w:val="24"/>
              </w:rPr>
            </w:pPr>
            <w:r w:rsidRPr="003C38A9">
              <w:rPr>
                <w:rFonts w:eastAsia="Times New Roman" w:cs="Times New Roman"/>
                <w:b/>
                <w:bCs/>
                <w:szCs w:val="24"/>
              </w:rPr>
              <w:t>Fecha fin</w:t>
            </w:r>
          </w:p>
        </w:tc>
      </w:tr>
      <w:tr w:rsidR="00EC7CA5" w14:paraId="35C32BFE"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30B87ED" w14:textId="77777777" w:rsidR="00EC7CA5" w:rsidRDefault="00EC7CA5" w:rsidP="00F30120">
            <w:pPr>
              <w:spacing w:line="240" w:lineRule="auto"/>
              <w:ind w:firstLine="0"/>
              <w:jc w:val="center"/>
              <w:rPr>
                <w:rFonts w:eastAsia="Times New Roman" w:cs="Times New Roman"/>
                <w:szCs w:val="24"/>
              </w:rPr>
            </w:pPr>
          </w:p>
          <w:p w14:paraId="7C6A6FC0" w14:textId="77777777" w:rsidR="00EC7CA5" w:rsidRDefault="00EC7CA5" w:rsidP="00F30120">
            <w:pPr>
              <w:spacing w:line="240" w:lineRule="auto"/>
              <w:ind w:firstLine="0"/>
              <w:rPr>
                <w:rFonts w:eastAsia="Times New Roman" w:cs="Times New Roman"/>
                <w:szCs w:val="24"/>
              </w:rPr>
            </w:pPr>
          </w:p>
          <w:p w14:paraId="1A4E2518" w14:textId="77777777" w:rsidR="00EC7CA5" w:rsidRDefault="00EC7CA5" w:rsidP="00F30120">
            <w:pPr>
              <w:spacing w:line="240" w:lineRule="auto"/>
              <w:ind w:firstLine="0"/>
              <w:rPr>
                <w:rFonts w:eastAsia="Times New Roman" w:cs="Times New Roman"/>
                <w:szCs w:val="24"/>
              </w:rPr>
            </w:pPr>
          </w:p>
          <w:p w14:paraId="42F1C570"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50302A9C" w14:textId="77777777" w:rsidR="00EC7CA5" w:rsidRDefault="00EC7CA5" w:rsidP="00D47333">
            <w:pPr>
              <w:spacing w:line="240" w:lineRule="auto"/>
              <w:rPr>
                <w:rFonts w:eastAsia="Times New Roman" w:cs="Times New Roman"/>
                <w:b/>
                <w:szCs w:val="24"/>
              </w:rPr>
            </w:pPr>
            <w:r>
              <w:rPr>
                <w:rFonts w:eastAsia="Times New Roman" w:cs="Times New Roman"/>
                <w:b/>
                <w:szCs w:val="24"/>
              </w:rPr>
              <w:t>Fase 3: Ejecución de pruebas</w:t>
            </w:r>
          </w:p>
          <w:p w14:paraId="62DF831A" w14:textId="77777777" w:rsidR="00EC7CA5" w:rsidRDefault="00EC7CA5" w:rsidP="00D47333">
            <w:pPr>
              <w:spacing w:line="240" w:lineRule="auto"/>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33B573E2"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32B6D1B"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Logs de pruebas.</w:t>
            </w:r>
          </w:p>
          <w:p w14:paraId="44059401"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Realizar pruebas unitarias.</w:t>
            </w:r>
          </w:p>
          <w:p w14:paraId="250BB31F" w14:textId="77777777" w:rsidR="00EC7CA5" w:rsidRDefault="00EC7CA5" w:rsidP="00525E5E">
            <w:pPr>
              <w:numPr>
                <w:ilvl w:val="0"/>
                <w:numId w:val="104"/>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4CE36E0C" w14:textId="77777777" w:rsidR="00EC7CA5" w:rsidRPr="003C38A9" w:rsidRDefault="00EC7CA5" w:rsidP="00D47333">
            <w:pPr>
              <w:spacing w:line="240" w:lineRule="auto"/>
              <w:jc w:val="center"/>
              <w:rPr>
                <w:rFonts w:eastAsia="Times New Roman" w:cs="Times New Roman"/>
                <w:szCs w:val="24"/>
              </w:rPr>
            </w:pPr>
            <w:r>
              <w:rPr>
                <w:rFonts w:eastAsia="Times New Roman" w:cs="Times New Roman"/>
                <w:szCs w:val="24"/>
              </w:rPr>
              <w:t xml:space="preserve"> </w:t>
            </w:r>
          </w:p>
          <w:p w14:paraId="4C01AEA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7795426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21/11/2019</w:t>
            </w:r>
          </w:p>
          <w:p w14:paraId="34209905"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619B328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19EF2DF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07C3B91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24/11/2019</w:t>
            </w:r>
          </w:p>
        </w:tc>
        <w:tc>
          <w:tcPr>
            <w:tcW w:w="2610" w:type="dxa"/>
            <w:tcBorders>
              <w:bottom w:val="single" w:sz="8" w:space="0" w:color="000000"/>
              <w:right w:val="single" w:sz="8" w:space="0" w:color="000000"/>
            </w:tcBorders>
            <w:tcMar>
              <w:top w:w="100" w:type="dxa"/>
              <w:left w:w="100" w:type="dxa"/>
              <w:bottom w:w="100" w:type="dxa"/>
              <w:right w:w="100" w:type="dxa"/>
            </w:tcMar>
          </w:tcPr>
          <w:p w14:paraId="7AA0AF6C" w14:textId="77777777" w:rsidR="00EC7CA5" w:rsidRDefault="00EC7CA5" w:rsidP="00D47333">
            <w:pPr>
              <w:spacing w:line="240" w:lineRule="auto"/>
              <w:rPr>
                <w:rFonts w:eastAsia="Times New Roman" w:cs="Times New Roman"/>
                <w:b/>
                <w:szCs w:val="24"/>
              </w:rPr>
            </w:pPr>
          </w:p>
          <w:p w14:paraId="0176BD0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3.1: 2</w:t>
            </w:r>
          </w:p>
          <w:p w14:paraId="433F1DBF"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22/11/2019</w:t>
            </w:r>
          </w:p>
          <w:p w14:paraId="6764FE8E"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3.2:2</w:t>
            </w:r>
          </w:p>
          <w:p w14:paraId="28866E8B"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23/11/2019</w:t>
            </w:r>
          </w:p>
          <w:p w14:paraId="484BA5FC"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192B861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25/11/2019</w:t>
            </w:r>
          </w:p>
        </w:tc>
      </w:tr>
      <w:tr w:rsidR="00EC7CA5" w14:paraId="3D088BD8"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B7B85BE" w14:textId="304AB064" w:rsidR="00EC7CA5" w:rsidRDefault="00EC7CA5" w:rsidP="00F30120">
            <w:pPr>
              <w:spacing w:line="240" w:lineRule="auto"/>
              <w:ind w:firstLine="0"/>
              <w:rPr>
                <w:rFonts w:eastAsia="Times New Roman" w:cs="Times New Roman"/>
                <w:szCs w:val="24"/>
              </w:rPr>
            </w:pPr>
          </w:p>
          <w:p w14:paraId="3C5DB4EF" w14:textId="77777777" w:rsidR="00B31038" w:rsidRDefault="00B31038" w:rsidP="00F30120">
            <w:pPr>
              <w:spacing w:line="240" w:lineRule="auto"/>
              <w:ind w:firstLine="0"/>
              <w:rPr>
                <w:rFonts w:eastAsia="Times New Roman" w:cs="Times New Roman"/>
                <w:szCs w:val="24"/>
              </w:rPr>
            </w:pPr>
          </w:p>
          <w:p w14:paraId="6CC69506" w14:textId="77777777" w:rsidR="00EC7CA5" w:rsidRDefault="00EC7CA5" w:rsidP="00F30120">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19500091" w14:textId="77777777" w:rsidR="00EC7CA5" w:rsidRDefault="00EC7CA5" w:rsidP="00D47333">
            <w:pPr>
              <w:spacing w:line="240" w:lineRule="auto"/>
              <w:rPr>
                <w:rFonts w:eastAsia="Times New Roman" w:cs="Times New Roman"/>
                <w:b/>
                <w:szCs w:val="24"/>
              </w:rPr>
            </w:pPr>
            <w:r>
              <w:rPr>
                <w:rFonts w:eastAsia="Times New Roman" w:cs="Times New Roman"/>
                <w:b/>
                <w:szCs w:val="24"/>
              </w:rPr>
              <w:t>Fase 4: Finalización de pruebas</w:t>
            </w:r>
          </w:p>
          <w:p w14:paraId="2D32780B" w14:textId="77777777" w:rsidR="00EC7CA5" w:rsidRDefault="00EC7CA5" w:rsidP="00D47333">
            <w:pPr>
              <w:spacing w:line="240" w:lineRule="auto"/>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4340EC6" w14:textId="77777777" w:rsidR="00EC7CA5" w:rsidRDefault="00EC7CA5" w:rsidP="00D47333">
            <w:pPr>
              <w:spacing w:line="240" w:lineRule="auto"/>
              <w:rPr>
                <w:rFonts w:eastAsia="Times New Roman" w:cs="Times New Roman"/>
                <w:b/>
                <w:szCs w:val="24"/>
              </w:rPr>
            </w:pPr>
            <w:r>
              <w:rPr>
                <w:rFonts w:eastAsia="Times New Roman" w:cs="Times New Roman"/>
                <w:b/>
                <w:szCs w:val="24"/>
              </w:rPr>
              <w:t>Actividades</w:t>
            </w:r>
          </w:p>
          <w:p w14:paraId="5C276E10" w14:textId="77777777" w:rsidR="00EC7CA5" w:rsidRDefault="00EC7CA5" w:rsidP="00525E5E">
            <w:pPr>
              <w:numPr>
                <w:ilvl w:val="0"/>
                <w:numId w:val="105"/>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6FB63520" w14:textId="77777777" w:rsidR="00EC7CA5" w:rsidRDefault="00EC7CA5" w:rsidP="00D47333">
            <w:pPr>
              <w:spacing w:line="240" w:lineRule="auto"/>
              <w:rPr>
                <w:rFonts w:eastAsia="Times New Roman" w:cs="Times New Roman"/>
                <w:b/>
                <w:szCs w:val="24"/>
              </w:rPr>
            </w:pPr>
          </w:p>
          <w:p w14:paraId="3C20FA3F"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582D12D6"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25/11/2019</w:t>
            </w:r>
          </w:p>
        </w:tc>
        <w:tc>
          <w:tcPr>
            <w:tcW w:w="2610" w:type="dxa"/>
            <w:tcBorders>
              <w:bottom w:val="single" w:sz="8" w:space="0" w:color="000000"/>
              <w:right w:val="single" w:sz="8" w:space="0" w:color="000000"/>
            </w:tcBorders>
            <w:tcMar>
              <w:top w:w="100" w:type="dxa"/>
              <w:left w:w="100" w:type="dxa"/>
              <w:bottom w:w="100" w:type="dxa"/>
              <w:right w:w="100" w:type="dxa"/>
            </w:tcMar>
          </w:tcPr>
          <w:p w14:paraId="54386E50" w14:textId="77777777" w:rsidR="00EC7CA5" w:rsidRDefault="00EC7CA5" w:rsidP="00D47333">
            <w:pPr>
              <w:spacing w:line="240" w:lineRule="auto"/>
              <w:rPr>
                <w:rFonts w:eastAsia="Times New Roman" w:cs="Times New Roman"/>
                <w:b/>
                <w:szCs w:val="24"/>
              </w:rPr>
            </w:pPr>
          </w:p>
          <w:p w14:paraId="13ECD359"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F74C077"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tc>
      </w:tr>
    </w:tbl>
    <w:p w14:paraId="0BE9A5A1" w14:textId="77777777" w:rsidR="00EC7CA5" w:rsidRDefault="00EC7CA5" w:rsidP="00F30120">
      <w:pPr>
        <w:spacing w:line="240" w:lineRule="auto"/>
        <w:rPr>
          <w:rFonts w:eastAsia="Times New Roman" w:cs="Times New Roman"/>
          <w:b/>
          <w:szCs w:val="24"/>
        </w:rPr>
      </w:pPr>
    </w:p>
    <w:p w14:paraId="55CAAF2B" w14:textId="4B2B1A28" w:rsidR="00272653" w:rsidRPr="00272653" w:rsidRDefault="00272653" w:rsidP="00F30120">
      <w:pPr>
        <w:ind w:firstLine="0"/>
        <w:rPr>
          <w:rFonts w:eastAsia="Times New Roman" w:cs="Times New Roman"/>
          <w:b/>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1D83C1E5" w14:textId="1FC7F9E6" w:rsidR="00EC7CA5" w:rsidRDefault="00EC7CA5" w:rsidP="00F30120">
      <w:pPr>
        <w:ind w:firstLine="0"/>
        <w:rPr>
          <w:rFonts w:eastAsia="Times New Roman" w:cs="Times New Roman"/>
          <w:b/>
          <w:szCs w:val="24"/>
        </w:rPr>
      </w:pPr>
      <w:r>
        <w:rPr>
          <w:rFonts w:eastAsia="Times New Roman" w:cs="Times New Roman"/>
          <w:b/>
          <w:szCs w:val="24"/>
        </w:rPr>
        <w:t>Casos de uso #09 y #11</w:t>
      </w:r>
    </w:p>
    <w:p w14:paraId="62B22EB4" w14:textId="77777777" w:rsidR="00EC7CA5" w:rsidRDefault="00EC7CA5" w:rsidP="00F30120">
      <w:pPr>
        <w:ind w:firstLine="0"/>
        <w:rPr>
          <w:rFonts w:eastAsia="Times New Roman" w:cs="Times New Roman"/>
          <w:b/>
          <w:szCs w:val="24"/>
        </w:rPr>
      </w:pPr>
      <w:r>
        <w:rPr>
          <w:rFonts w:eastAsia="Times New Roman" w:cs="Times New Roman"/>
          <w:b/>
          <w:szCs w:val="24"/>
        </w:rPr>
        <w:t>Nombre CU09: Crear rango (tabla parámetro)</w:t>
      </w:r>
    </w:p>
    <w:p w14:paraId="3FFD341C" w14:textId="0A46A6F9" w:rsidR="00EC7CA5" w:rsidRDefault="00EC7CA5" w:rsidP="00F30120">
      <w:pPr>
        <w:ind w:firstLine="0"/>
        <w:rPr>
          <w:rFonts w:eastAsia="Times New Roman" w:cs="Times New Roman"/>
          <w:b/>
          <w:szCs w:val="24"/>
        </w:rPr>
      </w:pPr>
      <w:r>
        <w:rPr>
          <w:rFonts w:eastAsia="Times New Roman" w:cs="Times New Roman"/>
          <w:b/>
          <w:szCs w:val="24"/>
        </w:rPr>
        <w:t>Nombre CU11: Crear base de tiempo (tabla parámetro)</w:t>
      </w:r>
    </w:p>
    <w:p w14:paraId="5380668A" w14:textId="524CDFF7" w:rsidR="00272653" w:rsidRPr="00272653" w:rsidRDefault="00272653" w:rsidP="00272653">
      <w:pPr>
        <w:pStyle w:val="Descripcin"/>
        <w:ind w:firstLine="0"/>
        <w:rPr>
          <w:rFonts w:eastAsia="Times New Roman" w:cs="Times New Roman"/>
          <w:b/>
          <w:color w:val="auto"/>
          <w:sz w:val="24"/>
          <w:szCs w:val="24"/>
        </w:rPr>
      </w:pPr>
      <w:bookmarkStart w:id="105" w:name="_Toc47024528"/>
      <w:r w:rsidRPr="00272653">
        <w:rPr>
          <w:color w:val="auto"/>
          <w:sz w:val="24"/>
          <w:szCs w:val="24"/>
        </w:rPr>
        <w:t xml:space="preserve">Tabla </w:t>
      </w:r>
      <w:r w:rsidRPr="00272653">
        <w:rPr>
          <w:color w:val="auto"/>
          <w:sz w:val="24"/>
          <w:szCs w:val="24"/>
        </w:rPr>
        <w:fldChar w:fldCharType="begin"/>
      </w:r>
      <w:r w:rsidRPr="00272653">
        <w:rPr>
          <w:color w:val="auto"/>
          <w:sz w:val="24"/>
          <w:szCs w:val="24"/>
        </w:rPr>
        <w:instrText xml:space="preserve"> SEQ Tabla \* ARABIC </w:instrText>
      </w:r>
      <w:r w:rsidRPr="00272653">
        <w:rPr>
          <w:color w:val="auto"/>
          <w:sz w:val="24"/>
          <w:szCs w:val="24"/>
        </w:rPr>
        <w:fldChar w:fldCharType="separate"/>
      </w:r>
      <w:r w:rsidR="00381C8E">
        <w:rPr>
          <w:noProof/>
          <w:color w:val="auto"/>
          <w:sz w:val="24"/>
          <w:szCs w:val="24"/>
        </w:rPr>
        <w:t>57</w:t>
      </w:r>
      <w:r w:rsidRPr="00272653">
        <w:rPr>
          <w:color w:val="auto"/>
          <w:sz w:val="24"/>
          <w:szCs w:val="24"/>
        </w:rPr>
        <w:fldChar w:fldCharType="end"/>
      </w:r>
      <w:r w:rsidRPr="00272653">
        <w:rPr>
          <w:color w:val="auto"/>
          <w:sz w:val="24"/>
          <w:szCs w:val="24"/>
        </w:rPr>
        <w:t>. Calendario de las tareas 3.1 - 4.1 (CU09 y CU11) del equipo de calidad.</w:t>
      </w:r>
      <w:bookmarkEnd w:id="105"/>
    </w:p>
    <w:tbl>
      <w:tblPr>
        <w:tblW w:w="894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16"/>
        <w:gridCol w:w="3649"/>
        <w:gridCol w:w="2265"/>
        <w:gridCol w:w="2610"/>
      </w:tblGrid>
      <w:tr w:rsidR="00EC7CA5" w:rsidRPr="00696FF6" w14:paraId="166187D1" w14:textId="77777777" w:rsidTr="00D47333">
        <w:trPr>
          <w:trHeight w:val="196"/>
        </w:trPr>
        <w:tc>
          <w:tcPr>
            <w:tcW w:w="416"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C4FF38"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w:t>
            </w:r>
          </w:p>
        </w:tc>
        <w:tc>
          <w:tcPr>
            <w:tcW w:w="3649"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37FFA81"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Descripción</w:t>
            </w:r>
          </w:p>
        </w:tc>
        <w:tc>
          <w:tcPr>
            <w:tcW w:w="2265"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0FBA2E1D"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inicio</w:t>
            </w:r>
          </w:p>
        </w:tc>
        <w:tc>
          <w:tcPr>
            <w:tcW w:w="2610"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tcPr>
          <w:p w14:paraId="7487BCC3" w14:textId="77777777" w:rsidR="00EC7CA5" w:rsidRPr="00696FF6" w:rsidRDefault="00EC7CA5" w:rsidP="00B31038">
            <w:pPr>
              <w:spacing w:line="240" w:lineRule="auto"/>
              <w:ind w:firstLine="0"/>
              <w:jc w:val="center"/>
              <w:rPr>
                <w:rFonts w:eastAsia="Times New Roman" w:cs="Times New Roman"/>
                <w:b/>
                <w:bCs/>
                <w:szCs w:val="24"/>
              </w:rPr>
            </w:pPr>
            <w:r w:rsidRPr="00696FF6">
              <w:rPr>
                <w:rFonts w:eastAsia="Times New Roman" w:cs="Times New Roman"/>
                <w:b/>
                <w:bCs/>
                <w:szCs w:val="24"/>
              </w:rPr>
              <w:t>Fecha fin</w:t>
            </w:r>
          </w:p>
        </w:tc>
      </w:tr>
      <w:tr w:rsidR="00EC7CA5" w14:paraId="56D6F2F5"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A423E2" w14:textId="77777777" w:rsidR="00EC7CA5" w:rsidRDefault="00EC7CA5" w:rsidP="00B31038">
            <w:pPr>
              <w:spacing w:line="240" w:lineRule="auto"/>
              <w:ind w:firstLine="0"/>
              <w:jc w:val="center"/>
              <w:rPr>
                <w:rFonts w:eastAsia="Times New Roman" w:cs="Times New Roman"/>
                <w:szCs w:val="24"/>
              </w:rPr>
            </w:pPr>
          </w:p>
          <w:p w14:paraId="52016F77" w14:textId="77777777" w:rsidR="00EC7CA5" w:rsidRDefault="00EC7CA5" w:rsidP="00B31038">
            <w:pPr>
              <w:spacing w:line="240" w:lineRule="auto"/>
              <w:ind w:firstLine="0"/>
              <w:jc w:val="center"/>
              <w:rPr>
                <w:rFonts w:eastAsia="Times New Roman" w:cs="Times New Roman"/>
                <w:szCs w:val="24"/>
              </w:rPr>
            </w:pPr>
          </w:p>
          <w:p w14:paraId="6299DFBA" w14:textId="77777777" w:rsidR="00EC7CA5" w:rsidRDefault="00EC7CA5" w:rsidP="00B31038">
            <w:pPr>
              <w:spacing w:line="240" w:lineRule="auto"/>
              <w:ind w:firstLine="0"/>
              <w:rPr>
                <w:rFonts w:eastAsia="Times New Roman" w:cs="Times New Roman"/>
                <w:szCs w:val="24"/>
              </w:rPr>
            </w:pPr>
          </w:p>
          <w:p w14:paraId="4428BC09"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3</w:t>
            </w:r>
          </w:p>
        </w:tc>
        <w:tc>
          <w:tcPr>
            <w:tcW w:w="3649" w:type="dxa"/>
            <w:tcBorders>
              <w:bottom w:val="single" w:sz="8" w:space="0" w:color="000000"/>
              <w:right w:val="single" w:sz="8" w:space="0" w:color="000000"/>
            </w:tcBorders>
            <w:tcMar>
              <w:top w:w="100" w:type="dxa"/>
              <w:left w:w="100" w:type="dxa"/>
              <w:bottom w:w="100" w:type="dxa"/>
              <w:right w:w="100" w:type="dxa"/>
            </w:tcMar>
          </w:tcPr>
          <w:p w14:paraId="69C27A76"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3: Ejecución de pruebas</w:t>
            </w:r>
          </w:p>
          <w:p w14:paraId="64E0EEDC" w14:textId="77777777" w:rsidR="00EC7CA5" w:rsidRDefault="00EC7CA5" w:rsidP="005E7CED">
            <w:pPr>
              <w:spacing w:line="240" w:lineRule="auto"/>
              <w:jc w:val="left"/>
              <w:rPr>
                <w:rFonts w:eastAsia="Times New Roman" w:cs="Times New Roman"/>
                <w:szCs w:val="24"/>
              </w:rPr>
            </w:pPr>
            <w:r>
              <w:rPr>
                <w:rFonts w:eastAsia="Times New Roman" w:cs="Times New Roman"/>
                <w:b/>
                <w:szCs w:val="24"/>
              </w:rPr>
              <w:t>Obj</w:t>
            </w:r>
            <w:r>
              <w:rPr>
                <w:rFonts w:eastAsia="Times New Roman" w:cs="Times New Roman"/>
                <w:szCs w:val="24"/>
              </w:rPr>
              <w:t>: Se busca con los datos de la fase 2 ejecutar las pruebas.</w:t>
            </w:r>
          </w:p>
          <w:p w14:paraId="243860A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21E02A94"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Logs de pruebas.</w:t>
            </w:r>
          </w:p>
          <w:p w14:paraId="2FCE2FAE"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Realizar pruebas unitarias.</w:t>
            </w:r>
          </w:p>
          <w:p w14:paraId="1407FDBB" w14:textId="77777777" w:rsidR="00EC7CA5" w:rsidRDefault="00EC7CA5" w:rsidP="00525E5E">
            <w:pPr>
              <w:numPr>
                <w:ilvl w:val="0"/>
                <w:numId w:val="106"/>
              </w:numPr>
              <w:spacing w:line="240" w:lineRule="auto"/>
              <w:jc w:val="left"/>
              <w:rPr>
                <w:rFonts w:eastAsia="Times New Roman" w:cs="Times New Roman"/>
                <w:szCs w:val="24"/>
              </w:rPr>
            </w:pPr>
            <w:r>
              <w:rPr>
                <w:rFonts w:eastAsia="Times New Roman" w:cs="Times New Roman"/>
                <w:szCs w:val="24"/>
              </w:rPr>
              <w:t>Reporte de incidencias.</w:t>
            </w:r>
          </w:p>
        </w:tc>
        <w:tc>
          <w:tcPr>
            <w:tcW w:w="2265" w:type="dxa"/>
            <w:tcBorders>
              <w:bottom w:val="single" w:sz="8" w:space="0" w:color="000000"/>
              <w:right w:val="single" w:sz="8" w:space="0" w:color="000000"/>
            </w:tcBorders>
            <w:tcMar>
              <w:top w:w="100" w:type="dxa"/>
              <w:left w:w="100" w:type="dxa"/>
              <w:bottom w:w="100" w:type="dxa"/>
              <w:right w:w="100" w:type="dxa"/>
            </w:tcMar>
          </w:tcPr>
          <w:p w14:paraId="119DA868" w14:textId="77777777" w:rsidR="00EC7CA5" w:rsidRDefault="00EC7CA5" w:rsidP="00D47333">
            <w:pPr>
              <w:spacing w:line="240" w:lineRule="auto"/>
              <w:rPr>
                <w:rFonts w:eastAsia="Times New Roman" w:cs="Times New Roman"/>
                <w:b/>
                <w:szCs w:val="24"/>
              </w:rPr>
            </w:pPr>
          </w:p>
          <w:p w14:paraId="68525D78"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AD8AD92"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26/11/2019</w:t>
            </w:r>
          </w:p>
          <w:p w14:paraId="25877FE0"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5A4172F0"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1BE354BB"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w:t>
            </w:r>
          </w:p>
          <w:p w14:paraId="7B3640DA"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tc>
        <w:tc>
          <w:tcPr>
            <w:tcW w:w="2610" w:type="dxa"/>
            <w:tcBorders>
              <w:bottom w:val="single" w:sz="8" w:space="0" w:color="000000"/>
              <w:right w:val="single" w:sz="8" w:space="0" w:color="000000"/>
            </w:tcBorders>
            <w:tcMar>
              <w:top w:w="100" w:type="dxa"/>
              <w:left w:w="100" w:type="dxa"/>
              <w:bottom w:w="100" w:type="dxa"/>
              <w:right w:w="100" w:type="dxa"/>
            </w:tcMar>
          </w:tcPr>
          <w:p w14:paraId="6B62F0DD" w14:textId="77777777" w:rsidR="00EC7CA5" w:rsidRDefault="00EC7CA5" w:rsidP="00D47333">
            <w:pPr>
              <w:spacing w:line="240" w:lineRule="auto"/>
              <w:rPr>
                <w:rFonts w:eastAsia="Times New Roman" w:cs="Times New Roman"/>
                <w:b/>
                <w:szCs w:val="24"/>
              </w:rPr>
            </w:pPr>
          </w:p>
          <w:p w14:paraId="4DBF5049"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3.1: </w:t>
            </w:r>
          </w:p>
          <w:p w14:paraId="3F77E00E"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27/11/2019</w:t>
            </w:r>
          </w:p>
          <w:p w14:paraId="74DB4343"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3.2:</w:t>
            </w:r>
          </w:p>
          <w:p w14:paraId="1AB05AC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29/11/2019</w:t>
            </w:r>
          </w:p>
          <w:p w14:paraId="7A982EE1"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Actividad 3.3:2</w:t>
            </w:r>
          </w:p>
          <w:p w14:paraId="3B4B67B9"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01/12/2019</w:t>
            </w:r>
          </w:p>
        </w:tc>
      </w:tr>
      <w:tr w:rsidR="00EC7CA5" w14:paraId="37CA96B9" w14:textId="77777777" w:rsidTr="00D47333">
        <w:trPr>
          <w:trHeight w:val="480"/>
        </w:trPr>
        <w:tc>
          <w:tcPr>
            <w:tcW w:w="416"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F33772D" w14:textId="3CD207C0" w:rsidR="00EC7CA5" w:rsidRDefault="00EC7CA5" w:rsidP="00B31038">
            <w:pPr>
              <w:spacing w:line="240" w:lineRule="auto"/>
              <w:ind w:firstLine="0"/>
              <w:rPr>
                <w:rFonts w:eastAsia="Times New Roman" w:cs="Times New Roman"/>
                <w:szCs w:val="24"/>
              </w:rPr>
            </w:pPr>
          </w:p>
          <w:p w14:paraId="60802CFC" w14:textId="77777777" w:rsidR="00B31038" w:rsidRDefault="00B31038" w:rsidP="00B31038">
            <w:pPr>
              <w:spacing w:line="240" w:lineRule="auto"/>
              <w:ind w:firstLine="0"/>
              <w:rPr>
                <w:rFonts w:eastAsia="Times New Roman" w:cs="Times New Roman"/>
                <w:szCs w:val="24"/>
              </w:rPr>
            </w:pPr>
          </w:p>
          <w:p w14:paraId="446FA87A" w14:textId="77777777" w:rsidR="00EC7CA5" w:rsidRDefault="00EC7CA5" w:rsidP="00B31038">
            <w:pPr>
              <w:spacing w:line="240" w:lineRule="auto"/>
              <w:ind w:firstLine="0"/>
              <w:jc w:val="center"/>
              <w:rPr>
                <w:rFonts w:eastAsia="Times New Roman" w:cs="Times New Roman"/>
                <w:szCs w:val="24"/>
              </w:rPr>
            </w:pPr>
            <w:r>
              <w:rPr>
                <w:rFonts w:eastAsia="Times New Roman" w:cs="Times New Roman"/>
                <w:szCs w:val="24"/>
              </w:rPr>
              <w:t>4</w:t>
            </w:r>
          </w:p>
        </w:tc>
        <w:tc>
          <w:tcPr>
            <w:tcW w:w="3649" w:type="dxa"/>
            <w:tcBorders>
              <w:bottom w:val="single" w:sz="8" w:space="0" w:color="000000"/>
              <w:right w:val="single" w:sz="8" w:space="0" w:color="000000"/>
            </w:tcBorders>
            <w:tcMar>
              <w:top w:w="100" w:type="dxa"/>
              <w:left w:w="100" w:type="dxa"/>
              <w:bottom w:w="100" w:type="dxa"/>
              <w:right w:w="100" w:type="dxa"/>
            </w:tcMar>
          </w:tcPr>
          <w:p w14:paraId="0A9F33D4"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Fase 4: Finalización de pruebas</w:t>
            </w:r>
          </w:p>
          <w:p w14:paraId="189407E3" w14:textId="77777777" w:rsidR="00EC7CA5" w:rsidRDefault="00EC7CA5" w:rsidP="005E7CED">
            <w:pPr>
              <w:spacing w:line="240" w:lineRule="auto"/>
              <w:jc w:val="left"/>
              <w:rPr>
                <w:rFonts w:eastAsia="Times New Roman" w:cs="Times New Roman"/>
                <w:szCs w:val="24"/>
              </w:rPr>
            </w:pPr>
            <w:r>
              <w:rPr>
                <w:rFonts w:eastAsia="Times New Roman" w:cs="Times New Roman"/>
                <w:b/>
                <w:szCs w:val="24"/>
              </w:rPr>
              <w:t xml:space="preserve">Obj: </w:t>
            </w:r>
            <w:r>
              <w:rPr>
                <w:rFonts w:eastAsia="Times New Roman" w:cs="Times New Roman"/>
                <w:szCs w:val="24"/>
              </w:rPr>
              <w:t>Documentar los resultados</w:t>
            </w:r>
          </w:p>
          <w:p w14:paraId="01FF47F7" w14:textId="77777777" w:rsidR="00EC7CA5" w:rsidRDefault="00EC7CA5" w:rsidP="005E7CED">
            <w:pPr>
              <w:spacing w:line="240" w:lineRule="auto"/>
              <w:jc w:val="left"/>
              <w:rPr>
                <w:rFonts w:eastAsia="Times New Roman" w:cs="Times New Roman"/>
                <w:b/>
                <w:szCs w:val="24"/>
              </w:rPr>
            </w:pPr>
            <w:r>
              <w:rPr>
                <w:rFonts w:eastAsia="Times New Roman" w:cs="Times New Roman"/>
                <w:b/>
                <w:szCs w:val="24"/>
              </w:rPr>
              <w:t>Actividades</w:t>
            </w:r>
          </w:p>
          <w:p w14:paraId="3978808F" w14:textId="77777777" w:rsidR="00EC7CA5" w:rsidRDefault="00EC7CA5" w:rsidP="00525E5E">
            <w:pPr>
              <w:numPr>
                <w:ilvl w:val="0"/>
                <w:numId w:val="107"/>
              </w:numPr>
              <w:spacing w:line="240" w:lineRule="auto"/>
              <w:jc w:val="left"/>
              <w:rPr>
                <w:rFonts w:eastAsia="Times New Roman" w:cs="Times New Roman"/>
                <w:szCs w:val="24"/>
              </w:rPr>
            </w:pPr>
            <w:r>
              <w:rPr>
                <w:rFonts w:eastAsia="Times New Roman" w:cs="Times New Roman"/>
                <w:szCs w:val="24"/>
              </w:rPr>
              <w:t>Reporte final de pruebas.</w:t>
            </w:r>
          </w:p>
        </w:tc>
        <w:tc>
          <w:tcPr>
            <w:tcW w:w="2265" w:type="dxa"/>
            <w:tcBorders>
              <w:bottom w:val="single" w:sz="8" w:space="0" w:color="000000"/>
              <w:right w:val="single" w:sz="8" w:space="0" w:color="000000"/>
            </w:tcBorders>
            <w:tcMar>
              <w:top w:w="100" w:type="dxa"/>
              <w:left w:w="100" w:type="dxa"/>
              <w:bottom w:w="100" w:type="dxa"/>
              <w:right w:w="100" w:type="dxa"/>
            </w:tcMar>
          </w:tcPr>
          <w:p w14:paraId="5EE8BFC6" w14:textId="77777777" w:rsidR="00EC7CA5" w:rsidRDefault="00EC7CA5" w:rsidP="00D47333">
            <w:pPr>
              <w:spacing w:line="240" w:lineRule="auto"/>
              <w:rPr>
                <w:rFonts w:eastAsia="Times New Roman" w:cs="Times New Roman"/>
                <w:b/>
                <w:szCs w:val="24"/>
              </w:rPr>
            </w:pPr>
          </w:p>
          <w:p w14:paraId="2211E6E6" w14:textId="77777777" w:rsidR="00EC7CA5" w:rsidRDefault="00EC7CA5" w:rsidP="00D47333">
            <w:pPr>
              <w:spacing w:line="240" w:lineRule="auto"/>
              <w:jc w:val="center"/>
              <w:rPr>
                <w:rFonts w:eastAsia="Times New Roman" w:cs="Times New Roman"/>
                <w:b/>
                <w:szCs w:val="24"/>
              </w:rPr>
            </w:pPr>
            <w:r>
              <w:rPr>
                <w:rFonts w:eastAsia="Times New Roman" w:cs="Times New Roman"/>
                <w:b/>
                <w:szCs w:val="24"/>
              </w:rPr>
              <w:t xml:space="preserve">Actividad 4.1: </w:t>
            </w:r>
          </w:p>
          <w:p w14:paraId="23D3C279" w14:textId="77777777" w:rsidR="00EC7CA5" w:rsidRDefault="00EC7CA5" w:rsidP="00D47333">
            <w:pPr>
              <w:spacing w:line="240" w:lineRule="auto"/>
              <w:jc w:val="center"/>
              <w:rPr>
                <w:rFonts w:eastAsia="Times New Roman" w:cs="Times New Roman"/>
                <w:b/>
                <w:szCs w:val="24"/>
              </w:rPr>
            </w:pPr>
            <w:r>
              <w:rPr>
                <w:rFonts w:eastAsia="Times New Roman" w:cs="Times New Roman"/>
                <w:szCs w:val="24"/>
              </w:rPr>
              <w:t>01/12/2019</w:t>
            </w:r>
          </w:p>
        </w:tc>
        <w:tc>
          <w:tcPr>
            <w:tcW w:w="2610" w:type="dxa"/>
            <w:tcBorders>
              <w:bottom w:val="single" w:sz="8" w:space="0" w:color="000000"/>
              <w:right w:val="single" w:sz="8" w:space="0" w:color="000000"/>
            </w:tcBorders>
            <w:tcMar>
              <w:top w:w="100" w:type="dxa"/>
              <w:left w:w="100" w:type="dxa"/>
              <w:bottom w:w="100" w:type="dxa"/>
              <w:right w:w="100" w:type="dxa"/>
            </w:tcMar>
          </w:tcPr>
          <w:p w14:paraId="0DD86949" w14:textId="77777777" w:rsidR="00EC7CA5" w:rsidRDefault="00EC7CA5" w:rsidP="00D47333">
            <w:pPr>
              <w:spacing w:line="240" w:lineRule="auto"/>
              <w:rPr>
                <w:rFonts w:eastAsia="Times New Roman" w:cs="Times New Roman"/>
                <w:b/>
                <w:szCs w:val="24"/>
              </w:rPr>
            </w:pPr>
          </w:p>
          <w:p w14:paraId="424BDA61" w14:textId="77777777" w:rsidR="00EC7CA5" w:rsidRDefault="00EC7CA5" w:rsidP="00D47333">
            <w:pPr>
              <w:spacing w:line="240" w:lineRule="auto"/>
              <w:jc w:val="center"/>
              <w:rPr>
                <w:rFonts w:eastAsia="Times New Roman" w:cs="Times New Roman"/>
                <w:szCs w:val="24"/>
              </w:rPr>
            </w:pPr>
            <w:r>
              <w:rPr>
                <w:rFonts w:eastAsia="Times New Roman" w:cs="Times New Roman"/>
                <w:b/>
                <w:szCs w:val="24"/>
              </w:rPr>
              <w:t>Actividad 4.1: 4</w:t>
            </w:r>
          </w:p>
          <w:p w14:paraId="7305924D" w14:textId="77777777" w:rsidR="00EC7CA5" w:rsidRDefault="00EC7CA5" w:rsidP="00D47333">
            <w:pPr>
              <w:spacing w:line="240" w:lineRule="auto"/>
              <w:jc w:val="center"/>
              <w:rPr>
                <w:rFonts w:eastAsia="Times New Roman" w:cs="Times New Roman"/>
                <w:szCs w:val="24"/>
              </w:rPr>
            </w:pPr>
            <w:r>
              <w:rPr>
                <w:rFonts w:eastAsia="Times New Roman" w:cs="Times New Roman"/>
                <w:szCs w:val="24"/>
              </w:rPr>
              <w:t>05/12/2019</w:t>
            </w:r>
          </w:p>
        </w:tc>
      </w:tr>
    </w:tbl>
    <w:p w14:paraId="72050FB2" w14:textId="77777777" w:rsidR="00EC7CA5" w:rsidRPr="00272653" w:rsidRDefault="00EC7CA5" w:rsidP="00272653">
      <w:pPr>
        <w:spacing w:line="240" w:lineRule="auto"/>
        <w:ind w:firstLine="0"/>
        <w:rPr>
          <w:rFonts w:eastAsia="Times New Roman" w:cs="Times New Roman"/>
          <w:sz w:val="20"/>
          <w:szCs w:val="20"/>
        </w:rPr>
      </w:pPr>
    </w:p>
    <w:p w14:paraId="370A4D51" w14:textId="60305494" w:rsidR="00272653" w:rsidRPr="00272653" w:rsidRDefault="00272653" w:rsidP="00272653">
      <w:pPr>
        <w:ind w:firstLine="0"/>
        <w:rPr>
          <w:rFonts w:eastAsia="Times New Roman" w:cs="Times New Roman"/>
          <w:sz w:val="20"/>
          <w:szCs w:val="20"/>
        </w:rPr>
      </w:pPr>
      <w:r w:rsidRPr="00272653">
        <w:rPr>
          <w:rFonts w:eastAsia="Times New Roman" w:cs="Times New Roman"/>
          <w:i/>
          <w:sz w:val="20"/>
          <w:szCs w:val="20"/>
        </w:rPr>
        <w:t>Nota</w:t>
      </w:r>
      <w:r w:rsidRPr="00272653">
        <w:rPr>
          <w:rFonts w:eastAsia="Times New Roman" w:cs="Times New Roman"/>
          <w:sz w:val="20"/>
          <w:szCs w:val="20"/>
        </w:rPr>
        <w:t>: Elaboración propia.</w:t>
      </w:r>
    </w:p>
    <w:p w14:paraId="4C655943" w14:textId="068BAA20" w:rsidR="00EC7CA5" w:rsidRDefault="00EC7CA5" w:rsidP="009064DF">
      <w:pPr>
        <w:rPr>
          <w:rFonts w:eastAsia="Times New Roman" w:cs="Times New Roman"/>
          <w:b/>
          <w:szCs w:val="24"/>
        </w:rPr>
      </w:pPr>
      <w:r>
        <w:rPr>
          <w:rFonts w:eastAsia="Times New Roman" w:cs="Times New Roman"/>
          <w:b/>
          <w:szCs w:val="24"/>
        </w:rPr>
        <w:t>Esfuerzo y costo estimado</w:t>
      </w:r>
    </w:p>
    <w:p w14:paraId="1083E8DB" w14:textId="06A72B1E" w:rsidR="00EC7CA5" w:rsidRDefault="00EC7CA5" w:rsidP="009064DF">
      <w:pPr>
        <w:rPr>
          <w:rFonts w:eastAsia="Times New Roman" w:cs="Times New Roman"/>
          <w:b/>
          <w:szCs w:val="24"/>
        </w:rPr>
      </w:pPr>
      <w:r>
        <w:rPr>
          <w:rFonts w:eastAsia="Times New Roman" w:cs="Times New Roman"/>
          <w:b/>
          <w:szCs w:val="24"/>
        </w:rPr>
        <w:lastRenderedPageBreak/>
        <w:t>- Esfuerzo estimado</w:t>
      </w:r>
    </w:p>
    <w:p w14:paraId="2FF1EFA3" w14:textId="1A712ECD" w:rsidR="00EC7CA5" w:rsidRDefault="00EC7CA5" w:rsidP="00C630E2">
      <w:pPr>
        <w:rPr>
          <w:rFonts w:eastAsia="Times New Roman" w:cs="Times New Roman"/>
          <w:szCs w:val="24"/>
        </w:rPr>
      </w:pPr>
      <w:r>
        <w:rPr>
          <w:rFonts w:eastAsia="Times New Roman" w:cs="Times New Roman"/>
          <w:szCs w:val="24"/>
        </w:rPr>
        <w:t>Para este proyecto se requiere un esfuerzo del 100%, que está repartido entre los distintos equipos de trabajo que lo conforman, de la siguiente manera:</w:t>
      </w:r>
    </w:p>
    <w:p w14:paraId="70C5A165" w14:textId="3078782A" w:rsidR="00381C8E" w:rsidRPr="00381C8E" w:rsidRDefault="00381C8E" w:rsidP="00381C8E">
      <w:pPr>
        <w:pStyle w:val="Descripcin"/>
        <w:keepNext/>
        <w:rPr>
          <w:color w:val="auto"/>
          <w:sz w:val="24"/>
          <w:szCs w:val="24"/>
        </w:rPr>
      </w:pPr>
      <w:bookmarkStart w:id="106" w:name="_Toc47024529"/>
      <w:r w:rsidRPr="00381C8E">
        <w:rPr>
          <w:color w:val="auto"/>
          <w:sz w:val="24"/>
          <w:szCs w:val="24"/>
        </w:rPr>
        <w:t xml:space="preserve">Tabla </w:t>
      </w:r>
      <w:r w:rsidRPr="00381C8E">
        <w:rPr>
          <w:color w:val="auto"/>
          <w:sz w:val="24"/>
          <w:szCs w:val="24"/>
        </w:rPr>
        <w:fldChar w:fldCharType="begin"/>
      </w:r>
      <w:r w:rsidRPr="00381C8E">
        <w:rPr>
          <w:color w:val="auto"/>
          <w:sz w:val="24"/>
          <w:szCs w:val="24"/>
        </w:rPr>
        <w:instrText xml:space="preserve"> SEQ Tabla \* ARABIC </w:instrText>
      </w:r>
      <w:r w:rsidRPr="00381C8E">
        <w:rPr>
          <w:color w:val="auto"/>
          <w:sz w:val="24"/>
          <w:szCs w:val="24"/>
        </w:rPr>
        <w:fldChar w:fldCharType="separate"/>
      </w:r>
      <w:r>
        <w:rPr>
          <w:noProof/>
          <w:color w:val="auto"/>
          <w:sz w:val="24"/>
          <w:szCs w:val="24"/>
        </w:rPr>
        <w:t>58</w:t>
      </w:r>
      <w:r w:rsidRPr="00381C8E">
        <w:rPr>
          <w:color w:val="auto"/>
          <w:sz w:val="24"/>
          <w:szCs w:val="24"/>
        </w:rPr>
        <w:fldChar w:fldCharType="end"/>
      </w:r>
      <w:r w:rsidRPr="00381C8E">
        <w:rPr>
          <w:color w:val="auto"/>
          <w:sz w:val="24"/>
          <w:szCs w:val="24"/>
        </w:rPr>
        <w:t>. Esfuerzo estimado</w:t>
      </w:r>
      <w:r w:rsidR="00E52615">
        <w:rPr>
          <w:color w:val="auto"/>
          <w:sz w:val="24"/>
          <w:szCs w:val="24"/>
        </w:rPr>
        <w:t>.</w:t>
      </w:r>
      <w:bookmarkEnd w:id="106"/>
    </w:p>
    <w:tbl>
      <w:tblPr>
        <w:tblStyle w:val="Tablaconcuadrcula"/>
        <w:tblW w:w="0" w:type="auto"/>
        <w:jc w:val="center"/>
        <w:tblLook w:val="04A0" w:firstRow="1" w:lastRow="0" w:firstColumn="1" w:lastColumn="0" w:noHBand="0" w:noVBand="1"/>
      </w:tblPr>
      <w:tblGrid>
        <w:gridCol w:w="2263"/>
        <w:gridCol w:w="1701"/>
      </w:tblGrid>
      <w:tr w:rsidR="00EC7CA5" w14:paraId="07C6670E" w14:textId="77777777" w:rsidTr="00D47333">
        <w:trPr>
          <w:trHeight w:val="356"/>
          <w:jc w:val="center"/>
        </w:trPr>
        <w:tc>
          <w:tcPr>
            <w:tcW w:w="2263" w:type="dxa"/>
          </w:tcPr>
          <w:p w14:paraId="6F831EC6" w14:textId="77777777" w:rsidR="00EC7CA5" w:rsidRDefault="00EC7CA5" w:rsidP="000D3092">
            <w:pPr>
              <w:ind w:firstLine="0"/>
              <w:jc w:val="center"/>
              <w:rPr>
                <w:rFonts w:eastAsia="Times New Roman" w:cs="Times New Roman"/>
                <w:szCs w:val="24"/>
              </w:rPr>
            </w:pPr>
            <w:r>
              <w:rPr>
                <w:rFonts w:eastAsia="Times New Roman" w:cs="Times New Roman"/>
                <w:b/>
                <w:szCs w:val="24"/>
              </w:rPr>
              <w:t>Equipos de trabajo</w:t>
            </w:r>
          </w:p>
        </w:tc>
        <w:tc>
          <w:tcPr>
            <w:tcW w:w="1701" w:type="dxa"/>
          </w:tcPr>
          <w:p w14:paraId="1440749D" w14:textId="77777777" w:rsidR="00EC7CA5" w:rsidRDefault="00EC7CA5" w:rsidP="000D3092">
            <w:pPr>
              <w:ind w:firstLine="0"/>
              <w:jc w:val="center"/>
              <w:rPr>
                <w:rFonts w:eastAsia="Times New Roman" w:cs="Times New Roman"/>
                <w:szCs w:val="24"/>
              </w:rPr>
            </w:pPr>
            <w:r>
              <w:rPr>
                <w:rFonts w:eastAsia="Times New Roman" w:cs="Times New Roman"/>
                <w:b/>
                <w:szCs w:val="24"/>
              </w:rPr>
              <w:t>Esfuerzo (%)</w:t>
            </w:r>
          </w:p>
        </w:tc>
      </w:tr>
      <w:tr w:rsidR="00EC7CA5" w14:paraId="78D82345" w14:textId="77777777" w:rsidTr="00D47333">
        <w:trPr>
          <w:trHeight w:val="598"/>
          <w:jc w:val="center"/>
        </w:trPr>
        <w:tc>
          <w:tcPr>
            <w:tcW w:w="2263" w:type="dxa"/>
          </w:tcPr>
          <w:p w14:paraId="616C4A84" w14:textId="77777777" w:rsidR="00EC7CA5" w:rsidRDefault="00EC7CA5" w:rsidP="000D3092">
            <w:pPr>
              <w:ind w:firstLine="0"/>
              <w:jc w:val="center"/>
              <w:rPr>
                <w:rFonts w:eastAsia="Times New Roman" w:cs="Times New Roman"/>
                <w:szCs w:val="24"/>
              </w:rPr>
            </w:pPr>
            <w:r>
              <w:rPr>
                <w:rFonts w:eastAsia="Times New Roman" w:cs="Times New Roman"/>
                <w:szCs w:val="24"/>
              </w:rPr>
              <w:t>Equipo de gerencia del proyecto</w:t>
            </w:r>
          </w:p>
        </w:tc>
        <w:tc>
          <w:tcPr>
            <w:tcW w:w="1701" w:type="dxa"/>
          </w:tcPr>
          <w:p w14:paraId="1273A045" w14:textId="0EA6B8F6" w:rsidR="00EC7CA5" w:rsidRDefault="00EC7CA5" w:rsidP="000D3092">
            <w:pPr>
              <w:ind w:firstLine="0"/>
              <w:jc w:val="center"/>
              <w:rPr>
                <w:rFonts w:eastAsia="Times New Roman" w:cs="Times New Roman"/>
                <w:szCs w:val="24"/>
              </w:rPr>
            </w:pPr>
            <w:r>
              <w:rPr>
                <w:rFonts w:eastAsia="Times New Roman" w:cs="Times New Roman"/>
                <w:szCs w:val="24"/>
              </w:rPr>
              <w:t>25</w:t>
            </w:r>
          </w:p>
        </w:tc>
      </w:tr>
      <w:tr w:rsidR="00EC7CA5" w14:paraId="684C2484" w14:textId="77777777" w:rsidTr="00D47333">
        <w:trPr>
          <w:trHeight w:val="371"/>
          <w:jc w:val="center"/>
        </w:trPr>
        <w:tc>
          <w:tcPr>
            <w:tcW w:w="2263" w:type="dxa"/>
          </w:tcPr>
          <w:p w14:paraId="16CE14B7" w14:textId="77777777" w:rsidR="00EC7CA5" w:rsidRDefault="00EC7CA5" w:rsidP="000D3092">
            <w:pPr>
              <w:ind w:firstLine="0"/>
              <w:jc w:val="center"/>
              <w:rPr>
                <w:rFonts w:eastAsia="Times New Roman" w:cs="Times New Roman"/>
                <w:szCs w:val="24"/>
              </w:rPr>
            </w:pPr>
            <w:r>
              <w:rPr>
                <w:rFonts w:eastAsia="Times New Roman" w:cs="Times New Roman"/>
                <w:szCs w:val="24"/>
              </w:rPr>
              <w:t>Equipo de desarrollo</w:t>
            </w:r>
          </w:p>
        </w:tc>
        <w:tc>
          <w:tcPr>
            <w:tcW w:w="1701" w:type="dxa"/>
          </w:tcPr>
          <w:p w14:paraId="7AFD73B0" w14:textId="77777777" w:rsidR="00EC7CA5" w:rsidRDefault="00EC7CA5" w:rsidP="000D3092">
            <w:pPr>
              <w:ind w:firstLine="0"/>
              <w:jc w:val="center"/>
              <w:rPr>
                <w:rFonts w:eastAsia="Times New Roman" w:cs="Times New Roman"/>
                <w:szCs w:val="24"/>
              </w:rPr>
            </w:pPr>
            <w:r>
              <w:rPr>
                <w:rFonts w:eastAsia="Times New Roman" w:cs="Times New Roman"/>
                <w:szCs w:val="24"/>
              </w:rPr>
              <w:t>30</w:t>
            </w:r>
          </w:p>
        </w:tc>
      </w:tr>
      <w:tr w:rsidR="00EC7CA5" w14:paraId="5D7B2834" w14:textId="77777777" w:rsidTr="00D47333">
        <w:trPr>
          <w:trHeight w:val="348"/>
          <w:jc w:val="center"/>
        </w:trPr>
        <w:tc>
          <w:tcPr>
            <w:tcW w:w="2263" w:type="dxa"/>
          </w:tcPr>
          <w:p w14:paraId="4C21C647" w14:textId="77777777" w:rsidR="00EC7CA5" w:rsidRDefault="00EC7CA5" w:rsidP="000D3092">
            <w:pPr>
              <w:ind w:firstLine="0"/>
              <w:jc w:val="center"/>
              <w:rPr>
                <w:rFonts w:eastAsia="Times New Roman" w:cs="Times New Roman"/>
                <w:szCs w:val="24"/>
              </w:rPr>
            </w:pPr>
            <w:r>
              <w:rPr>
                <w:rFonts w:eastAsia="Times New Roman" w:cs="Times New Roman"/>
                <w:szCs w:val="24"/>
              </w:rPr>
              <w:t>Equipo de calidad</w:t>
            </w:r>
          </w:p>
        </w:tc>
        <w:tc>
          <w:tcPr>
            <w:tcW w:w="1701" w:type="dxa"/>
          </w:tcPr>
          <w:p w14:paraId="46C061F7" w14:textId="77777777" w:rsidR="00EC7CA5" w:rsidRDefault="00EC7CA5" w:rsidP="000D3092">
            <w:pPr>
              <w:ind w:firstLine="0"/>
              <w:jc w:val="center"/>
              <w:rPr>
                <w:rFonts w:eastAsia="Times New Roman" w:cs="Times New Roman"/>
                <w:szCs w:val="24"/>
              </w:rPr>
            </w:pPr>
            <w:r>
              <w:rPr>
                <w:rFonts w:eastAsia="Times New Roman" w:cs="Times New Roman"/>
                <w:szCs w:val="24"/>
              </w:rPr>
              <w:t>45</w:t>
            </w:r>
          </w:p>
        </w:tc>
      </w:tr>
    </w:tbl>
    <w:p w14:paraId="2A734947" w14:textId="77777777" w:rsidR="00E9466D" w:rsidRPr="00E9466D" w:rsidRDefault="00E9466D" w:rsidP="00C630E2">
      <w:pPr>
        <w:spacing w:line="240" w:lineRule="auto"/>
        <w:rPr>
          <w:rFonts w:eastAsia="Times New Roman" w:cs="Times New Roman"/>
          <w:bCs/>
          <w:szCs w:val="24"/>
        </w:rPr>
      </w:pPr>
    </w:p>
    <w:p w14:paraId="71B812BE" w14:textId="77CA6435" w:rsidR="00C630E2" w:rsidRPr="00E9466D" w:rsidRDefault="00E9466D" w:rsidP="00C630E2">
      <w:pPr>
        <w:spacing w:line="240" w:lineRule="auto"/>
        <w:rPr>
          <w:rFonts w:eastAsia="Times New Roman" w:cs="Times New Roman"/>
          <w:bCs/>
          <w:sz w:val="20"/>
          <w:szCs w:val="20"/>
        </w:rPr>
      </w:pPr>
      <w:r w:rsidRPr="00E9466D">
        <w:rPr>
          <w:rFonts w:eastAsia="Times New Roman" w:cs="Times New Roman"/>
          <w:bCs/>
          <w:i/>
          <w:iCs/>
          <w:sz w:val="20"/>
          <w:szCs w:val="20"/>
        </w:rPr>
        <w:t xml:space="preserve">Nota: </w:t>
      </w:r>
      <w:r w:rsidRPr="00E9466D">
        <w:rPr>
          <w:rFonts w:eastAsia="Times New Roman" w:cs="Times New Roman"/>
          <w:bCs/>
          <w:sz w:val="20"/>
          <w:szCs w:val="20"/>
        </w:rPr>
        <w:t>Elaboración propia.</w:t>
      </w:r>
    </w:p>
    <w:p w14:paraId="1BDC6E5C" w14:textId="77777777" w:rsidR="00381C8E" w:rsidRDefault="00381C8E" w:rsidP="00C630E2">
      <w:pPr>
        <w:spacing w:line="240" w:lineRule="auto"/>
        <w:rPr>
          <w:rFonts w:eastAsia="Times New Roman" w:cs="Times New Roman"/>
          <w:b/>
          <w:szCs w:val="24"/>
        </w:rPr>
      </w:pPr>
    </w:p>
    <w:p w14:paraId="6CEDD55A" w14:textId="57711D1C" w:rsidR="00EC7CA5" w:rsidRDefault="00EC7CA5" w:rsidP="00C630E2">
      <w:pPr>
        <w:rPr>
          <w:rFonts w:eastAsia="Times New Roman" w:cs="Times New Roman"/>
          <w:b/>
          <w:szCs w:val="24"/>
        </w:rPr>
      </w:pPr>
      <w:r>
        <w:rPr>
          <w:rFonts w:eastAsia="Times New Roman" w:cs="Times New Roman"/>
          <w:b/>
          <w:szCs w:val="24"/>
        </w:rPr>
        <w:t>- Costo estimad</w:t>
      </w:r>
      <w:r w:rsidR="00C630E2">
        <w:rPr>
          <w:rFonts w:eastAsia="Times New Roman" w:cs="Times New Roman"/>
          <w:b/>
          <w:szCs w:val="24"/>
        </w:rPr>
        <w:t>o</w:t>
      </w:r>
    </w:p>
    <w:p w14:paraId="06E326DC" w14:textId="67E2AD54" w:rsidR="00381C8E" w:rsidRPr="00381C8E" w:rsidRDefault="00381C8E" w:rsidP="00381C8E">
      <w:pPr>
        <w:pStyle w:val="Descripcin"/>
        <w:keepNext/>
        <w:rPr>
          <w:color w:val="auto"/>
          <w:sz w:val="24"/>
          <w:szCs w:val="24"/>
        </w:rPr>
      </w:pPr>
      <w:bookmarkStart w:id="107" w:name="_Toc47024530"/>
      <w:r w:rsidRPr="00381C8E">
        <w:rPr>
          <w:color w:val="auto"/>
          <w:sz w:val="24"/>
          <w:szCs w:val="24"/>
        </w:rPr>
        <w:t xml:space="preserve">Tabla </w:t>
      </w:r>
      <w:r w:rsidRPr="00381C8E">
        <w:rPr>
          <w:color w:val="auto"/>
          <w:sz w:val="24"/>
          <w:szCs w:val="24"/>
        </w:rPr>
        <w:fldChar w:fldCharType="begin"/>
      </w:r>
      <w:r w:rsidRPr="00381C8E">
        <w:rPr>
          <w:color w:val="auto"/>
          <w:sz w:val="24"/>
          <w:szCs w:val="24"/>
        </w:rPr>
        <w:instrText xml:space="preserve"> SEQ Tabla \* ARABIC </w:instrText>
      </w:r>
      <w:r w:rsidRPr="00381C8E">
        <w:rPr>
          <w:color w:val="auto"/>
          <w:sz w:val="24"/>
          <w:szCs w:val="24"/>
        </w:rPr>
        <w:fldChar w:fldCharType="separate"/>
      </w:r>
      <w:r w:rsidRPr="00381C8E">
        <w:rPr>
          <w:noProof/>
          <w:color w:val="auto"/>
          <w:sz w:val="24"/>
          <w:szCs w:val="24"/>
        </w:rPr>
        <w:t>59</w:t>
      </w:r>
      <w:r w:rsidRPr="00381C8E">
        <w:rPr>
          <w:color w:val="auto"/>
          <w:sz w:val="24"/>
          <w:szCs w:val="24"/>
        </w:rPr>
        <w:fldChar w:fldCharType="end"/>
      </w:r>
      <w:r w:rsidRPr="00381C8E">
        <w:rPr>
          <w:color w:val="auto"/>
          <w:sz w:val="24"/>
          <w:szCs w:val="24"/>
        </w:rPr>
        <w:t>. Costo estimado.</w:t>
      </w:r>
      <w:bookmarkEnd w:id="107"/>
    </w:p>
    <w:tbl>
      <w:tblPr>
        <w:tblStyle w:val="Tablaconcuadrcula"/>
        <w:tblW w:w="0" w:type="auto"/>
        <w:jc w:val="center"/>
        <w:tblLook w:val="04A0" w:firstRow="1" w:lastRow="0" w:firstColumn="1" w:lastColumn="0" w:noHBand="0" w:noVBand="1"/>
      </w:tblPr>
      <w:tblGrid>
        <w:gridCol w:w="1793"/>
        <w:gridCol w:w="1790"/>
        <w:gridCol w:w="1515"/>
        <w:gridCol w:w="1418"/>
        <w:gridCol w:w="1176"/>
      </w:tblGrid>
      <w:tr w:rsidR="00EC7CA5" w14:paraId="62C04E01" w14:textId="77777777" w:rsidTr="00381C8E">
        <w:trPr>
          <w:trHeight w:val="959"/>
          <w:jc w:val="center"/>
        </w:trPr>
        <w:tc>
          <w:tcPr>
            <w:tcW w:w="1793" w:type="dxa"/>
            <w:shd w:val="clear" w:color="auto" w:fill="D9D9D9" w:themeFill="background1" w:themeFillShade="D9"/>
          </w:tcPr>
          <w:p w14:paraId="7B1EDB0C" w14:textId="77777777" w:rsidR="00EC7CA5" w:rsidRDefault="00EC7CA5" w:rsidP="00386EF3">
            <w:pPr>
              <w:ind w:firstLine="0"/>
              <w:jc w:val="center"/>
              <w:rPr>
                <w:rFonts w:eastAsia="Times New Roman" w:cs="Times New Roman"/>
                <w:b/>
                <w:szCs w:val="24"/>
              </w:rPr>
            </w:pPr>
          </w:p>
          <w:p w14:paraId="69C65737" w14:textId="77777777" w:rsidR="00EC7CA5" w:rsidRDefault="00EC7CA5" w:rsidP="00386EF3">
            <w:pPr>
              <w:ind w:firstLine="0"/>
              <w:jc w:val="center"/>
              <w:rPr>
                <w:rFonts w:eastAsia="Times New Roman" w:cs="Times New Roman"/>
                <w:b/>
                <w:szCs w:val="24"/>
              </w:rPr>
            </w:pPr>
            <w:r>
              <w:rPr>
                <w:rFonts w:eastAsia="Times New Roman" w:cs="Times New Roman"/>
                <w:b/>
                <w:szCs w:val="24"/>
              </w:rPr>
              <w:t>Equipos</w:t>
            </w:r>
          </w:p>
        </w:tc>
        <w:tc>
          <w:tcPr>
            <w:tcW w:w="1790" w:type="dxa"/>
            <w:shd w:val="clear" w:color="auto" w:fill="D9D9D9" w:themeFill="background1" w:themeFillShade="D9"/>
          </w:tcPr>
          <w:p w14:paraId="790CBC8F" w14:textId="77777777" w:rsidR="00EC7CA5" w:rsidRDefault="00EC7CA5" w:rsidP="00386EF3">
            <w:pPr>
              <w:ind w:firstLine="0"/>
              <w:jc w:val="center"/>
              <w:rPr>
                <w:rFonts w:eastAsia="Times New Roman" w:cs="Times New Roman"/>
                <w:b/>
                <w:szCs w:val="24"/>
              </w:rPr>
            </w:pPr>
          </w:p>
          <w:p w14:paraId="78AAA325" w14:textId="77777777" w:rsidR="00EC7CA5" w:rsidRDefault="00EC7CA5" w:rsidP="00386EF3">
            <w:pPr>
              <w:ind w:firstLine="0"/>
              <w:jc w:val="center"/>
              <w:rPr>
                <w:rFonts w:eastAsia="Times New Roman" w:cs="Times New Roman"/>
                <w:b/>
                <w:szCs w:val="24"/>
              </w:rPr>
            </w:pPr>
            <w:r>
              <w:rPr>
                <w:rFonts w:eastAsia="Times New Roman" w:cs="Times New Roman"/>
                <w:b/>
                <w:szCs w:val="24"/>
              </w:rPr>
              <w:t>Dedicación (horas/semana)</w:t>
            </w:r>
          </w:p>
        </w:tc>
        <w:tc>
          <w:tcPr>
            <w:tcW w:w="1515" w:type="dxa"/>
            <w:shd w:val="clear" w:color="auto" w:fill="D9D9D9" w:themeFill="background1" w:themeFillShade="D9"/>
          </w:tcPr>
          <w:p w14:paraId="4541C38B" w14:textId="77777777" w:rsidR="00EC7CA5" w:rsidRDefault="00EC7CA5" w:rsidP="00386EF3">
            <w:pPr>
              <w:ind w:firstLine="0"/>
              <w:jc w:val="center"/>
              <w:rPr>
                <w:rFonts w:eastAsia="Times New Roman" w:cs="Times New Roman"/>
                <w:b/>
                <w:szCs w:val="24"/>
              </w:rPr>
            </w:pPr>
            <w:r>
              <w:rPr>
                <w:rFonts w:eastAsia="Times New Roman" w:cs="Times New Roman"/>
                <w:b/>
                <w:szCs w:val="24"/>
              </w:rPr>
              <w:t>Semanas (junio - diciembre)</w:t>
            </w:r>
          </w:p>
        </w:tc>
        <w:tc>
          <w:tcPr>
            <w:tcW w:w="1418" w:type="dxa"/>
            <w:shd w:val="clear" w:color="auto" w:fill="D9D9D9" w:themeFill="background1" w:themeFillShade="D9"/>
          </w:tcPr>
          <w:p w14:paraId="06F78424" w14:textId="77777777" w:rsidR="00EC7CA5" w:rsidRDefault="00EC7CA5" w:rsidP="00386EF3">
            <w:pPr>
              <w:ind w:firstLine="0"/>
              <w:jc w:val="center"/>
              <w:rPr>
                <w:rFonts w:eastAsia="Times New Roman" w:cs="Times New Roman"/>
                <w:b/>
                <w:szCs w:val="24"/>
              </w:rPr>
            </w:pPr>
          </w:p>
          <w:p w14:paraId="609507FB" w14:textId="77777777" w:rsidR="00EC7CA5" w:rsidRDefault="00EC7CA5" w:rsidP="00386EF3">
            <w:pPr>
              <w:ind w:firstLine="0"/>
              <w:jc w:val="center"/>
              <w:rPr>
                <w:rFonts w:eastAsia="Times New Roman" w:cs="Times New Roman"/>
                <w:b/>
                <w:szCs w:val="24"/>
              </w:rPr>
            </w:pPr>
            <w:r>
              <w:rPr>
                <w:rFonts w:eastAsia="Times New Roman" w:cs="Times New Roman"/>
                <w:b/>
                <w:szCs w:val="24"/>
              </w:rPr>
              <w:t>Valor hora ($)</w:t>
            </w:r>
          </w:p>
        </w:tc>
        <w:tc>
          <w:tcPr>
            <w:tcW w:w="1176" w:type="dxa"/>
            <w:shd w:val="clear" w:color="auto" w:fill="D9D9D9" w:themeFill="background1" w:themeFillShade="D9"/>
          </w:tcPr>
          <w:p w14:paraId="50601D25" w14:textId="77777777" w:rsidR="00EC7CA5" w:rsidRDefault="00EC7CA5" w:rsidP="00386EF3">
            <w:pPr>
              <w:ind w:firstLine="0"/>
              <w:jc w:val="center"/>
              <w:rPr>
                <w:rFonts w:eastAsia="Times New Roman" w:cs="Times New Roman"/>
                <w:b/>
                <w:szCs w:val="24"/>
              </w:rPr>
            </w:pPr>
          </w:p>
          <w:p w14:paraId="124B030A"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r>
      <w:tr w:rsidR="00EC7CA5" w14:paraId="129D61E6" w14:textId="77777777" w:rsidTr="00381C8E">
        <w:trPr>
          <w:trHeight w:val="919"/>
          <w:jc w:val="center"/>
        </w:trPr>
        <w:tc>
          <w:tcPr>
            <w:tcW w:w="1793" w:type="dxa"/>
          </w:tcPr>
          <w:p w14:paraId="067D5F1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gerencia del proyecto</w:t>
            </w:r>
          </w:p>
        </w:tc>
        <w:tc>
          <w:tcPr>
            <w:tcW w:w="1790" w:type="dxa"/>
          </w:tcPr>
          <w:p w14:paraId="12B6EB2D" w14:textId="77777777" w:rsidR="00EC7CA5" w:rsidRDefault="00EC7CA5" w:rsidP="00386EF3">
            <w:pPr>
              <w:ind w:firstLine="0"/>
              <w:jc w:val="center"/>
              <w:rPr>
                <w:rFonts w:eastAsia="Times New Roman" w:cs="Times New Roman"/>
                <w:szCs w:val="24"/>
              </w:rPr>
            </w:pPr>
          </w:p>
          <w:p w14:paraId="0E68D8B2" w14:textId="77777777" w:rsidR="00EC7CA5" w:rsidRDefault="00EC7CA5" w:rsidP="00386EF3">
            <w:pPr>
              <w:ind w:firstLine="0"/>
              <w:jc w:val="center"/>
              <w:rPr>
                <w:rFonts w:eastAsia="Times New Roman" w:cs="Times New Roman"/>
                <w:b/>
                <w:szCs w:val="24"/>
              </w:rPr>
            </w:pPr>
            <w:r>
              <w:rPr>
                <w:rFonts w:eastAsia="Times New Roman" w:cs="Times New Roman"/>
                <w:szCs w:val="24"/>
              </w:rPr>
              <w:t>12</w:t>
            </w:r>
          </w:p>
        </w:tc>
        <w:tc>
          <w:tcPr>
            <w:tcW w:w="1515" w:type="dxa"/>
          </w:tcPr>
          <w:p w14:paraId="674DD2BE" w14:textId="77777777" w:rsidR="00EC7CA5" w:rsidRDefault="00EC7CA5" w:rsidP="00386EF3">
            <w:pPr>
              <w:ind w:firstLine="0"/>
              <w:jc w:val="center"/>
              <w:rPr>
                <w:rFonts w:eastAsia="Times New Roman" w:cs="Times New Roman"/>
                <w:szCs w:val="24"/>
              </w:rPr>
            </w:pPr>
          </w:p>
          <w:p w14:paraId="2F9AB810" w14:textId="77777777" w:rsidR="00EC7CA5" w:rsidRDefault="00EC7CA5" w:rsidP="00386EF3">
            <w:pPr>
              <w:ind w:firstLine="0"/>
              <w:jc w:val="center"/>
              <w:rPr>
                <w:rFonts w:eastAsia="Times New Roman" w:cs="Times New Roman"/>
                <w:b/>
                <w:szCs w:val="24"/>
              </w:rPr>
            </w:pPr>
            <w:r>
              <w:rPr>
                <w:rFonts w:eastAsia="Times New Roman" w:cs="Times New Roman"/>
                <w:szCs w:val="24"/>
              </w:rPr>
              <w:t>28</w:t>
            </w:r>
          </w:p>
        </w:tc>
        <w:tc>
          <w:tcPr>
            <w:tcW w:w="1418" w:type="dxa"/>
          </w:tcPr>
          <w:p w14:paraId="5D940D03" w14:textId="77777777" w:rsidR="00EC7CA5" w:rsidRDefault="00EC7CA5" w:rsidP="00386EF3">
            <w:pPr>
              <w:ind w:firstLine="0"/>
              <w:jc w:val="center"/>
              <w:rPr>
                <w:rFonts w:eastAsia="Times New Roman" w:cs="Times New Roman"/>
                <w:szCs w:val="24"/>
              </w:rPr>
            </w:pPr>
          </w:p>
          <w:p w14:paraId="13C405B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1176" w:type="dxa"/>
          </w:tcPr>
          <w:p w14:paraId="621BAD85" w14:textId="77777777" w:rsidR="00EC7CA5" w:rsidRDefault="00EC7CA5" w:rsidP="00386EF3">
            <w:pPr>
              <w:ind w:firstLine="0"/>
              <w:jc w:val="center"/>
              <w:rPr>
                <w:rFonts w:eastAsia="Times New Roman" w:cs="Times New Roman"/>
                <w:szCs w:val="24"/>
              </w:rPr>
            </w:pPr>
          </w:p>
          <w:p w14:paraId="5ADCAD11" w14:textId="77777777" w:rsidR="00EC7CA5" w:rsidRPr="00C42E36" w:rsidRDefault="00EC7CA5" w:rsidP="00386EF3">
            <w:pPr>
              <w:ind w:firstLine="0"/>
              <w:jc w:val="center"/>
              <w:rPr>
                <w:rFonts w:cs="Times New Roman"/>
                <w:szCs w:val="24"/>
              </w:rPr>
            </w:pPr>
            <w:r w:rsidRPr="00C42E36">
              <w:rPr>
                <w:rFonts w:cs="Times New Roman"/>
                <w:szCs w:val="24"/>
              </w:rPr>
              <w:t>5040000</w:t>
            </w:r>
          </w:p>
          <w:p w14:paraId="5EE858A4" w14:textId="77777777" w:rsidR="00EC7CA5" w:rsidRDefault="00EC7CA5" w:rsidP="00386EF3">
            <w:pPr>
              <w:ind w:firstLine="0"/>
              <w:jc w:val="center"/>
              <w:rPr>
                <w:rFonts w:eastAsia="Times New Roman" w:cs="Times New Roman"/>
                <w:b/>
                <w:szCs w:val="24"/>
              </w:rPr>
            </w:pPr>
          </w:p>
        </w:tc>
      </w:tr>
      <w:tr w:rsidR="00EC7CA5" w14:paraId="2EC463F6" w14:textId="77777777" w:rsidTr="00381C8E">
        <w:trPr>
          <w:trHeight w:val="599"/>
          <w:jc w:val="center"/>
        </w:trPr>
        <w:tc>
          <w:tcPr>
            <w:tcW w:w="1793" w:type="dxa"/>
          </w:tcPr>
          <w:p w14:paraId="3AC1719F"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desarrollo</w:t>
            </w:r>
          </w:p>
        </w:tc>
        <w:tc>
          <w:tcPr>
            <w:tcW w:w="1790" w:type="dxa"/>
          </w:tcPr>
          <w:p w14:paraId="2A30BC07" w14:textId="77777777" w:rsidR="00EC7CA5" w:rsidRDefault="00EC7CA5" w:rsidP="00386EF3">
            <w:pPr>
              <w:ind w:firstLine="0"/>
              <w:jc w:val="center"/>
              <w:rPr>
                <w:rFonts w:eastAsia="Times New Roman" w:cs="Times New Roman"/>
                <w:b/>
                <w:szCs w:val="24"/>
              </w:rPr>
            </w:pPr>
            <w:r>
              <w:rPr>
                <w:rFonts w:eastAsia="Times New Roman" w:cs="Times New Roman"/>
                <w:szCs w:val="24"/>
              </w:rPr>
              <w:t>16</w:t>
            </w:r>
          </w:p>
        </w:tc>
        <w:tc>
          <w:tcPr>
            <w:tcW w:w="1515" w:type="dxa"/>
          </w:tcPr>
          <w:p w14:paraId="2AAA1529"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59FA9DB6" w14:textId="77777777" w:rsidR="00EC7CA5" w:rsidRDefault="00EC7CA5" w:rsidP="00386EF3">
            <w:pPr>
              <w:ind w:firstLine="0"/>
              <w:jc w:val="center"/>
              <w:rPr>
                <w:rFonts w:eastAsia="Times New Roman" w:cs="Times New Roman"/>
                <w:b/>
                <w:szCs w:val="24"/>
              </w:rPr>
            </w:pPr>
          </w:p>
        </w:tc>
        <w:tc>
          <w:tcPr>
            <w:tcW w:w="1418" w:type="dxa"/>
          </w:tcPr>
          <w:p w14:paraId="7E812475"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1176" w:type="dxa"/>
          </w:tcPr>
          <w:p w14:paraId="3B609870" w14:textId="77777777" w:rsidR="00EC7CA5" w:rsidRPr="00C42E36" w:rsidRDefault="00EC7CA5" w:rsidP="00386EF3">
            <w:pPr>
              <w:ind w:firstLine="0"/>
              <w:jc w:val="center"/>
              <w:rPr>
                <w:rFonts w:cs="Times New Roman"/>
                <w:szCs w:val="24"/>
              </w:rPr>
            </w:pPr>
            <w:r w:rsidRPr="00C42E36">
              <w:rPr>
                <w:rFonts w:cs="Times New Roman"/>
                <w:szCs w:val="24"/>
              </w:rPr>
              <w:t>6720000</w:t>
            </w:r>
          </w:p>
          <w:p w14:paraId="03C4C4F4" w14:textId="77777777" w:rsidR="00EC7CA5" w:rsidRDefault="00EC7CA5" w:rsidP="00386EF3">
            <w:pPr>
              <w:ind w:firstLine="0"/>
              <w:jc w:val="center"/>
              <w:rPr>
                <w:rFonts w:eastAsia="Times New Roman" w:cs="Times New Roman"/>
                <w:b/>
                <w:szCs w:val="24"/>
              </w:rPr>
            </w:pPr>
          </w:p>
        </w:tc>
      </w:tr>
      <w:tr w:rsidR="00EC7CA5" w14:paraId="51F2E5C1" w14:textId="77777777" w:rsidTr="00381C8E">
        <w:trPr>
          <w:trHeight w:val="613"/>
          <w:jc w:val="center"/>
        </w:trPr>
        <w:tc>
          <w:tcPr>
            <w:tcW w:w="1793" w:type="dxa"/>
          </w:tcPr>
          <w:p w14:paraId="3F3BAB5C" w14:textId="77777777" w:rsidR="00EC7CA5" w:rsidRDefault="00EC7CA5" w:rsidP="00386EF3">
            <w:pPr>
              <w:ind w:firstLine="0"/>
              <w:jc w:val="center"/>
              <w:rPr>
                <w:rFonts w:eastAsia="Times New Roman" w:cs="Times New Roman"/>
                <w:b/>
                <w:szCs w:val="24"/>
              </w:rPr>
            </w:pPr>
            <w:r>
              <w:rPr>
                <w:rFonts w:eastAsia="Times New Roman" w:cs="Times New Roman"/>
                <w:szCs w:val="24"/>
              </w:rPr>
              <w:t>Equipo de calidad</w:t>
            </w:r>
          </w:p>
        </w:tc>
        <w:tc>
          <w:tcPr>
            <w:tcW w:w="1790" w:type="dxa"/>
          </w:tcPr>
          <w:p w14:paraId="6F29BDD6" w14:textId="77777777" w:rsidR="00EC7CA5" w:rsidRDefault="00EC7CA5" w:rsidP="00386EF3">
            <w:pPr>
              <w:ind w:firstLine="0"/>
              <w:jc w:val="center"/>
              <w:rPr>
                <w:rFonts w:eastAsia="Times New Roman" w:cs="Times New Roman"/>
                <w:b/>
                <w:szCs w:val="24"/>
              </w:rPr>
            </w:pPr>
            <w:r>
              <w:rPr>
                <w:rFonts w:eastAsia="Times New Roman" w:cs="Times New Roman"/>
                <w:szCs w:val="24"/>
              </w:rPr>
              <w:t>20</w:t>
            </w:r>
          </w:p>
        </w:tc>
        <w:tc>
          <w:tcPr>
            <w:tcW w:w="1515" w:type="dxa"/>
          </w:tcPr>
          <w:p w14:paraId="2F64BDA5" w14:textId="77777777" w:rsidR="00EC7CA5" w:rsidRDefault="00EC7CA5" w:rsidP="00386EF3">
            <w:pPr>
              <w:ind w:firstLine="0"/>
              <w:jc w:val="center"/>
              <w:rPr>
                <w:rFonts w:eastAsia="Times New Roman" w:cs="Times New Roman"/>
                <w:szCs w:val="24"/>
              </w:rPr>
            </w:pPr>
            <w:r>
              <w:rPr>
                <w:rFonts w:eastAsia="Times New Roman" w:cs="Times New Roman"/>
                <w:szCs w:val="24"/>
              </w:rPr>
              <w:t>28</w:t>
            </w:r>
          </w:p>
          <w:p w14:paraId="46CC2301" w14:textId="77777777" w:rsidR="00EC7CA5" w:rsidRDefault="00EC7CA5" w:rsidP="00386EF3">
            <w:pPr>
              <w:ind w:firstLine="0"/>
              <w:jc w:val="center"/>
              <w:rPr>
                <w:rFonts w:eastAsia="Times New Roman" w:cs="Times New Roman"/>
                <w:b/>
                <w:szCs w:val="24"/>
              </w:rPr>
            </w:pPr>
          </w:p>
        </w:tc>
        <w:tc>
          <w:tcPr>
            <w:tcW w:w="1418" w:type="dxa"/>
          </w:tcPr>
          <w:p w14:paraId="2067C2D2" w14:textId="77777777" w:rsidR="00EC7CA5" w:rsidRDefault="00EC7CA5" w:rsidP="00386EF3">
            <w:pPr>
              <w:ind w:firstLine="0"/>
              <w:jc w:val="center"/>
              <w:rPr>
                <w:rFonts w:eastAsia="Times New Roman" w:cs="Times New Roman"/>
                <w:b/>
                <w:szCs w:val="24"/>
              </w:rPr>
            </w:pPr>
            <w:r>
              <w:rPr>
                <w:rFonts w:eastAsia="Times New Roman" w:cs="Times New Roman"/>
                <w:szCs w:val="24"/>
              </w:rPr>
              <w:t>15000</w:t>
            </w:r>
          </w:p>
        </w:tc>
        <w:tc>
          <w:tcPr>
            <w:tcW w:w="1176" w:type="dxa"/>
          </w:tcPr>
          <w:p w14:paraId="47A9A384" w14:textId="77777777" w:rsidR="00EC7CA5" w:rsidRDefault="00EC7CA5" w:rsidP="00386EF3">
            <w:pPr>
              <w:ind w:firstLine="0"/>
              <w:jc w:val="center"/>
              <w:rPr>
                <w:rFonts w:eastAsia="Times New Roman" w:cs="Times New Roman"/>
                <w:b/>
                <w:szCs w:val="24"/>
              </w:rPr>
            </w:pPr>
            <w:r w:rsidRPr="00C42E36">
              <w:rPr>
                <w:rFonts w:cs="Times New Roman"/>
                <w:szCs w:val="24"/>
              </w:rPr>
              <w:t>8400000</w:t>
            </w:r>
          </w:p>
        </w:tc>
      </w:tr>
      <w:tr w:rsidR="00EC7CA5" w14:paraId="15C49F33" w14:textId="77777777" w:rsidTr="00381C8E">
        <w:trPr>
          <w:trHeight w:val="306"/>
          <w:jc w:val="center"/>
        </w:trPr>
        <w:tc>
          <w:tcPr>
            <w:tcW w:w="1793" w:type="dxa"/>
            <w:shd w:val="clear" w:color="auto" w:fill="D9D9D9" w:themeFill="background1" w:themeFillShade="D9"/>
          </w:tcPr>
          <w:p w14:paraId="6E64FF0B" w14:textId="77777777" w:rsidR="00EC7CA5" w:rsidRDefault="00EC7CA5" w:rsidP="00386EF3">
            <w:pPr>
              <w:ind w:firstLine="0"/>
              <w:jc w:val="center"/>
              <w:rPr>
                <w:rFonts w:eastAsia="Times New Roman" w:cs="Times New Roman"/>
                <w:b/>
                <w:szCs w:val="24"/>
              </w:rPr>
            </w:pPr>
            <w:r>
              <w:rPr>
                <w:rFonts w:eastAsia="Times New Roman" w:cs="Times New Roman"/>
                <w:b/>
                <w:szCs w:val="24"/>
              </w:rPr>
              <w:t>Total</w:t>
            </w:r>
          </w:p>
        </w:tc>
        <w:tc>
          <w:tcPr>
            <w:tcW w:w="1790" w:type="dxa"/>
            <w:shd w:val="clear" w:color="auto" w:fill="D9D9D9" w:themeFill="background1" w:themeFillShade="D9"/>
          </w:tcPr>
          <w:p w14:paraId="33993259" w14:textId="77777777" w:rsidR="00EC7CA5" w:rsidRDefault="00EC7CA5" w:rsidP="00386EF3">
            <w:pPr>
              <w:ind w:firstLine="0"/>
              <w:jc w:val="center"/>
              <w:rPr>
                <w:rFonts w:eastAsia="Times New Roman" w:cs="Times New Roman"/>
                <w:b/>
                <w:szCs w:val="24"/>
              </w:rPr>
            </w:pPr>
          </w:p>
        </w:tc>
        <w:tc>
          <w:tcPr>
            <w:tcW w:w="1515" w:type="dxa"/>
            <w:shd w:val="clear" w:color="auto" w:fill="D9D9D9" w:themeFill="background1" w:themeFillShade="D9"/>
          </w:tcPr>
          <w:p w14:paraId="172D42CC" w14:textId="77777777" w:rsidR="00EC7CA5" w:rsidRDefault="00EC7CA5" w:rsidP="00386EF3">
            <w:pPr>
              <w:ind w:firstLine="0"/>
              <w:jc w:val="center"/>
              <w:rPr>
                <w:rFonts w:eastAsia="Times New Roman" w:cs="Times New Roman"/>
                <w:b/>
                <w:szCs w:val="24"/>
              </w:rPr>
            </w:pPr>
          </w:p>
        </w:tc>
        <w:tc>
          <w:tcPr>
            <w:tcW w:w="1418" w:type="dxa"/>
            <w:shd w:val="clear" w:color="auto" w:fill="D9D9D9" w:themeFill="background1" w:themeFillShade="D9"/>
          </w:tcPr>
          <w:p w14:paraId="3E684402" w14:textId="77777777" w:rsidR="00EC7CA5" w:rsidRDefault="00EC7CA5" w:rsidP="00386EF3">
            <w:pPr>
              <w:ind w:firstLine="0"/>
              <w:jc w:val="center"/>
              <w:rPr>
                <w:rFonts w:eastAsia="Times New Roman" w:cs="Times New Roman"/>
                <w:b/>
                <w:szCs w:val="24"/>
              </w:rPr>
            </w:pPr>
          </w:p>
        </w:tc>
        <w:tc>
          <w:tcPr>
            <w:tcW w:w="1176" w:type="dxa"/>
            <w:shd w:val="clear" w:color="auto" w:fill="D9D9D9" w:themeFill="background1" w:themeFillShade="D9"/>
          </w:tcPr>
          <w:p w14:paraId="4105C789" w14:textId="77777777" w:rsidR="00EC7CA5" w:rsidRDefault="00EC7CA5" w:rsidP="00386EF3">
            <w:pPr>
              <w:ind w:firstLine="0"/>
              <w:jc w:val="center"/>
              <w:rPr>
                <w:rFonts w:eastAsia="Times New Roman" w:cs="Times New Roman"/>
                <w:b/>
                <w:szCs w:val="24"/>
              </w:rPr>
            </w:pPr>
            <w:r w:rsidRPr="00C42E36">
              <w:rPr>
                <w:rFonts w:cs="Times New Roman"/>
                <w:b/>
                <w:bCs/>
                <w:szCs w:val="24"/>
              </w:rPr>
              <w:t>20160000</w:t>
            </w:r>
          </w:p>
        </w:tc>
      </w:tr>
    </w:tbl>
    <w:p w14:paraId="331C257F" w14:textId="499CEE64" w:rsidR="00EC7CA5" w:rsidRDefault="00EC7CA5" w:rsidP="00C630E2">
      <w:pPr>
        <w:spacing w:line="240" w:lineRule="auto"/>
        <w:rPr>
          <w:rFonts w:eastAsia="Times New Roman" w:cs="Times New Roman"/>
          <w:b/>
          <w:szCs w:val="24"/>
        </w:rPr>
      </w:pPr>
    </w:p>
    <w:p w14:paraId="4FEF3EA5" w14:textId="77777777" w:rsidR="00E9466D" w:rsidRPr="00E9466D" w:rsidRDefault="00E9466D" w:rsidP="00E9466D">
      <w:pPr>
        <w:spacing w:line="240" w:lineRule="auto"/>
        <w:rPr>
          <w:rFonts w:eastAsia="Times New Roman" w:cs="Times New Roman"/>
          <w:bCs/>
          <w:sz w:val="20"/>
          <w:szCs w:val="20"/>
        </w:rPr>
      </w:pPr>
      <w:r w:rsidRPr="00E9466D">
        <w:rPr>
          <w:rFonts w:eastAsia="Times New Roman" w:cs="Times New Roman"/>
          <w:bCs/>
          <w:i/>
          <w:iCs/>
          <w:sz w:val="20"/>
          <w:szCs w:val="20"/>
        </w:rPr>
        <w:t xml:space="preserve">Nota: </w:t>
      </w:r>
      <w:r w:rsidRPr="00E9466D">
        <w:rPr>
          <w:rFonts w:eastAsia="Times New Roman" w:cs="Times New Roman"/>
          <w:bCs/>
          <w:sz w:val="20"/>
          <w:szCs w:val="20"/>
        </w:rPr>
        <w:t>Elaboración propia.</w:t>
      </w:r>
    </w:p>
    <w:p w14:paraId="24724C8B" w14:textId="77777777" w:rsidR="00E9466D" w:rsidRDefault="00E9466D" w:rsidP="00C630E2">
      <w:pPr>
        <w:spacing w:line="240" w:lineRule="auto"/>
        <w:rPr>
          <w:rFonts w:eastAsia="Times New Roman" w:cs="Times New Roman"/>
          <w:b/>
          <w:szCs w:val="24"/>
        </w:rPr>
      </w:pPr>
    </w:p>
    <w:p w14:paraId="3016665A" w14:textId="5AC55145" w:rsidR="00EC7CA5" w:rsidRDefault="00EC7CA5" w:rsidP="00C630E2">
      <w:pPr>
        <w:rPr>
          <w:rFonts w:eastAsia="Times New Roman" w:cs="Times New Roman"/>
          <w:b/>
          <w:szCs w:val="24"/>
        </w:rPr>
      </w:pPr>
      <w:r>
        <w:rPr>
          <w:rFonts w:eastAsia="Times New Roman" w:cs="Times New Roman"/>
          <w:b/>
          <w:szCs w:val="24"/>
        </w:rPr>
        <w:t>Estrategia de control de versiones</w:t>
      </w:r>
    </w:p>
    <w:p w14:paraId="41B9892D" w14:textId="5ECB9BBB" w:rsidR="00EC7CA5" w:rsidRDefault="00EC7CA5" w:rsidP="00C630E2">
      <w:pPr>
        <w:rPr>
          <w:rFonts w:eastAsia="Times New Roman" w:cs="Times New Roman"/>
          <w:szCs w:val="24"/>
        </w:rPr>
      </w:pPr>
      <w:r>
        <w:rPr>
          <w:rFonts w:eastAsia="Times New Roman" w:cs="Times New Roman"/>
          <w:szCs w:val="24"/>
        </w:rPr>
        <w:t>Para la creación del repositorio del proyecto se hará uso de la plataforma de desarrollo colaborativo GitHub y se utilizará para el control de versiones del proyecto la aplicación de escritorio de GitHub: GitHub Desktop, Interfaz Gráfica de Usuario (GUI) diseñada para facilitar el uso de Git.</w:t>
      </w:r>
      <w:r w:rsidRPr="00F82741">
        <w:rPr>
          <w:color w:val="000000"/>
          <w:szCs w:val="24"/>
        </w:rPr>
        <w:t xml:space="preserve"> </w:t>
      </w:r>
      <w:r>
        <w:rPr>
          <w:rFonts w:eastAsia="Times New Roman" w:cs="Times New Roman"/>
          <w:szCs w:val="24"/>
        </w:rPr>
        <w:t xml:space="preserve">Adicional se almacenarán semanalmente copias de respaldo de las versiones del proyecto en el servicio de la nube de Google Drive. De esta manera si se desea volver a un estado </w:t>
      </w:r>
      <w:r>
        <w:rPr>
          <w:rFonts w:eastAsia="Times New Roman" w:cs="Times New Roman"/>
          <w:szCs w:val="24"/>
        </w:rPr>
        <w:lastRenderedPageBreak/>
        <w:t>anterior del proyecto, se tiene tanto la herramienta y su sistema de control de versiones como las copias de seguridad almacenadas en Google Drive para hacerlo.</w:t>
      </w:r>
    </w:p>
    <w:p w14:paraId="226090F8" w14:textId="442242B4" w:rsidR="00EC7CA5" w:rsidRPr="00C630E2" w:rsidRDefault="00EC7CA5" w:rsidP="00C630E2">
      <w:pPr>
        <w:rPr>
          <w:rFonts w:eastAsia="Times New Roman" w:cs="Times New Roman"/>
          <w:szCs w:val="24"/>
        </w:rPr>
      </w:pPr>
      <w:r w:rsidRPr="00CD5369">
        <w:rPr>
          <w:rFonts w:eastAsia="Times New Roman" w:cs="Times New Roman"/>
          <w:szCs w:val="24"/>
        </w:rPr>
        <w:t xml:space="preserve">El mecanismo de almacenamiento que se utilizará para el proyecto será el gestor de base de datos relacional </w:t>
      </w:r>
      <w:r w:rsidRPr="00CD5369">
        <w:rPr>
          <w:rFonts w:cs="Times New Roman"/>
          <w:szCs w:val="24"/>
        </w:rPr>
        <w:t>PostgreSQL</w:t>
      </w:r>
      <w:r w:rsidRPr="00CD5369">
        <w:rPr>
          <w:rFonts w:eastAsia="Times New Roman" w:cs="Times New Roman"/>
          <w:szCs w:val="24"/>
        </w:rPr>
        <w:t>.</w:t>
      </w:r>
    </w:p>
    <w:p w14:paraId="1EA743C0" w14:textId="7165D133" w:rsidR="00EC7CA5" w:rsidRDefault="00EC7CA5" w:rsidP="00C630E2">
      <w:pPr>
        <w:rPr>
          <w:rFonts w:eastAsia="Times New Roman" w:cs="Times New Roman"/>
          <w:b/>
          <w:szCs w:val="24"/>
        </w:rPr>
      </w:pPr>
      <w:r>
        <w:rPr>
          <w:rFonts w:eastAsia="Times New Roman" w:cs="Times New Roman"/>
          <w:b/>
          <w:szCs w:val="24"/>
        </w:rPr>
        <w:t>Instrucciones de entrega</w:t>
      </w:r>
    </w:p>
    <w:p w14:paraId="11DEEECD" w14:textId="77777777" w:rsidR="00EC7CA5" w:rsidRPr="001A7241" w:rsidRDefault="00EC7CA5" w:rsidP="00525E5E">
      <w:pPr>
        <w:numPr>
          <w:ilvl w:val="0"/>
          <w:numId w:val="32"/>
        </w:numPr>
        <w:jc w:val="left"/>
        <w:rPr>
          <w:rFonts w:eastAsia="Times New Roman" w:cs="Times New Roman"/>
          <w:szCs w:val="24"/>
        </w:rPr>
      </w:pPr>
      <w:bookmarkStart w:id="108" w:name="_Hlk17138738"/>
      <w:bookmarkStart w:id="109" w:name="_Hlk17138728"/>
      <w:r>
        <w:rPr>
          <w:rFonts w:eastAsia="Times New Roman" w:cs="Times New Roman"/>
          <w:szCs w:val="24"/>
        </w:rPr>
        <w:t>Se pacta la entrega completa de documentación y productos por caso o grupo de casos de uso (definidos anteriormente) a cargo de cada equipo, en el momento en que todas las actividades con las que cuentan estos casos de uso, estén culminadas en su totalidad.</w:t>
      </w:r>
    </w:p>
    <w:p w14:paraId="307BDDFA" w14:textId="77777777" w:rsidR="00EC7CA5" w:rsidRPr="001A7241" w:rsidRDefault="00EC7CA5" w:rsidP="00525E5E">
      <w:pPr>
        <w:numPr>
          <w:ilvl w:val="0"/>
          <w:numId w:val="32"/>
        </w:numPr>
        <w:jc w:val="left"/>
        <w:rPr>
          <w:rFonts w:eastAsia="Times New Roman" w:cs="Times New Roman"/>
          <w:szCs w:val="24"/>
        </w:rPr>
      </w:pPr>
      <w:r w:rsidRPr="009F2DE6">
        <w:rPr>
          <w:rFonts w:eastAsia="Times New Roman" w:cs="Times New Roman"/>
          <w:szCs w:val="24"/>
        </w:rPr>
        <w:t xml:space="preserve">Se hará la entrega del repositorio </w:t>
      </w:r>
      <w:r>
        <w:rPr>
          <w:rFonts w:eastAsia="Times New Roman" w:cs="Times New Roman"/>
          <w:szCs w:val="24"/>
        </w:rPr>
        <w:t xml:space="preserve">del proyecto </w:t>
      </w:r>
      <w:r w:rsidRPr="009F2DE6">
        <w:rPr>
          <w:rFonts w:eastAsia="Times New Roman" w:cs="Times New Roman"/>
          <w:szCs w:val="24"/>
        </w:rPr>
        <w:t>a los nuevos miembros del equipo de trabajo que</w:t>
      </w:r>
      <w:r>
        <w:rPr>
          <w:rFonts w:eastAsia="Times New Roman" w:cs="Times New Roman"/>
          <w:szCs w:val="24"/>
        </w:rPr>
        <w:t xml:space="preserve"> continuarán</w:t>
      </w:r>
      <w:r w:rsidRPr="009F2DE6">
        <w:rPr>
          <w:rFonts w:eastAsia="Times New Roman" w:cs="Times New Roman"/>
          <w:szCs w:val="24"/>
        </w:rPr>
        <w:t xml:space="preserve"> con el desarrollo de los </w:t>
      </w:r>
      <w:r>
        <w:rPr>
          <w:rFonts w:eastAsia="Times New Roman" w:cs="Times New Roman"/>
          <w:szCs w:val="24"/>
        </w:rPr>
        <w:t>demás requisitos planteados por el cliente.</w:t>
      </w:r>
      <w:bookmarkEnd w:id="108"/>
    </w:p>
    <w:p w14:paraId="1AFF9FCE" w14:textId="77777777" w:rsidR="00EC7CA5" w:rsidRPr="001A7241" w:rsidRDefault="00EC7CA5" w:rsidP="00525E5E">
      <w:pPr>
        <w:numPr>
          <w:ilvl w:val="0"/>
          <w:numId w:val="32"/>
        </w:numPr>
        <w:jc w:val="left"/>
        <w:rPr>
          <w:rFonts w:eastAsia="Times New Roman" w:cs="Times New Roman"/>
          <w:szCs w:val="24"/>
        </w:rPr>
      </w:pPr>
      <w:r>
        <w:rPr>
          <w:rFonts w:eastAsia="Times New Roman" w:cs="Times New Roman"/>
          <w:szCs w:val="24"/>
        </w:rPr>
        <w:t xml:space="preserve">Se diligenciará un registro de aceptación por equipo que listará toda la documentación y productos que se le van a proporcionar al cliente en el momento en que el proyecto esté finalizado en su totalidad. </w:t>
      </w:r>
    </w:p>
    <w:p w14:paraId="1D86EFE3" w14:textId="14E472DF" w:rsidR="00EC7CA5" w:rsidRPr="00C630E2" w:rsidRDefault="00EC7CA5" w:rsidP="00C630E2">
      <w:pPr>
        <w:ind w:left="720" w:firstLine="0"/>
        <w:rPr>
          <w:rFonts w:eastAsia="Times New Roman" w:cs="Times New Roman"/>
          <w:szCs w:val="24"/>
        </w:rPr>
      </w:pPr>
      <w:r>
        <w:rPr>
          <w:rFonts w:eastAsia="Times New Roman" w:cs="Times New Roman"/>
          <w:b/>
          <w:bCs/>
          <w:szCs w:val="24"/>
        </w:rPr>
        <w:t xml:space="preserve">Nota: </w:t>
      </w:r>
      <w:r>
        <w:rPr>
          <w:rFonts w:eastAsia="Times New Roman" w:cs="Times New Roman"/>
          <w:szCs w:val="24"/>
        </w:rPr>
        <w:t>El proyecto será aceptado siempre y cuando se encuentre la firma del cliente en estos registros de aceptación, o en un caso particular, las firmas de los gerentes del proyecto.</w:t>
      </w:r>
      <w:bookmarkEnd w:id="109"/>
    </w:p>
    <w:p w14:paraId="18906F52" w14:textId="6E748C0C" w:rsidR="00513742" w:rsidRPr="00513742" w:rsidRDefault="00513742" w:rsidP="00513742">
      <w:pPr>
        <w:pStyle w:val="Ttulo3"/>
      </w:pPr>
      <w:bookmarkStart w:id="110" w:name="_Toc47024584"/>
      <w:r>
        <w:rPr>
          <w:rStyle w:val="Ttulo3Car"/>
          <w:b/>
        </w:rPr>
        <w:t>Crear r</w:t>
      </w:r>
      <w:r w:rsidR="00EC2A35" w:rsidRPr="00513742">
        <w:rPr>
          <w:rStyle w:val="Ttulo3Car"/>
          <w:b/>
        </w:rPr>
        <w:t>epositorio del proyecto</w:t>
      </w:r>
      <w:bookmarkEnd w:id="110"/>
    </w:p>
    <w:p w14:paraId="541F23F8" w14:textId="02A86AF8" w:rsidR="00EC2A35" w:rsidRDefault="00D33F32" w:rsidP="00670E5A">
      <w:pPr>
        <w:rPr>
          <w:rFonts w:eastAsia="Times New Roman" w:cs="Times New Roman"/>
          <w:szCs w:val="24"/>
        </w:rPr>
      </w:pPr>
      <w:r>
        <w:rPr>
          <w:rFonts w:eastAsia="Times New Roman" w:cs="Times New Roman"/>
          <w:szCs w:val="24"/>
        </w:rPr>
        <w:t>P</w:t>
      </w:r>
      <w:r w:rsidR="00EC2A35">
        <w:rPr>
          <w:rFonts w:eastAsia="Times New Roman" w:cs="Times New Roman"/>
          <w:szCs w:val="24"/>
        </w:rPr>
        <w:t>ara la creación del repositorio del proyecto se h</w:t>
      </w:r>
      <w:r w:rsidR="00F321D7">
        <w:rPr>
          <w:rFonts w:eastAsia="Times New Roman" w:cs="Times New Roman"/>
          <w:szCs w:val="24"/>
        </w:rPr>
        <w:t>ará</w:t>
      </w:r>
      <w:r w:rsidR="00EC2A35">
        <w:rPr>
          <w:rFonts w:eastAsia="Times New Roman" w:cs="Times New Roman"/>
          <w:szCs w:val="24"/>
        </w:rPr>
        <w:t xml:space="preserve"> uso de la plataforma de desarrollo colaborativo GitHub y se utiliz</w:t>
      </w:r>
      <w:r w:rsidR="00F321D7">
        <w:rPr>
          <w:rFonts w:eastAsia="Times New Roman" w:cs="Times New Roman"/>
          <w:szCs w:val="24"/>
        </w:rPr>
        <w:t>ará</w:t>
      </w:r>
      <w:r w:rsidR="00EC2A35">
        <w:rPr>
          <w:rFonts w:eastAsia="Times New Roman" w:cs="Times New Roman"/>
          <w:szCs w:val="24"/>
        </w:rPr>
        <w:t xml:space="preserve"> para el control de versiones del proyecto</w:t>
      </w:r>
      <w:r w:rsidR="00F321D7">
        <w:rPr>
          <w:rFonts w:eastAsia="Times New Roman" w:cs="Times New Roman"/>
          <w:szCs w:val="24"/>
        </w:rPr>
        <w:t>,</w:t>
      </w:r>
      <w:r w:rsidR="00EC2A35">
        <w:rPr>
          <w:rFonts w:eastAsia="Times New Roman" w:cs="Times New Roman"/>
          <w:szCs w:val="24"/>
        </w:rPr>
        <w:t xml:space="preserve"> la aplicación de escritorio de GitHub: GitHub Desktop.</w:t>
      </w:r>
      <w:r w:rsidR="003E6B50">
        <w:rPr>
          <w:rFonts w:eastAsia="Times New Roman" w:cs="Times New Roman"/>
          <w:szCs w:val="24"/>
        </w:rPr>
        <w:t xml:space="preserve"> A continuación, se muestra una captura de imagen de referencia de la aplicación de escritorio de GitHub (ver figura </w:t>
      </w:r>
      <w:r w:rsidR="006A6275">
        <w:rPr>
          <w:rFonts w:eastAsia="Times New Roman" w:cs="Times New Roman"/>
          <w:szCs w:val="24"/>
        </w:rPr>
        <w:t>7</w:t>
      </w:r>
      <w:r w:rsidR="003E6B50">
        <w:rPr>
          <w:rFonts w:eastAsia="Times New Roman" w:cs="Times New Roman"/>
          <w:szCs w:val="24"/>
        </w:rPr>
        <w:t>):</w:t>
      </w:r>
    </w:p>
    <w:p w14:paraId="68A3D43A" w14:textId="64DEFF76" w:rsidR="008A74AF" w:rsidRPr="006E77CD" w:rsidRDefault="008A74AF" w:rsidP="00D01D78">
      <w:pPr>
        <w:pStyle w:val="Descripcin"/>
        <w:keepNext/>
        <w:ind w:left="284" w:firstLine="0"/>
        <w:rPr>
          <w:i w:val="0"/>
          <w:iCs w:val="0"/>
          <w:color w:val="auto"/>
          <w:sz w:val="36"/>
          <w:szCs w:val="36"/>
        </w:rPr>
      </w:pPr>
      <w:bookmarkStart w:id="111" w:name="_Toc47024537"/>
      <w:r w:rsidRPr="006E77C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7</w:t>
      </w:r>
      <w:r w:rsidR="00D338AE">
        <w:rPr>
          <w:i w:val="0"/>
          <w:iCs w:val="0"/>
          <w:color w:val="auto"/>
          <w:sz w:val="24"/>
          <w:szCs w:val="24"/>
        </w:rPr>
        <w:fldChar w:fldCharType="end"/>
      </w:r>
      <w:r w:rsidRPr="006E77CD">
        <w:rPr>
          <w:i w:val="0"/>
          <w:iCs w:val="0"/>
          <w:color w:val="auto"/>
          <w:sz w:val="24"/>
          <w:szCs w:val="24"/>
        </w:rPr>
        <w:t>. Captura de imagen de referencia de la aplicación de escritorio de GitHub: GitHub Desktop.</w:t>
      </w:r>
      <w:bookmarkEnd w:id="111"/>
    </w:p>
    <w:p w14:paraId="5D9BAEC7" w14:textId="77777777" w:rsidR="003E6B50" w:rsidRDefault="003E6B50" w:rsidP="003E6B50">
      <w:pPr>
        <w:keepNext/>
        <w:jc w:val="center"/>
      </w:pPr>
      <w:r>
        <w:rPr>
          <w:rFonts w:eastAsia="Times New Roman" w:cs="Times New Roman"/>
          <w:noProof/>
          <w:szCs w:val="24"/>
          <w:lang w:val="en-US"/>
        </w:rPr>
        <w:drawing>
          <wp:inline distT="0" distB="0" distL="0" distR="0" wp14:anchorId="7FF30B14" wp14:editId="2E9B140F">
            <wp:extent cx="5639765" cy="39014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ta del GitHub Desktop.PNG"/>
                    <pic:cNvPicPr/>
                  </pic:nvPicPr>
                  <pic:blipFill>
                    <a:blip r:embed="rId15">
                      <a:extLst>
                        <a:ext uri="{28A0092B-C50C-407E-A947-70E740481C1C}">
                          <a14:useLocalDpi xmlns:a14="http://schemas.microsoft.com/office/drawing/2010/main" val="0"/>
                        </a:ext>
                      </a:extLst>
                    </a:blip>
                    <a:stretch>
                      <a:fillRect/>
                    </a:stretch>
                  </pic:blipFill>
                  <pic:spPr>
                    <a:xfrm>
                      <a:off x="0" y="0"/>
                      <a:ext cx="5650121" cy="3908604"/>
                    </a:xfrm>
                    <a:prstGeom prst="rect">
                      <a:avLst/>
                    </a:prstGeom>
                  </pic:spPr>
                </pic:pic>
              </a:graphicData>
            </a:graphic>
          </wp:inline>
        </w:drawing>
      </w:r>
    </w:p>
    <w:p w14:paraId="22662B10" w14:textId="66C793AF" w:rsidR="008A74AF" w:rsidRPr="008A74AF" w:rsidRDefault="008A74AF" w:rsidP="00D01D78">
      <w:pPr>
        <w:rPr>
          <w:sz w:val="20"/>
          <w:szCs w:val="18"/>
        </w:rPr>
      </w:pPr>
      <w:r w:rsidRPr="008A74AF">
        <w:rPr>
          <w:i/>
          <w:iCs/>
          <w:sz w:val="20"/>
          <w:szCs w:val="18"/>
        </w:rPr>
        <w:t xml:space="preserve">Nota: </w:t>
      </w:r>
      <w:r w:rsidRPr="008A74AF">
        <w:rPr>
          <w:sz w:val="20"/>
          <w:szCs w:val="18"/>
        </w:rPr>
        <w:t>Elaboración propia.</w:t>
      </w:r>
    </w:p>
    <w:p w14:paraId="4A65CE01" w14:textId="56D3EFE5" w:rsidR="00607D18" w:rsidRDefault="00607D18" w:rsidP="00607D18">
      <w:pPr>
        <w:rPr>
          <w:color w:val="000000"/>
        </w:rPr>
      </w:pPr>
      <w:r>
        <w:t xml:space="preserve">Cada equipo de trabajo tenía bajo su responsabilidad, la entrega de unas tareas definidas. </w:t>
      </w:r>
      <w:r>
        <w:rPr>
          <w:color w:val="000000"/>
        </w:rPr>
        <w:t xml:space="preserve">Para la entrega ordenada de estas tareas por parte de los equipos de trabajo, se hizo la creación de ramas (branches) específicas para cada uno con el objetivo de que, al momento de subirlas, se lograra tener un seguimiento y control de </w:t>
      </w:r>
      <w:r w:rsidR="0068066D">
        <w:rPr>
          <w:color w:val="000000"/>
        </w:rPr>
        <w:t>estas</w:t>
      </w:r>
      <w:r>
        <w:rPr>
          <w:color w:val="000000"/>
        </w:rPr>
        <w:t xml:space="preserve">. A continuación, se muestra cómo es visto el repositorio desde la aplicación web de GitHub (ver figura </w:t>
      </w:r>
      <w:r w:rsidR="00D84FB8">
        <w:rPr>
          <w:color w:val="000000"/>
        </w:rPr>
        <w:t>8</w:t>
      </w:r>
      <w:r>
        <w:rPr>
          <w:color w:val="000000"/>
        </w:rPr>
        <w:t>):</w:t>
      </w:r>
    </w:p>
    <w:p w14:paraId="241E2DE4" w14:textId="59EDAD85" w:rsidR="00AA476D" w:rsidRPr="00A00012" w:rsidRDefault="00AA476D" w:rsidP="00D01D78">
      <w:pPr>
        <w:pStyle w:val="Descripcin"/>
        <w:keepNext/>
        <w:rPr>
          <w:i w:val="0"/>
          <w:iCs w:val="0"/>
          <w:color w:val="auto"/>
          <w:sz w:val="36"/>
          <w:szCs w:val="36"/>
        </w:rPr>
      </w:pPr>
      <w:bookmarkStart w:id="112" w:name="_Toc47024538"/>
      <w:r w:rsidRPr="00A0001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8</w:t>
      </w:r>
      <w:r w:rsidR="00D338AE">
        <w:rPr>
          <w:i w:val="0"/>
          <w:iCs w:val="0"/>
          <w:color w:val="auto"/>
          <w:sz w:val="24"/>
          <w:szCs w:val="24"/>
        </w:rPr>
        <w:fldChar w:fldCharType="end"/>
      </w:r>
      <w:r w:rsidRPr="00A00012">
        <w:rPr>
          <w:i w:val="0"/>
          <w:iCs w:val="0"/>
          <w:color w:val="auto"/>
          <w:sz w:val="24"/>
          <w:szCs w:val="24"/>
        </w:rPr>
        <w:t>. Repositorio del proyecto, visto desde la aplicación web de GitHub.</w:t>
      </w:r>
      <w:bookmarkEnd w:id="112"/>
    </w:p>
    <w:p w14:paraId="101B5AE0" w14:textId="1925E5B9" w:rsidR="00607D18" w:rsidRDefault="00AA476D" w:rsidP="00607D18">
      <w:pPr>
        <w:rPr>
          <w:color w:val="000000"/>
        </w:rPr>
      </w:pPr>
      <w:r>
        <w:rPr>
          <w:noProof/>
          <w:lang w:val="en-US"/>
        </w:rPr>
        <w:drawing>
          <wp:inline distT="0" distB="0" distL="0" distR="0" wp14:anchorId="3347C0C7" wp14:editId="62BB6C48">
            <wp:extent cx="5387340" cy="369746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positorio del proyecto.PNG"/>
                    <pic:cNvPicPr/>
                  </pic:nvPicPr>
                  <pic:blipFill>
                    <a:blip r:embed="rId16">
                      <a:extLst>
                        <a:ext uri="{28A0092B-C50C-407E-A947-70E740481C1C}">
                          <a14:useLocalDpi xmlns:a14="http://schemas.microsoft.com/office/drawing/2010/main" val="0"/>
                        </a:ext>
                      </a:extLst>
                    </a:blip>
                    <a:stretch>
                      <a:fillRect/>
                    </a:stretch>
                  </pic:blipFill>
                  <pic:spPr>
                    <a:xfrm>
                      <a:off x="0" y="0"/>
                      <a:ext cx="5408146" cy="3711745"/>
                    </a:xfrm>
                    <a:prstGeom prst="rect">
                      <a:avLst/>
                    </a:prstGeom>
                  </pic:spPr>
                </pic:pic>
              </a:graphicData>
            </a:graphic>
          </wp:inline>
        </w:drawing>
      </w:r>
    </w:p>
    <w:p w14:paraId="5DEABAAE" w14:textId="23956E40" w:rsidR="00A00012" w:rsidRPr="00BE5F06" w:rsidRDefault="00A00012" w:rsidP="00D01D78">
      <w:pPr>
        <w:rPr>
          <w:color w:val="000000"/>
          <w:sz w:val="20"/>
          <w:szCs w:val="18"/>
        </w:rPr>
      </w:pPr>
      <w:r w:rsidRPr="00BE5F06">
        <w:rPr>
          <w:i/>
          <w:iCs/>
          <w:color w:val="000000"/>
          <w:sz w:val="20"/>
          <w:szCs w:val="18"/>
        </w:rPr>
        <w:t xml:space="preserve">Nota: </w:t>
      </w:r>
      <w:r w:rsidRPr="00BE5F06">
        <w:rPr>
          <w:color w:val="000000"/>
          <w:sz w:val="20"/>
          <w:szCs w:val="18"/>
        </w:rPr>
        <w:t>Elaboración propia.</w:t>
      </w:r>
    </w:p>
    <w:p w14:paraId="23F761DD" w14:textId="3327931C" w:rsidR="00607D18" w:rsidRPr="00BE5F06" w:rsidRDefault="00607D18" w:rsidP="00BE5F06">
      <w:pPr>
        <w:rPr>
          <w:rFonts w:eastAsia="Times New Roman" w:cs="Times New Roman"/>
          <w:bCs/>
          <w:szCs w:val="24"/>
        </w:rPr>
      </w:pPr>
      <w:r>
        <w:rPr>
          <w:rFonts w:eastAsia="Times New Roman" w:cs="Times New Roman"/>
          <w:bCs/>
          <w:szCs w:val="24"/>
        </w:rPr>
        <w:t>El uso del repositorio como estrategia para la entrega ordenada de las actividades fue de crucial importancia, puesto que facilitó el seguimiento continuo del trabajo realizado por cada equipo, a través de la revisión de fecha, hora y descripción que cada cambio proporcionaba en el momento en que era producido.</w:t>
      </w:r>
    </w:p>
    <w:p w14:paraId="41813DA8" w14:textId="2E6E8F68" w:rsidR="00513742" w:rsidRPr="00513742" w:rsidRDefault="00C952B2" w:rsidP="00513742">
      <w:pPr>
        <w:pStyle w:val="Ttulo3"/>
      </w:pPr>
      <w:bookmarkStart w:id="113" w:name="_Toc47024585"/>
      <w:r w:rsidRPr="00513742">
        <w:rPr>
          <w:rStyle w:val="Ttulo3Car"/>
          <w:b/>
        </w:rPr>
        <w:t>R</w:t>
      </w:r>
      <w:r w:rsidR="00513742">
        <w:rPr>
          <w:rStyle w:val="Ttulo3Car"/>
          <w:b/>
        </w:rPr>
        <w:t>egistrar los r</w:t>
      </w:r>
      <w:r w:rsidRPr="00513742">
        <w:rPr>
          <w:rStyle w:val="Ttulo3Car"/>
          <w:b/>
        </w:rPr>
        <w:t>esultados de la verificación</w:t>
      </w:r>
      <w:bookmarkEnd w:id="113"/>
    </w:p>
    <w:p w14:paraId="5269DE47" w14:textId="10663818" w:rsidR="008A791E" w:rsidRPr="00C471F1" w:rsidRDefault="00E71F13" w:rsidP="00367D47">
      <w:r>
        <w:rPr>
          <w:bCs/>
        </w:rPr>
        <w:t xml:space="preserve">Antes de que se ejecutara el Plan del proyecto </w:t>
      </w:r>
      <w:r w:rsidR="00E70C05">
        <w:rPr>
          <w:bCs/>
        </w:rPr>
        <w:t>(</w:t>
      </w:r>
      <w:r>
        <w:rPr>
          <w:bCs/>
        </w:rPr>
        <w:t>Fase 2</w:t>
      </w:r>
      <w:r w:rsidR="00E70C05">
        <w:rPr>
          <w:bCs/>
        </w:rPr>
        <w:t>)</w:t>
      </w:r>
      <w:r>
        <w:rPr>
          <w:bCs/>
        </w:rPr>
        <w:t xml:space="preserve">, se </w:t>
      </w:r>
      <w:r w:rsidR="00320981">
        <w:rPr>
          <w:bCs/>
        </w:rPr>
        <w:t>diligenciaba</w:t>
      </w:r>
      <w:r>
        <w:rPr>
          <w:bCs/>
        </w:rPr>
        <w:t xml:space="preserve"> este artefacto, </w:t>
      </w:r>
      <w:r w:rsidR="00320981">
        <w:rPr>
          <w:bCs/>
        </w:rPr>
        <w:t>con el fin</w:t>
      </w:r>
      <w:r>
        <w:rPr>
          <w:bCs/>
        </w:rPr>
        <w:t xml:space="preserve"> de</w:t>
      </w:r>
      <w:r w:rsidR="00E2174F">
        <w:t xml:space="preserve"> verifica</w:t>
      </w:r>
      <w:r>
        <w:t>r</w:t>
      </w:r>
      <w:r w:rsidR="00E2174F">
        <w:t xml:space="preserve"> que los elementos del Plan eran </w:t>
      </w:r>
      <w:r w:rsidR="00872BC8">
        <w:t>viables o no completamente</w:t>
      </w:r>
      <w:r w:rsidR="00E2174F">
        <w:t xml:space="preserve">, </w:t>
      </w:r>
      <w:r w:rsidR="00320981">
        <w:t xml:space="preserve">y se </w:t>
      </w:r>
      <w:r w:rsidR="00A015DF">
        <w:t>llevaban a cabo</w:t>
      </w:r>
      <w:r w:rsidR="00D6174E">
        <w:t xml:space="preserve"> </w:t>
      </w:r>
      <w:r w:rsidR="00F61F25">
        <w:t>(</w:t>
      </w:r>
      <w:r w:rsidR="00D6174E">
        <w:t>si las había</w:t>
      </w:r>
      <w:r w:rsidR="00F61F25">
        <w:t>)</w:t>
      </w:r>
      <w:r w:rsidR="00A015DF">
        <w:t xml:space="preserve"> las correcciones correspondientes</w:t>
      </w:r>
      <w:r w:rsidR="002A78DB">
        <w:t xml:space="preserve"> </w:t>
      </w:r>
      <w:r w:rsidR="00A015DF">
        <w:t>hasta que el documento fuera aprobado por todo el equipo</w:t>
      </w:r>
      <w:r w:rsidR="005B1BA8">
        <w:t xml:space="preserve">, y de esta manera </w:t>
      </w:r>
      <w:r w:rsidR="00E70C05">
        <w:t>fuera</w:t>
      </w:r>
      <w:r w:rsidR="005B1BA8">
        <w:t xml:space="preserve"> ejecuta</w:t>
      </w:r>
      <w:r w:rsidR="00E70C05">
        <w:t>do</w:t>
      </w:r>
      <w:r w:rsidR="00F321D7">
        <w:t xml:space="preserve"> sin ningún problema o contratiempo</w:t>
      </w:r>
      <w:r w:rsidR="00E70C05">
        <w:t xml:space="preserve">. </w:t>
      </w:r>
      <w:r w:rsidR="00A015DF">
        <w:t>A</w:t>
      </w:r>
      <w:r w:rsidR="00C471F1">
        <w:t xml:space="preserve"> continuación</w:t>
      </w:r>
      <w:r w:rsidR="004C5106">
        <w:t>,</w:t>
      </w:r>
      <w:r w:rsidR="00C471F1">
        <w:t xml:space="preserve"> se m</w:t>
      </w:r>
      <w:r w:rsidR="00ED3223">
        <w:t>uestra</w:t>
      </w:r>
      <w:r w:rsidR="00C471F1">
        <w:t xml:space="preserve"> un ejemplo de una verificación realizada al </w:t>
      </w:r>
      <w:r w:rsidR="00F321D7">
        <w:t>P</w:t>
      </w:r>
      <w:r w:rsidR="00C471F1">
        <w:t xml:space="preserve">lan del proyecto (ver </w:t>
      </w:r>
      <w:r w:rsidR="00EE1D38">
        <w:t>figura</w:t>
      </w:r>
      <w:r w:rsidR="00C471F1">
        <w:t xml:space="preserve"> </w:t>
      </w:r>
      <w:r w:rsidR="00D84FB8">
        <w:t>9</w:t>
      </w:r>
      <w:r w:rsidR="00C471F1">
        <w:t>):</w:t>
      </w:r>
    </w:p>
    <w:p w14:paraId="0964E0ED" w14:textId="63C02013" w:rsidR="00C115ED" w:rsidRPr="00C115ED" w:rsidRDefault="00C115ED" w:rsidP="004A3957">
      <w:pPr>
        <w:pStyle w:val="Descripcin"/>
        <w:keepNext/>
        <w:rPr>
          <w:i w:val="0"/>
          <w:iCs w:val="0"/>
          <w:color w:val="auto"/>
          <w:sz w:val="24"/>
          <w:szCs w:val="24"/>
        </w:rPr>
      </w:pPr>
      <w:bookmarkStart w:id="114" w:name="_Toc47024539"/>
      <w:r w:rsidRPr="00C115ED">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9</w:t>
      </w:r>
      <w:r w:rsidR="00D338AE">
        <w:rPr>
          <w:i w:val="0"/>
          <w:iCs w:val="0"/>
          <w:color w:val="auto"/>
          <w:sz w:val="24"/>
          <w:szCs w:val="24"/>
        </w:rPr>
        <w:fldChar w:fldCharType="end"/>
      </w:r>
      <w:r w:rsidRPr="00C115ED">
        <w:rPr>
          <w:i w:val="0"/>
          <w:iCs w:val="0"/>
          <w:color w:val="auto"/>
          <w:sz w:val="24"/>
          <w:szCs w:val="24"/>
        </w:rPr>
        <w:t>. Ejemplo de una plantilla de resultados de la verificación del plan de proyecto.</w:t>
      </w:r>
      <w:bookmarkEnd w:id="114"/>
    </w:p>
    <w:p w14:paraId="02753A0E" w14:textId="32886361" w:rsidR="00944DC8" w:rsidRDefault="00944DC8" w:rsidP="00944DC8">
      <w:pPr>
        <w:keepNext/>
        <w:jc w:val="center"/>
      </w:pPr>
      <w:r>
        <w:rPr>
          <w:rFonts w:eastAsia="Times New Roman" w:cs="Times New Roman"/>
          <w:b/>
          <w:noProof/>
          <w:szCs w:val="24"/>
          <w:lang w:val="en-US"/>
        </w:rPr>
        <w:drawing>
          <wp:inline distT="0" distB="0" distL="0" distR="0" wp14:anchorId="176FF97B" wp14:editId="13DF1E26">
            <wp:extent cx="4168140" cy="4896485"/>
            <wp:effectExtent l="0" t="0" r="381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ados de la verificación del plan del proyecto.PNG"/>
                    <pic:cNvPicPr/>
                  </pic:nvPicPr>
                  <pic:blipFill>
                    <a:blip r:embed="rId17">
                      <a:extLst>
                        <a:ext uri="{28A0092B-C50C-407E-A947-70E740481C1C}">
                          <a14:useLocalDpi xmlns:a14="http://schemas.microsoft.com/office/drawing/2010/main" val="0"/>
                        </a:ext>
                      </a:extLst>
                    </a:blip>
                    <a:stretch>
                      <a:fillRect/>
                    </a:stretch>
                  </pic:blipFill>
                  <pic:spPr>
                    <a:xfrm>
                      <a:off x="0" y="0"/>
                      <a:ext cx="4168187" cy="4896540"/>
                    </a:xfrm>
                    <a:prstGeom prst="rect">
                      <a:avLst/>
                    </a:prstGeom>
                  </pic:spPr>
                </pic:pic>
              </a:graphicData>
            </a:graphic>
          </wp:inline>
        </w:drawing>
      </w:r>
      <w:r w:rsidR="00E5032F">
        <w:t xml:space="preserve">  </w:t>
      </w:r>
    </w:p>
    <w:p w14:paraId="135C6EB6" w14:textId="36721EDE" w:rsidR="00C115ED" w:rsidRDefault="00C115ED" w:rsidP="004A3957">
      <w:pPr>
        <w:rPr>
          <w:sz w:val="20"/>
          <w:szCs w:val="18"/>
        </w:rPr>
      </w:pPr>
      <w:r w:rsidRPr="00C115ED">
        <w:rPr>
          <w:i/>
          <w:iCs/>
          <w:sz w:val="20"/>
          <w:szCs w:val="18"/>
        </w:rPr>
        <w:t xml:space="preserve">Nota: </w:t>
      </w:r>
      <w:r w:rsidRPr="00C115ED">
        <w:rPr>
          <w:sz w:val="20"/>
          <w:szCs w:val="18"/>
        </w:rPr>
        <w:t>Elaboración propia con base en lo propuesto por la ISO/IEC 29110.</w:t>
      </w:r>
    </w:p>
    <w:p w14:paraId="5316F4D4" w14:textId="55BD6FA1" w:rsidR="00DC24E5" w:rsidRPr="00DC24E5" w:rsidRDefault="00DC24E5" w:rsidP="00DC24E5">
      <w:r>
        <w:t>E</w:t>
      </w:r>
      <w:r w:rsidRPr="00EC2510">
        <w:t>ste formato no tuvo como tal</w:t>
      </w:r>
      <w:r>
        <w:t xml:space="preserve"> un</w:t>
      </w:r>
      <w:r w:rsidRPr="00EC2510">
        <w:t xml:space="preserve"> impacto</w:t>
      </w:r>
      <w:r>
        <w:t xml:space="preserve"> alto </w:t>
      </w:r>
      <w:r w:rsidRPr="00EC2510">
        <w:t>en el desarrollo del proyecto, pero se utilizó como una opción de registro de los cambios necesarios</w:t>
      </w:r>
      <w:r>
        <w:t xml:space="preserve"> que se debían realizar al plan del proyecto antes de ejecutarse.</w:t>
      </w:r>
      <w:r w:rsidRPr="00EC2510">
        <w:t xml:space="preserve"> </w:t>
      </w:r>
      <w:r>
        <w:t xml:space="preserve">Cabe mencionar, que los cambios a realizar sobre el documento mencionado </w:t>
      </w:r>
      <w:r w:rsidRPr="00EC2510">
        <w:t xml:space="preserve">se acordaban junto con </w:t>
      </w:r>
      <w:r>
        <w:t>todo el equipo de trabajo.</w:t>
      </w:r>
    </w:p>
    <w:p w14:paraId="28EC0CB6" w14:textId="168722D3" w:rsidR="00AE21B0" w:rsidRDefault="00AE21B0" w:rsidP="00AE21B0">
      <w:pPr>
        <w:pStyle w:val="Ttulo2"/>
        <w:rPr>
          <w:rFonts w:eastAsia="Times New Roman"/>
        </w:rPr>
      </w:pPr>
      <w:bookmarkStart w:id="115" w:name="_Toc47024586"/>
      <w:r>
        <w:rPr>
          <w:rFonts w:eastAsia="Times New Roman"/>
        </w:rPr>
        <w:t>Fase 2: Ejecución del plan de</w:t>
      </w:r>
      <w:r w:rsidR="00944DC8">
        <w:rPr>
          <w:rFonts w:eastAsia="Times New Roman"/>
        </w:rPr>
        <w:t>l</w:t>
      </w:r>
      <w:r>
        <w:rPr>
          <w:rFonts w:eastAsia="Times New Roman"/>
        </w:rPr>
        <w:t xml:space="preserve"> proyecto</w:t>
      </w:r>
      <w:bookmarkEnd w:id="115"/>
    </w:p>
    <w:p w14:paraId="428E2DDC" w14:textId="2F49CD78" w:rsidR="001D4D98" w:rsidRPr="00AA476D" w:rsidRDefault="00AE21B0" w:rsidP="00AA476D">
      <w:pPr>
        <w:rPr>
          <w:rFonts w:eastAsia="Times New Roman" w:cs="Times New Roman"/>
          <w:bCs/>
          <w:szCs w:val="24"/>
        </w:rPr>
      </w:pPr>
      <w:r>
        <w:rPr>
          <w:rFonts w:eastAsia="Times New Roman" w:cs="Times New Roman"/>
          <w:bCs/>
          <w:szCs w:val="24"/>
        </w:rPr>
        <w:t>En esta fase se llev</w:t>
      </w:r>
      <w:r w:rsidR="003A2734">
        <w:rPr>
          <w:rFonts w:eastAsia="Times New Roman" w:cs="Times New Roman"/>
          <w:bCs/>
          <w:szCs w:val="24"/>
        </w:rPr>
        <w:t>ó</w:t>
      </w:r>
      <w:r>
        <w:rPr>
          <w:rFonts w:eastAsia="Times New Roman" w:cs="Times New Roman"/>
          <w:bCs/>
          <w:szCs w:val="24"/>
        </w:rPr>
        <w:t xml:space="preserve"> a cabo la ejecución del plan </w:t>
      </w:r>
      <w:r w:rsidR="009B2C3C">
        <w:rPr>
          <w:rFonts w:eastAsia="Times New Roman" w:cs="Times New Roman"/>
          <w:bCs/>
          <w:szCs w:val="24"/>
        </w:rPr>
        <w:t>sobre el proyecto de la empresa Sanambiente</w:t>
      </w:r>
      <w:r w:rsidR="000344F1">
        <w:rPr>
          <w:rFonts w:eastAsia="Times New Roman" w:cs="Times New Roman"/>
          <w:bCs/>
          <w:szCs w:val="24"/>
        </w:rPr>
        <w:t xml:space="preserve">, </w:t>
      </w:r>
      <w:r w:rsidR="00E540D7">
        <w:rPr>
          <w:rFonts w:eastAsia="Times New Roman" w:cs="Times New Roman"/>
          <w:bCs/>
          <w:szCs w:val="24"/>
        </w:rPr>
        <w:t>y el</w:t>
      </w:r>
      <w:r w:rsidR="00BA2B3A">
        <w:rPr>
          <w:rFonts w:eastAsia="Times New Roman" w:cs="Times New Roman"/>
          <w:bCs/>
          <w:szCs w:val="24"/>
        </w:rPr>
        <w:t xml:space="preserve"> uso del</w:t>
      </w:r>
      <w:r w:rsidR="000344F1">
        <w:rPr>
          <w:rFonts w:eastAsia="Times New Roman" w:cs="Times New Roman"/>
          <w:bCs/>
          <w:szCs w:val="24"/>
        </w:rPr>
        <w:t xml:space="preserve"> Repositorio del proyecto </w:t>
      </w:r>
      <w:r w:rsidR="00BA2B3A">
        <w:rPr>
          <w:rFonts w:eastAsia="Times New Roman" w:cs="Times New Roman"/>
          <w:bCs/>
          <w:szCs w:val="24"/>
        </w:rPr>
        <w:t>definido en la fase 1</w:t>
      </w:r>
      <w:r w:rsidR="009B2C3C">
        <w:rPr>
          <w:rFonts w:eastAsia="Times New Roman" w:cs="Times New Roman"/>
          <w:bCs/>
          <w:szCs w:val="24"/>
        </w:rPr>
        <w:t>.</w:t>
      </w:r>
    </w:p>
    <w:p w14:paraId="487AC822" w14:textId="3B0D9487" w:rsidR="00D33BC3" w:rsidRPr="00D33BC3" w:rsidRDefault="00D33BC3" w:rsidP="00D33BC3">
      <w:pPr>
        <w:pStyle w:val="Ttulo3"/>
      </w:pPr>
      <w:bookmarkStart w:id="116" w:name="_Toc47024587"/>
      <w:r w:rsidRPr="00D33BC3">
        <w:rPr>
          <w:rStyle w:val="Ttulo3Car"/>
          <w:b/>
        </w:rPr>
        <w:lastRenderedPageBreak/>
        <w:t>Diligenciar</w:t>
      </w:r>
      <w:r w:rsidR="00C67253">
        <w:rPr>
          <w:rStyle w:val="Ttulo3Car"/>
          <w:b/>
        </w:rPr>
        <w:t xml:space="preserve"> un</w:t>
      </w:r>
      <w:r w:rsidRPr="00D33BC3">
        <w:rPr>
          <w:rStyle w:val="Ttulo3Car"/>
          <w:b/>
        </w:rPr>
        <w:t xml:space="preserve"> a</w:t>
      </w:r>
      <w:r w:rsidR="0062296A" w:rsidRPr="00D33BC3">
        <w:rPr>
          <w:rStyle w:val="Ttulo3Car"/>
          <w:b/>
        </w:rPr>
        <w:t>cta de reunión</w:t>
      </w:r>
      <w:bookmarkEnd w:id="116"/>
    </w:p>
    <w:p w14:paraId="0B61353D" w14:textId="60246B63" w:rsidR="000C022D" w:rsidRDefault="00506AE1" w:rsidP="00506AE1">
      <w:pPr>
        <w:rPr>
          <w:rFonts w:eastAsia="Times New Roman" w:cs="Times New Roman"/>
          <w:bCs/>
          <w:szCs w:val="24"/>
        </w:rPr>
      </w:pPr>
      <w:r>
        <w:rPr>
          <w:rFonts w:eastAsia="Times New Roman" w:cs="Times New Roman"/>
          <w:bCs/>
          <w:szCs w:val="24"/>
        </w:rPr>
        <w:t>P</w:t>
      </w:r>
      <w:r w:rsidR="000C022D">
        <w:rPr>
          <w:rFonts w:eastAsia="Times New Roman" w:cs="Times New Roman"/>
          <w:bCs/>
          <w:szCs w:val="24"/>
        </w:rPr>
        <w:t xml:space="preserve">lantilla que fue diligenciada </w:t>
      </w:r>
      <w:r w:rsidR="00790244">
        <w:rPr>
          <w:rFonts w:eastAsia="Times New Roman" w:cs="Times New Roman"/>
          <w:bCs/>
          <w:szCs w:val="24"/>
        </w:rPr>
        <w:t xml:space="preserve">los días sábados </w:t>
      </w:r>
      <w:r w:rsidR="00430F51">
        <w:rPr>
          <w:rFonts w:eastAsia="Times New Roman" w:cs="Times New Roman"/>
          <w:bCs/>
          <w:szCs w:val="24"/>
        </w:rPr>
        <w:t>entre el mes</w:t>
      </w:r>
      <w:r w:rsidR="00790244">
        <w:rPr>
          <w:rFonts w:eastAsia="Times New Roman" w:cs="Times New Roman"/>
          <w:bCs/>
          <w:szCs w:val="24"/>
        </w:rPr>
        <w:t xml:space="preserve"> de agosto </w:t>
      </w:r>
      <w:r w:rsidR="00430F51">
        <w:rPr>
          <w:rFonts w:eastAsia="Times New Roman" w:cs="Times New Roman"/>
          <w:bCs/>
          <w:szCs w:val="24"/>
        </w:rPr>
        <w:t>e</w:t>
      </w:r>
      <w:r w:rsidR="00790244">
        <w:rPr>
          <w:rFonts w:eastAsia="Times New Roman" w:cs="Times New Roman"/>
          <w:bCs/>
          <w:szCs w:val="24"/>
        </w:rPr>
        <w:t xml:space="preserve"> inicios del mes de diciembre </w:t>
      </w:r>
      <w:r w:rsidR="00134EF6">
        <w:rPr>
          <w:rFonts w:eastAsia="Times New Roman" w:cs="Times New Roman"/>
          <w:bCs/>
          <w:szCs w:val="24"/>
        </w:rPr>
        <w:t xml:space="preserve">en cada reunión lograda </w:t>
      </w:r>
      <w:r w:rsidR="000C022D">
        <w:rPr>
          <w:rFonts w:eastAsia="Times New Roman" w:cs="Times New Roman"/>
          <w:bCs/>
          <w:szCs w:val="24"/>
        </w:rPr>
        <w:t>con el equipo de trabajo</w:t>
      </w:r>
      <w:r w:rsidR="005357FB">
        <w:rPr>
          <w:rFonts w:eastAsia="Times New Roman" w:cs="Times New Roman"/>
          <w:bCs/>
          <w:szCs w:val="24"/>
        </w:rPr>
        <w:t xml:space="preserve"> </w:t>
      </w:r>
      <w:r w:rsidR="00746042">
        <w:rPr>
          <w:rFonts w:eastAsia="Times New Roman" w:cs="Times New Roman"/>
          <w:bCs/>
          <w:szCs w:val="24"/>
        </w:rPr>
        <w:t>de forma presencial o virtu</w:t>
      </w:r>
      <w:r w:rsidR="00582870">
        <w:rPr>
          <w:rFonts w:eastAsia="Times New Roman" w:cs="Times New Roman"/>
          <w:bCs/>
          <w:szCs w:val="24"/>
        </w:rPr>
        <w:t>al</w:t>
      </w:r>
      <w:r w:rsidR="00D264C5">
        <w:rPr>
          <w:rFonts w:eastAsia="Times New Roman" w:cs="Times New Roman"/>
          <w:bCs/>
          <w:szCs w:val="24"/>
        </w:rPr>
        <w:t>.</w:t>
      </w:r>
      <w:r w:rsidR="00790244">
        <w:rPr>
          <w:rFonts w:eastAsia="Times New Roman" w:cs="Times New Roman"/>
          <w:bCs/>
          <w:szCs w:val="24"/>
        </w:rPr>
        <w:t xml:space="preserve"> </w:t>
      </w:r>
      <w:r w:rsidR="008B18AD">
        <w:rPr>
          <w:rFonts w:eastAsia="Times New Roman" w:cs="Times New Roman"/>
          <w:bCs/>
          <w:szCs w:val="24"/>
        </w:rPr>
        <w:t xml:space="preserve">A </w:t>
      </w:r>
      <w:r w:rsidR="009024AD">
        <w:rPr>
          <w:rFonts w:eastAsia="Times New Roman" w:cs="Times New Roman"/>
          <w:bCs/>
          <w:szCs w:val="24"/>
        </w:rPr>
        <w:t>continuación,</w:t>
      </w:r>
      <w:r w:rsidR="008B18AD">
        <w:rPr>
          <w:rFonts w:eastAsia="Times New Roman" w:cs="Times New Roman"/>
          <w:bCs/>
          <w:szCs w:val="24"/>
        </w:rPr>
        <w:t xml:space="preserve"> un ejemplo</w:t>
      </w:r>
      <w:r w:rsidR="009024AD">
        <w:rPr>
          <w:rFonts w:eastAsia="Times New Roman" w:cs="Times New Roman"/>
          <w:bCs/>
          <w:szCs w:val="24"/>
        </w:rPr>
        <w:t xml:space="preserve"> (ver </w:t>
      </w:r>
      <w:r w:rsidR="00EE1D38">
        <w:rPr>
          <w:rFonts w:eastAsia="Times New Roman" w:cs="Times New Roman"/>
          <w:bCs/>
          <w:szCs w:val="24"/>
        </w:rPr>
        <w:t>figura</w:t>
      </w:r>
      <w:r w:rsidR="009024AD">
        <w:rPr>
          <w:rFonts w:eastAsia="Times New Roman" w:cs="Times New Roman"/>
          <w:bCs/>
          <w:szCs w:val="24"/>
        </w:rPr>
        <w:t xml:space="preserve"> </w:t>
      </w:r>
      <w:r w:rsidR="00D84FB8">
        <w:rPr>
          <w:rFonts w:eastAsia="Times New Roman" w:cs="Times New Roman"/>
          <w:bCs/>
          <w:szCs w:val="24"/>
        </w:rPr>
        <w:t>10</w:t>
      </w:r>
      <w:r w:rsidR="009024AD">
        <w:rPr>
          <w:rFonts w:eastAsia="Times New Roman" w:cs="Times New Roman"/>
          <w:bCs/>
          <w:szCs w:val="24"/>
        </w:rPr>
        <w:t>)</w:t>
      </w:r>
      <w:r w:rsidR="008B18AD">
        <w:rPr>
          <w:rFonts w:eastAsia="Times New Roman" w:cs="Times New Roman"/>
          <w:bCs/>
          <w:szCs w:val="24"/>
        </w:rPr>
        <w:t>:</w:t>
      </w:r>
    </w:p>
    <w:p w14:paraId="73384CAA" w14:textId="32F6707A" w:rsidR="00134FB4" w:rsidRPr="00134FB4" w:rsidRDefault="00134FB4" w:rsidP="0082356C">
      <w:pPr>
        <w:pStyle w:val="Descripcin"/>
        <w:keepNext/>
        <w:rPr>
          <w:i w:val="0"/>
          <w:iCs w:val="0"/>
          <w:color w:val="auto"/>
          <w:sz w:val="24"/>
          <w:szCs w:val="24"/>
        </w:rPr>
      </w:pPr>
      <w:bookmarkStart w:id="117" w:name="_Toc47024540"/>
      <w:r w:rsidRPr="00134FB4">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10</w:t>
      </w:r>
      <w:r w:rsidR="00D338AE">
        <w:rPr>
          <w:i w:val="0"/>
          <w:iCs w:val="0"/>
          <w:color w:val="auto"/>
          <w:sz w:val="24"/>
          <w:szCs w:val="24"/>
        </w:rPr>
        <w:fldChar w:fldCharType="end"/>
      </w:r>
      <w:r w:rsidRPr="00134FB4">
        <w:rPr>
          <w:i w:val="0"/>
          <w:iCs w:val="0"/>
          <w:color w:val="auto"/>
          <w:sz w:val="24"/>
          <w:szCs w:val="24"/>
        </w:rPr>
        <w:t>. Ejemplo de un acta de reunión lograda con el equipo de trabajo.</w:t>
      </w:r>
      <w:bookmarkEnd w:id="117"/>
    </w:p>
    <w:p w14:paraId="5535A361" w14:textId="49697AEE" w:rsidR="00046E69" w:rsidRDefault="00406042" w:rsidP="00C1335A">
      <w:pPr>
        <w:keepNext/>
        <w:jc w:val="center"/>
      </w:pPr>
      <w:r>
        <w:rPr>
          <w:noProof/>
          <w:lang w:val="en-US"/>
        </w:rPr>
        <w:drawing>
          <wp:inline distT="0" distB="0" distL="0" distR="0" wp14:anchorId="6E9DCDC1" wp14:editId="4390FCF7">
            <wp:extent cx="4148942" cy="5631180"/>
            <wp:effectExtent l="0" t="0" r="4445"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ta de reunión.PNG"/>
                    <pic:cNvPicPr/>
                  </pic:nvPicPr>
                  <pic:blipFill>
                    <a:blip r:embed="rId18">
                      <a:extLst>
                        <a:ext uri="{28A0092B-C50C-407E-A947-70E740481C1C}">
                          <a14:useLocalDpi xmlns:a14="http://schemas.microsoft.com/office/drawing/2010/main" val="0"/>
                        </a:ext>
                      </a:extLst>
                    </a:blip>
                    <a:stretch>
                      <a:fillRect/>
                    </a:stretch>
                  </pic:blipFill>
                  <pic:spPr>
                    <a:xfrm>
                      <a:off x="0" y="0"/>
                      <a:ext cx="4160018" cy="5646213"/>
                    </a:xfrm>
                    <a:prstGeom prst="rect">
                      <a:avLst/>
                    </a:prstGeom>
                  </pic:spPr>
                </pic:pic>
              </a:graphicData>
            </a:graphic>
          </wp:inline>
        </w:drawing>
      </w:r>
    </w:p>
    <w:p w14:paraId="6A78D711" w14:textId="07201289" w:rsidR="00134FB4" w:rsidRDefault="00134FB4" w:rsidP="0082356C">
      <w:pPr>
        <w:rPr>
          <w:sz w:val="20"/>
          <w:szCs w:val="18"/>
        </w:rPr>
      </w:pPr>
      <w:r w:rsidRPr="00134FB4">
        <w:rPr>
          <w:i/>
          <w:iCs/>
          <w:sz w:val="20"/>
          <w:szCs w:val="18"/>
        </w:rPr>
        <w:t xml:space="preserve">Nota: </w:t>
      </w:r>
      <w:r w:rsidRPr="00134FB4">
        <w:rPr>
          <w:sz w:val="20"/>
          <w:szCs w:val="18"/>
        </w:rPr>
        <w:t>Elaboración propia con base en lo propuesto por la ISO/IEC 29110.</w:t>
      </w:r>
    </w:p>
    <w:p w14:paraId="7473C35F" w14:textId="643C1097" w:rsidR="008546A9" w:rsidRPr="008546A9" w:rsidRDefault="008546A9" w:rsidP="008546A9">
      <w:r>
        <w:lastRenderedPageBreak/>
        <w:t>E</w:t>
      </w:r>
      <w:r w:rsidR="00367574">
        <w:t>l</w:t>
      </w:r>
      <w:r w:rsidRPr="008546A9">
        <w:t xml:space="preserve"> a</w:t>
      </w:r>
      <w:r w:rsidR="00367574">
        <w:t>cta de reun</w:t>
      </w:r>
      <w:r w:rsidR="009D759D">
        <w:t>i</w:t>
      </w:r>
      <w:r w:rsidR="00367574">
        <w:t>ón</w:t>
      </w:r>
      <w:r w:rsidRPr="008546A9">
        <w:t xml:space="preserve"> </w:t>
      </w:r>
      <w:r w:rsidR="00367574">
        <w:t>se consideró</w:t>
      </w:r>
      <w:r w:rsidRPr="008546A9">
        <w:t xml:space="preserve"> crucial</w:t>
      </w:r>
      <w:r w:rsidR="00367574">
        <w:t>,</w:t>
      </w:r>
      <w:r w:rsidRPr="008546A9">
        <w:t xml:space="preserve"> </w:t>
      </w:r>
      <w:r w:rsidR="00367574">
        <w:t>ya que</w:t>
      </w:r>
      <w:r w:rsidRPr="008546A9">
        <w:t xml:space="preserve"> </w:t>
      </w:r>
      <w:r w:rsidR="00367574">
        <w:t>por medio del diligenciamiento de est</w:t>
      </w:r>
      <w:r w:rsidR="009D759D">
        <w:t>a</w:t>
      </w:r>
      <w:r w:rsidR="00367574">
        <w:t xml:space="preserve"> se</w:t>
      </w:r>
      <w:r w:rsidRPr="008546A9">
        <w:t xml:space="preserve"> </w:t>
      </w:r>
      <w:r w:rsidR="009D759D">
        <w:t>certificaba la realización</w:t>
      </w:r>
      <w:r w:rsidRPr="008546A9">
        <w:t xml:space="preserve"> </w:t>
      </w:r>
      <w:r w:rsidR="009D759D">
        <w:t>de las reuniones, lo que se logró, lo que quedó pendiente y lo</w:t>
      </w:r>
      <w:r w:rsidR="00276966">
        <w:t xml:space="preserve"> que se acordaba en ellas al finalizarlas.</w:t>
      </w:r>
    </w:p>
    <w:p w14:paraId="57E911DF" w14:textId="284D9E46" w:rsidR="00C03AEF" w:rsidRPr="00C03AEF" w:rsidRDefault="00C03AEF" w:rsidP="00C03AEF">
      <w:pPr>
        <w:pStyle w:val="Ttulo3"/>
      </w:pPr>
      <w:bookmarkStart w:id="118" w:name="_Toc47024588"/>
      <w:r w:rsidRPr="00C03AEF">
        <w:rPr>
          <w:rStyle w:val="Ttulo3Car"/>
          <w:b/>
        </w:rPr>
        <w:t xml:space="preserve">Diligenciar </w:t>
      </w:r>
      <w:r w:rsidR="00C67253">
        <w:rPr>
          <w:rStyle w:val="Ttulo3Car"/>
          <w:b/>
        </w:rPr>
        <w:t xml:space="preserve">el </w:t>
      </w:r>
      <w:r w:rsidRPr="00C03AEF">
        <w:rPr>
          <w:rStyle w:val="Ttulo3Car"/>
          <w:b/>
        </w:rPr>
        <w:t>r</w:t>
      </w:r>
      <w:r w:rsidR="00AE21B0" w:rsidRPr="00C03AEF">
        <w:rPr>
          <w:rStyle w:val="Ttulo3Car"/>
          <w:b/>
        </w:rPr>
        <w:t>egistro de estado de progreso</w:t>
      </w:r>
      <w:bookmarkEnd w:id="118"/>
    </w:p>
    <w:p w14:paraId="577EDFC9" w14:textId="48FE5624" w:rsidR="008217B0" w:rsidRDefault="00506AE1" w:rsidP="00506AE1">
      <w:pPr>
        <w:rPr>
          <w:rFonts w:eastAsia="Times New Roman" w:cs="Times New Roman"/>
          <w:bCs/>
          <w:szCs w:val="24"/>
        </w:rPr>
      </w:pPr>
      <w:r>
        <w:rPr>
          <w:rFonts w:eastAsia="Times New Roman" w:cs="Times New Roman"/>
          <w:bCs/>
          <w:szCs w:val="24"/>
        </w:rPr>
        <w:t>P</w:t>
      </w:r>
      <w:r w:rsidR="003A19DB">
        <w:rPr>
          <w:rFonts w:eastAsia="Times New Roman" w:cs="Times New Roman"/>
          <w:bCs/>
          <w:szCs w:val="24"/>
        </w:rPr>
        <w:t>ara la realización de est</w:t>
      </w:r>
      <w:r w:rsidR="00E75BE2">
        <w:rPr>
          <w:rFonts w:eastAsia="Times New Roman" w:cs="Times New Roman"/>
          <w:bCs/>
          <w:szCs w:val="24"/>
        </w:rPr>
        <w:t>a plantilla</w:t>
      </w:r>
      <w:r w:rsidR="003A19DB">
        <w:rPr>
          <w:rFonts w:eastAsia="Times New Roman" w:cs="Times New Roman"/>
          <w:bCs/>
          <w:szCs w:val="24"/>
        </w:rPr>
        <w:t xml:space="preserve"> se tomó </w:t>
      </w:r>
      <w:r w:rsidR="003A2734">
        <w:rPr>
          <w:rFonts w:eastAsia="Times New Roman" w:cs="Times New Roman"/>
          <w:bCs/>
          <w:szCs w:val="24"/>
        </w:rPr>
        <w:t>como</w:t>
      </w:r>
      <w:r w:rsidR="003A19DB">
        <w:rPr>
          <w:rFonts w:eastAsia="Times New Roman" w:cs="Times New Roman"/>
          <w:bCs/>
          <w:szCs w:val="24"/>
        </w:rPr>
        <w:t xml:space="preserve"> base el calendario de tareas</w:t>
      </w:r>
      <w:r w:rsidR="00F22A9F">
        <w:rPr>
          <w:rFonts w:eastAsia="Times New Roman" w:cs="Times New Roman"/>
          <w:bCs/>
          <w:szCs w:val="24"/>
        </w:rPr>
        <w:t xml:space="preserve"> </w:t>
      </w:r>
      <w:r w:rsidR="00D63ABC">
        <w:rPr>
          <w:rFonts w:eastAsia="Times New Roman" w:cs="Times New Roman"/>
          <w:bCs/>
          <w:szCs w:val="24"/>
        </w:rPr>
        <w:t>definido</w:t>
      </w:r>
      <w:r w:rsidR="00F22A9F">
        <w:rPr>
          <w:rFonts w:eastAsia="Times New Roman" w:cs="Times New Roman"/>
          <w:bCs/>
          <w:szCs w:val="24"/>
        </w:rPr>
        <w:t xml:space="preserve"> en el Plan del proyecto</w:t>
      </w:r>
      <w:r w:rsidR="0062296A">
        <w:rPr>
          <w:rFonts w:eastAsia="Times New Roman" w:cs="Times New Roman"/>
          <w:bCs/>
          <w:szCs w:val="24"/>
        </w:rPr>
        <w:t>.</w:t>
      </w:r>
      <w:r w:rsidR="0017772D">
        <w:rPr>
          <w:rFonts w:eastAsia="Times New Roman" w:cs="Times New Roman"/>
          <w:bCs/>
          <w:szCs w:val="24"/>
        </w:rPr>
        <w:t xml:space="preserve"> A </w:t>
      </w:r>
      <w:r w:rsidR="002D244B">
        <w:rPr>
          <w:rFonts w:eastAsia="Times New Roman" w:cs="Times New Roman"/>
          <w:bCs/>
          <w:szCs w:val="24"/>
        </w:rPr>
        <w:t>continuación,</w:t>
      </w:r>
      <w:r w:rsidR="0017772D">
        <w:rPr>
          <w:rFonts w:eastAsia="Times New Roman" w:cs="Times New Roman"/>
          <w:bCs/>
          <w:szCs w:val="24"/>
        </w:rPr>
        <w:t xml:space="preserve"> un ejemplo de un registro </w:t>
      </w:r>
      <w:r w:rsidR="002D244B">
        <w:rPr>
          <w:rFonts w:eastAsia="Times New Roman" w:cs="Times New Roman"/>
          <w:bCs/>
          <w:szCs w:val="24"/>
        </w:rPr>
        <w:t xml:space="preserve">de estado </w:t>
      </w:r>
      <w:r w:rsidR="0017772D">
        <w:rPr>
          <w:rFonts w:eastAsia="Times New Roman" w:cs="Times New Roman"/>
          <w:bCs/>
          <w:szCs w:val="24"/>
        </w:rPr>
        <w:t>que se realizó sobre los casos de uso 03 y 07</w:t>
      </w:r>
      <w:r w:rsidR="00562ED4">
        <w:rPr>
          <w:rFonts w:eastAsia="Times New Roman" w:cs="Times New Roman"/>
          <w:bCs/>
          <w:szCs w:val="24"/>
        </w:rPr>
        <w:t xml:space="preserve"> pertenecientes al</w:t>
      </w:r>
      <w:r w:rsidR="0017772D">
        <w:rPr>
          <w:rFonts w:eastAsia="Times New Roman" w:cs="Times New Roman"/>
          <w:bCs/>
          <w:szCs w:val="24"/>
        </w:rPr>
        <w:t xml:space="preserve"> equipo de desarrollo (ver </w:t>
      </w:r>
      <w:r w:rsidR="00EE1D38">
        <w:rPr>
          <w:rFonts w:eastAsia="Times New Roman" w:cs="Times New Roman"/>
          <w:bCs/>
          <w:szCs w:val="24"/>
        </w:rPr>
        <w:t>figura</w:t>
      </w:r>
      <w:r w:rsidR="0017772D">
        <w:rPr>
          <w:rFonts w:eastAsia="Times New Roman" w:cs="Times New Roman"/>
          <w:bCs/>
          <w:szCs w:val="24"/>
        </w:rPr>
        <w:t xml:space="preserve"> </w:t>
      </w:r>
      <w:r w:rsidR="00143012">
        <w:rPr>
          <w:rFonts w:eastAsia="Times New Roman" w:cs="Times New Roman"/>
          <w:bCs/>
          <w:szCs w:val="24"/>
        </w:rPr>
        <w:t>1</w:t>
      </w:r>
      <w:r w:rsidR="00D84FB8">
        <w:rPr>
          <w:rFonts w:eastAsia="Times New Roman" w:cs="Times New Roman"/>
          <w:bCs/>
          <w:szCs w:val="24"/>
        </w:rPr>
        <w:t>1</w:t>
      </w:r>
      <w:r w:rsidR="0017772D">
        <w:rPr>
          <w:rFonts w:eastAsia="Times New Roman" w:cs="Times New Roman"/>
          <w:bCs/>
          <w:szCs w:val="24"/>
        </w:rPr>
        <w:t>)</w:t>
      </w:r>
      <w:r w:rsidR="002D244B">
        <w:rPr>
          <w:rFonts w:eastAsia="Times New Roman" w:cs="Times New Roman"/>
          <w:bCs/>
          <w:szCs w:val="24"/>
        </w:rPr>
        <w:t>:</w:t>
      </w:r>
      <w:r w:rsidR="008217B0">
        <w:rPr>
          <w:rFonts w:eastAsia="Times New Roman" w:cs="Times New Roman"/>
          <w:bCs/>
          <w:szCs w:val="24"/>
        </w:rPr>
        <w:t xml:space="preserve"> </w:t>
      </w:r>
    </w:p>
    <w:p w14:paraId="32860A97" w14:textId="27937289" w:rsidR="00C81327" w:rsidRPr="00C81327" w:rsidRDefault="00C81327" w:rsidP="009E3B21">
      <w:pPr>
        <w:pStyle w:val="Descripcin"/>
        <w:keepNext/>
        <w:ind w:left="284" w:firstLine="0"/>
        <w:rPr>
          <w:i w:val="0"/>
          <w:iCs w:val="0"/>
          <w:color w:val="auto"/>
          <w:sz w:val="24"/>
          <w:szCs w:val="24"/>
        </w:rPr>
      </w:pPr>
      <w:bookmarkStart w:id="119" w:name="_Toc47024541"/>
      <w:r w:rsidRPr="00C81327">
        <w:rPr>
          <w:i w:val="0"/>
          <w:iCs w:val="0"/>
          <w:color w:val="auto"/>
          <w:sz w:val="24"/>
          <w:szCs w:val="24"/>
        </w:rPr>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11</w:t>
      </w:r>
      <w:r w:rsidR="00D338AE">
        <w:rPr>
          <w:i w:val="0"/>
          <w:iCs w:val="0"/>
          <w:color w:val="auto"/>
          <w:sz w:val="24"/>
          <w:szCs w:val="24"/>
        </w:rPr>
        <w:fldChar w:fldCharType="end"/>
      </w:r>
      <w:r w:rsidRPr="00C81327">
        <w:rPr>
          <w:i w:val="0"/>
          <w:iCs w:val="0"/>
          <w:color w:val="auto"/>
          <w:sz w:val="24"/>
          <w:szCs w:val="24"/>
        </w:rPr>
        <w:t>. Ejemplo de un registro de estado de progreso sobre los casos de uso 0</w:t>
      </w:r>
      <w:r w:rsidR="0093407A">
        <w:rPr>
          <w:i w:val="0"/>
          <w:iCs w:val="0"/>
          <w:color w:val="auto"/>
          <w:sz w:val="24"/>
          <w:szCs w:val="24"/>
        </w:rPr>
        <w:t>4</w:t>
      </w:r>
      <w:r w:rsidRPr="00C81327">
        <w:rPr>
          <w:i w:val="0"/>
          <w:iCs w:val="0"/>
          <w:color w:val="auto"/>
          <w:sz w:val="24"/>
          <w:szCs w:val="24"/>
        </w:rPr>
        <w:t xml:space="preserve"> y 0</w:t>
      </w:r>
      <w:r w:rsidR="0093407A">
        <w:rPr>
          <w:i w:val="0"/>
          <w:iCs w:val="0"/>
          <w:color w:val="auto"/>
          <w:sz w:val="24"/>
          <w:szCs w:val="24"/>
        </w:rPr>
        <w:t>8</w:t>
      </w:r>
      <w:r w:rsidRPr="00C81327">
        <w:rPr>
          <w:i w:val="0"/>
          <w:iCs w:val="0"/>
          <w:color w:val="auto"/>
          <w:sz w:val="24"/>
          <w:szCs w:val="24"/>
        </w:rPr>
        <w:t xml:space="preserve"> pertenecientes al equipo de desarrollo.</w:t>
      </w:r>
      <w:bookmarkEnd w:id="119"/>
    </w:p>
    <w:p w14:paraId="4ABCE857" w14:textId="586C5D45" w:rsidR="00ED0059" w:rsidRDefault="00382154" w:rsidP="00997091">
      <w:pPr>
        <w:keepNext/>
        <w:ind w:firstLine="0"/>
        <w:jc w:val="center"/>
      </w:pPr>
      <w:r>
        <w:rPr>
          <w:noProof/>
          <w:lang w:val="en-US"/>
        </w:rPr>
        <w:drawing>
          <wp:inline distT="0" distB="0" distL="0" distR="0" wp14:anchorId="50430598" wp14:editId="1F972DD7">
            <wp:extent cx="6111240" cy="2949196"/>
            <wp:effectExtent l="0" t="0" r="381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stro de estado de progreso.png"/>
                    <pic:cNvPicPr/>
                  </pic:nvPicPr>
                  <pic:blipFill>
                    <a:blip r:embed="rId19">
                      <a:extLst>
                        <a:ext uri="{28A0092B-C50C-407E-A947-70E740481C1C}">
                          <a14:useLocalDpi xmlns:a14="http://schemas.microsoft.com/office/drawing/2010/main" val="0"/>
                        </a:ext>
                      </a:extLst>
                    </a:blip>
                    <a:stretch>
                      <a:fillRect/>
                    </a:stretch>
                  </pic:blipFill>
                  <pic:spPr>
                    <a:xfrm>
                      <a:off x="0" y="0"/>
                      <a:ext cx="6126001" cy="2956320"/>
                    </a:xfrm>
                    <a:prstGeom prst="rect">
                      <a:avLst/>
                    </a:prstGeom>
                  </pic:spPr>
                </pic:pic>
              </a:graphicData>
            </a:graphic>
          </wp:inline>
        </w:drawing>
      </w:r>
    </w:p>
    <w:p w14:paraId="39E3AA9F" w14:textId="3FA5FA2D" w:rsidR="00C81327" w:rsidRDefault="00C81327" w:rsidP="009E3B21">
      <w:pPr>
        <w:rPr>
          <w:sz w:val="20"/>
          <w:szCs w:val="18"/>
        </w:rPr>
      </w:pPr>
      <w:r w:rsidRPr="00C81327">
        <w:rPr>
          <w:i/>
          <w:iCs/>
          <w:sz w:val="20"/>
          <w:szCs w:val="18"/>
        </w:rPr>
        <w:t xml:space="preserve">Nota: </w:t>
      </w:r>
      <w:r w:rsidRPr="00C81327">
        <w:rPr>
          <w:sz w:val="20"/>
          <w:szCs w:val="18"/>
        </w:rPr>
        <w:t>Elaboración propia con base en lo propuesto por la ISO/IEC 29110.</w:t>
      </w:r>
    </w:p>
    <w:p w14:paraId="5D7B6DA2" w14:textId="6A69A7B4" w:rsidR="00BB4F70" w:rsidRPr="000C30C8" w:rsidRDefault="00BB4F70" w:rsidP="000C30C8">
      <w:r>
        <w:t>E</w:t>
      </w:r>
      <w:r w:rsidRPr="00BB4F70">
        <w:t xml:space="preserve">ste artefacto fue </w:t>
      </w:r>
      <w:r>
        <w:t>fundamental,</w:t>
      </w:r>
      <w:r w:rsidRPr="00BB4F70">
        <w:t xml:space="preserve"> ya que permitió tener </w:t>
      </w:r>
      <w:r>
        <w:t xml:space="preserve">control y </w:t>
      </w:r>
      <w:r w:rsidRPr="00BB4F70">
        <w:t xml:space="preserve">seguimiento </w:t>
      </w:r>
      <w:r>
        <w:t>sobre</w:t>
      </w:r>
      <w:r w:rsidRPr="00BB4F70">
        <w:t xml:space="preserve"> los equipos</w:t>
      </w:r>
      <w:r>
        <w:t xml:space="preserve"> de trabajo</w:t>
      </w:r>
      <w:r w:rsidRPr="00BB4F70">
        <w:t xml:space="preserve"> </w:t>
      </w:r>
      <w:r>
        <w:t>en cuanto a</w:t>
      </w:r>
      <w:r w:rsidRPr="00BB4F70">
        <w:t xml:space="preserve"> </w:t>
      </w:r>
      <w:r>
        <w:t>las</w:t>
      </w:r>
      <w:r w:rsidRPr="00BB4F70">
        <w:t xml:space="preserve"> entregas de </w:t>
      </w:r>
      <w:r>
        <w:t>actividades</w:t>
      </w:r>
      <w:r w:rsidRPr="00BB4F70">
        <w:t xml:space="preserve"> que tenían asignad</w:t>
      </w:r>
      <w:r>
        <w:t>a</w:t>
      </w:r>
      <w:r w:rsidRPr="00BB4F70">
        <w:t>s</w:t>
      </w:r>
      <w:r w:rsidR="00FF5B1C">
        <w:t>.</w:t>
      </w:r>
      <w:r>
        <w:t xml:space="preserve"> </w:t>
      </w:r>
      <w:r w:rsidR="00FF5B1C">
        <w:t>V</w:t>
      </w:r>
      <w:r>
        <w:t>erificar aquellas</w:t>
      </w:r>
      <w:r w:rsidR="00FF5B1C">
        <w:t xml:space="preserve"> actividades</w:t>
      </w:r>
      <w:r>
        <w:t xml:space="preserve"> pendientes</w:t>
      </w:r>
      <w:r w:rsidR="00FF5B1C">
        <w:t xml:space="preserve"> por entregar, confirmar aquellas que fueron completadas y notificar sobre aquellas que estaban próximas a entregar dentro de pocos días. Este artefacto se puede decir que </w:t>
      </w:r>
      <w:r w:rsidR="00FF5B1C">
        <w:lastRenderedPageBreak/>
        <w:t xml:space="preserve">fue uno de los principales pilares </w:t>
      </w:r>
      <w:r w:rsidR="000C30C8">
        <w:t>tanto para</w:t>
      </w:r>
      <w:r w:rsidR="00FF5B1C">
        <w:t xml:space="preserve"> </w:t>
      </w:r>
      <w:r w:rsidR="000C30C8">
        <w:t>guiar como para realizar seguimiento a los equipos de trabajo en la realización de sus actividades.</w:t>
      </w:r>
    </w:p>
    <w:p w14:paraId="10CB6A32" w14:textId="494A428F" w:rsidR="00653960" w:rsidRPr="00653960" w:rsidRDefault="00C03AEF" w:rsidP="00653960">
      <w:pPr>
        <w:pStyle w:val="Ttulo3"/>
        <w:rPr>
          <w:rStyle w:val="Ttulo3Car"/>
          <w:b/>
        </w:rPr>
      </w:pPr>
      <w:bookmarkStart w:id="120" w:name="_Toc47024589"/>
      <w:r w:rsidRPr="00653960">
        <w:rPr>
          <w:rStyle w:val="Ttulo3Car"/>
          <w:b/>
        </w:rPr>
        <w:t xml:space="preserve">Diligenciar </w:t>
      </w:r>
      <w:r w:rsidR="00C67253">
        <w:rPr>
          <w:rStyle w:val="Ttulo3Car"/>
          <w:b/>
        </w:rPr>
        <w:t xml:space="preserve">una </w:t>
      </w:r>
      <w:r w:rsidRPr="00653960">
        <w:rPr>
          <w:rStyle w:val="Ttulo3Car"/>
          <w:b/>
        </w:rPr>
        <w:t>s</w:t>
      </w:r>
      <w:r w:rsidR="005635DC" w:rsidRPr="00653960">
        <w:rPr>
          <w:rStyle w:val="Ttulo3Car"/>
          <w:b/>
        </w:rPr>
        <w:t>olicitud de cambio</w:t>
      </w:r>
      <w:bookmarkEnd w:id="120"/>
    </w:p>
    <w:p w14:paraId="278A0973" w14:textId="0F556315" w:rsidR="00FD6C6F" w:rsidRDefault="00367D47" w:rsidP="00367D47">
      <w:r>
        <w:t>P</w:t>
      </w:r>
      <w:r w:rsidR="00851BDD">
        <w:t>lantilla que fue diligenciada por cada equipo de trabajo (incluido el equipo de Gestión)</w:t>
      </w:r>
      <w:r w:rsidR="00FD6C6F">
        <w:t xml:space="preserve"> cuando era necesario</w:t>
      </w:r>
      <w:r w:rsidR="00851BDD">
        <w:t xml:space="preserve">. </w:t>
      </w:r>
    </w:p>
    <w:p w14:paraId="3725C9F1" w14:textId="64202175" w:rsidR="005635DC" w:rsidRDefault="00332275" w:rsidP="00FD6C6F">
      <w:r>
        <w:t xml:space="preserve">Cuando una solicitud era iniciada, el equipo de gestión era informado </w:t>
      </w:r>
      <w:r w:rsidR="00BB108C">
        <w:t>para</w:t>
      </w:r>
      <w:r w:rsidR="00E925E4">
        <w:t xml:space="preserve"> </w:t>
      </w:r>
      <w:r w:rsidR="00BB108C">
        <w:t>realizar</w:t>
      </w:r>
      <w:r w:rsidR="00E925E4">
        <w:t xml:space="preserve"> su seguimiento</w:t>
      </w:r>
      <w:r>
        <w:t xml:space="preserve">; y si eran notificados de su solución, </w:t>
      </w:r>
      <w:r w:rsidR="00BB108C">
        <w:t xml:space="preserve">se </w:t>
      </w:r>
      <w:r>
        <w:t>procedía a corroborar su veracidad y llevar a cabo el cambio respectivo del estado de iniciada o evaluada al estado de resuelta en la plantilla y</w:t>
      </w:r>
      <w:r w:rsidR="00BB108C">
        <w:t xml:space="preserve"> se</w:t>
      </w:r>
      <w:r>
        <w:t xml:space="preserve"> notifica</w:t>
      </w:r>
      <w:r w:rsidR="00BB108C">
        <w:t>ba</w:t>
      </w:r>
      <w:r>
        <w:t xml:space="preserve"> a los equipos implicados acerca de esta actualización. </w:t>
      </w:r>
      <w:r w:rsidR="0017772D">
        <w:t>A continuación</w:t>
      </w:r>
      <w:r w:rsidR="002D244B">
        <w:t>,</w:t>
      </w:r>
      <w:r w:rsidR="0017772D">
        <w:t xml:space="preserve"> se m</w:t>
      </w:r>
      <w:r w:rsidR="00F12249">
        <w:t>uestra</w:t>
      </w:r>
      <w:r w:rsidR="0017772D">
        <w:t xml:space="preserve"> un ejemplo de una solicitud de cambio</w:t>
      </w:r>
      <w:r w:rsidR="00562ED4">
        <w:t xml:space="preserve"> en estado</w:t>
      </w:r>
      <w:r w:rsidR="0017772D">
        <w:t xml:space="preserve"> iniciada (ver </w:t>
      </w:r>
      <w:r w:rsidR="00EE1D38">
        <w:t>figura</w:t>
      </w:r>
      <w:r w:rsidR="0017772D">
        <w:t xml:space="preserve"> </w:t>
      </w:r>
      <w:r w:rsidR="00D1198D">
        <w:t>1</w:t>
      </w:r>
      <w:r w:rsidR="00D84FB8">
        <w:t>2</w:t>
      </w:r>
      <w:r w:rsidR="0017772D">
        <w:t>):</w:t>
      </w:r>
    </w:p>
    <w:p w14:paraId="619D4671" w14:textId="7F37AC72" w:rsidR="00DA27A2" w:rsidRPr="00DA27A2" w:rsidRDefault="00DA27A2" w:rsidP="00DA27A2">
      <w:pPr>
        <w:pStyle w:val="Descripcin"/>
        <w:keepNext/>
        <w:rPr>
          <w:i w:val="0"/>
          <w:iCs w:val="0"/>
          <w:color w:val="auto"/>
          <w:sz w:val="24"/>
          <w:szCs w:val="24"/>
        </w:rPr>
      </w:pPr>
      <w:bookmarkStart w:id="121" w:name="_Toc47024542"/>
      <w:r w:rsidRPr="00DA27A2">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12</w:t>
      </w:r>
      <w:r w:rsidR="00D338AE">
        <w:rPr>
          <w:i w:val="0"/>
          <w:iCs w:val="0"/>
          <w:color w:val="auto"/>
          <w:sz w:val="24"/>
          <w:szCs w:val="24"/>
        </w:rPr>
        <w:fldChar w:fldCharType="end"/>
      </w:r>
      <w:r w:rsidRPr="00DA27A2">
        <w:rPr>
          <w:i w:val="0"/>
          <w:iCs w:val="0"/>
          <w:color w:val="auto"/>
          <w:sz w:val="24"/>
          <w:szCs w:val="24"/>
        </w:rPr>
        <w:t>. Ejemplo de una solicitud de cambio iniciada.</w:t>
      </w:r>
      <w:bookmarkEnd w:id="121"/>
    </w:p>
    <w:p w14:paraId="68B4A581" w14:textId="69A8BD25" w:rsidR="00923895" w:rsidRDefault="0052015C" w:rsidP="00923895">
      <w:pPr>
        <w:keepNext/>
        <w:jc w:val="center"/>
      </w:pPr>
      <w:r>
        <w:rPr>
          <w:noProof/>
          <w:lang w:val="en-US"/>
        </w:rPr>
        <w:drawing>
          <wp:inline distT="0" distB="0" distL="0" distR="0" wp14:anchorId="096D2DD4" wp14:editId="4731BAB8">
            <wp:extent cx="4598210" cy="55321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olicitud de cambio.PNG"/>
                    <pic:cNvPicPr/>
                  </pic:nvPicPr>
                  <pic:blipFill>
                    <a:blip r:embed="rId20">
                      <a:extLst>
                        <a:ext uri="{28A0092B-C50C-407E-A947-70E740481C1C}">
                          <a14:useLocalDpi xmlns:a14="http://schemas.microsoft.com/office/drawing/2010/main" val="0"/>
                        </a:ext>
                      </a:extLst>
                    </a:blip>
                    <a:stretch>
                      <a:fillRect/>
                    </a:stretch>
                  </pic:blipFill>
                  <pic:spPr>
                    <a:xfrm>
                      <a:off x="0" y="0"/>
                      <a:ext cx="4605508" cy="5540901"/>
                    </a:xfrm>
                    <a:prstGeom prst="rect">
                      <a:avLst/>
                    </a:prstGeom>
                  </pic:spPr>
                </pic:pic>
              </a:graphicData>
            </a:graphic>
          </wp:inline>
        </w:drawing>
      </w:r>
    </w:p>
    <w:p w14:paraId="19C43BBF" w14:textId="07B9810C" w:rsidR="00DA27A2" w:rsidRDefault="00DA27A2" w:rsidP="00DA09BA">
      <w:pPr>
        <w:rPr>
          <w:sz w:val="20"/>
          <w:szCs w:val="18"/>
        </w:rPr>
      </w:pPr>
      <w:r w:rsidRPr="00DA27A2">
        <w:rPr>
          <w:i/>
          <w:iCs/>
          <w:sz w:val="20"/>
          <w:szCs w:val="18"/>
        </w:rPr>
        <w:t xml:space="preserve">Nota: </w:t>
      </w:r>
      <w:r w:rsidRPr="00DA27A2">
        <w:rPr>
          <w:sz w:val="20"/>
          <w:szCs w:val="18"/>
        </w:rPr>
        <w:t>Elaboración propia con base en lo propuesto por la ISO/IEC 29110.</w:t>
      </w:r>
    </w:p>
    <w:p w14:paraId="72985A23" w14:textId="4B41C5DD" w:rsidR="00F3653C" w:rsidRPr="00F3653C" w:rsidRDefault="00F3653C" w:rsidP="00F3653C">
      <w:r>
        <w:t>Las solicitudes de cambio</w:t>
      </w:r>
      <w:r w:rsidRPr="00F3653C">
        <w:t xml:space="preserve"> </w:t>
      </w:r>
      <w:r>
        <w:t>fueron fundamentales, dado que</w:t>
      </w:r>
      <w:r w:rsidRPr="00F3653C">
        <w:t xml:space="preserve"> a</w:t>
      </w:r>
      <w:r>
        <w:t xml:space="preserve"> </w:t>
      </w:r>
      <w:r w:rsidRPr="00F3653C">
        <w:t>tr</w:t>
      </w:r>
      <w:r>
        <w:t>a</w:t>
      </w:r>
      <w:r w:rsidRPr="00F3653C">
        <w:t>v</w:t>
      </w:r>
      <w:r>
        <w:t>é</w:t>
      </w:r>
      <w:r w:rsidRPr="00F3653C">
        <w:t>s de</w:t>
      </w:r>
      <w:r>
        <w:t xml:space="preserve"> ellas se notificaba a los equipos implicados sobre los cambios que necesitaban </w:t>
      </w:r>
      <w:r w:rsidR="00D97791">
        <w:t>que ejecutaran en algunas de sus</w:t>
      </w:r>
      <w:r>
        <w:t xml:space="preserve"> actividades</w:t>
      </w:r>
      <w:r w:rsidR="00D97791">
        <w:t xml:space="preserve"> como consecuencia de que dependían de ellas para poder avanzar en las suyas. Estas solicitudes tuvieron seguimiento y control por parte del equipo de gestión para constatar que fueran </w:t>
      </w:r>
      <w:r w:rsidR="00936909">
        <w:t>resueltas en el plazo acordado por los equipos que las tenían a cargo.</w:t>
      </w:r>
    </w:p>
    <w:p w14:paraId="66401E6F" w14:textId="178EECCD" w:rsidR="00D15048" w:rsidRDefault="00992161" w:rsidP="00A03CBC">
      <w:pPr>
        <w:pStyle w:val="Ttulo2"/>
      </w:pPr>
      <w:bookmarkStart w:id="122" w:name="_Toc47024590"/>
      <w:r>
        <w:lastRenderedPageBreak/>
        <w:t xml:space="preserve">Fase 3: </w:t>
      </w:r>
      <w:r w:rsidR="00D15048">
        <w:t>Evaluación y control del proyecto</w:t>
      </w:r>
      <w:bookmarkEnd w:id="122"/>
    </w:p>
    <w:p w14:paraId="61B1B675" w14:textId="77777777" w:rsidR="00412FEF" w:rsidRDefault="007C05DF" w:rsidP="00412FEF">
      <w:r>
        <w:t>En esta fase se llevó a cabo la evaluación de desempeño y progreso del proyecto</w:t>
      </w:r>
      <w:r w:rsidR="0076303C">
        <w:t xml:space="preserve">, </w:t>
      </w:r>
      <w:r>
        <w:t>con respecto a lo documentado y pactado en el Plan del proyecto</w:t>
      </w:r>
      <w:r w:rsidR="0076303C">
        <w:t>, dando uso para la comparación el Registro de estado de progreso</w:t>
      </w:r>
      <w:r w:rsidR="00F7028A">
        <w:t>. Adicional</w:t>
      </w:r>
      <w:r w:rsidR="00F93A6C">
        <w:t>,</w:t>
      </w:r>
      <w:r w:rsidR="00F7028A">
        <w:t xml:space="preserve"> </w:t>
      </w:r>
      <w:r w:rsidR="00CB3F15">
        <w:t>se siguieron</w:t>
      </w:r>
      <w:r w:rsidR="00F7028A">
        <w:t xml:space="preserve"> realizando solicitudes de cambio</w:t>
      </w:r>
      <w:r w:rsidR="00F93A6C">
        <w:t xml:space="preserve"> para abordar desviaciones importantes </w:t>
      </w:r>
      <w:r w:rsidR="00F04F6C">
        <w:t xml:space="preserve">que surgieron y se realizó seguimiento de estas hasta que fueron resueltas. </w:t>
      </w:r>
      <w:r w:rsidR="00F7028A">
        <w:t xml:space="preserve">Se </w:t>
      </w:r>
      <w:r>
        <w:t>produjeron los siguientes artefactos:</w:t>
      </w:r>
    </w:p>
    <w:p w14:paraId="503F073C" w14:textId="14CE4C1A" w:rsidR="00BE5F06" w:rsidRPr="00BE5F06" w:rsidRDefault="00653960" w:rsidP="00BE5F06">
      <w:pPr>
        <w:pStyle w:val="Ttulo3"/>
      </w:pPr>
      <w:bookmarkStart w:id="123" w:name="_Toc47024591"/>
      <w:r w:rsidRPr="00BE5F06">
        <w:rPr>
          <w:rStyle w:val="Ttulo3Car"/>
          <w:b/>
        </w:rPr>
        <w:t>Diligenciar el</w:t>
      </w:r>
      <w:r w:rsidR="00F63556" w:rsidRPr="00BE5F06">
        <w:rPr>
          <w:rStyle w:val="Ttulo3Car"/>
          <w:b/>
        </w:rPr>
        <w:t xml:space="preserve"> r</w:t>
      </w:r>
      <w:r w:rsidR="00F7028A" w:rsidRPr="00BE5F06">
        <w:rPr>
          <w:rStyle w:val="Ttulo3Car"/>
          <w:b/>
        </w:rPr>
        <w:t>egistro de corrección</w:t>
      </w:r>
      <w:bookmarkEnd w:id="123"/>
    </w:p>
    <w:p w14:paraId="482D19FD" w14:textId="62DCEB62" w:rsidR="00332275" w:rsidRDefault="00412FEF" w:rsidP="00412FEF">
      <w:r>
        <w:t>P</w:t>
      </w:r>
      <w:r w:rsidR="005D72F5">
        <w:t>lantill</w:t>
      </w:r>
      <w:r w:rsidR="00CF77AD">
        <w:t xml:space="preserve">a </w:t>
      </w:r>
      <w:r w:rsidR="00326E0C">
        <w:t>que fue encargada para ser diligenciada</w:t>
      </w:r>
      <w:r w:rsidR="005D72F5">
        <w:t xml:space="preserve"> por cada equipo de trabajo</w:t>
      </w:r>
      <w:r w:rsidR="00CF77AD">
        <w:t>.</w:t>
      </w:r>
    </w:p>
    <w:p w14:paraId="1904339D" w14:textId="6E0130B9" w:rsidR="0099207C" w:rsidRPr="0076303C" w:rsidRDefault="00CF77AD" w:rsidP="00E41868">
      <w:r>
        <w:t>C</w:t>
      </w:r>
      <w:r w:rsidR="0076303C">
        <w:t>uando un</w:t>
      </w:r>
      <w:r w:rsidR="00824981">
        <w:t xml:space="preserve">a corrección </w:t>
      </w:r>
      <w:r w:rsidR="00326E0C">
        <w:t>era iniciada</w:t>
      </w:r>
      <w:r w:rsidR="007F09BA">
        <w:t>,</w:t>
      </w:r>
      <w:r w:rsidR="0076303C">
        <w:t xml:space="preserve"> </w:t>
      </w:r>
      <w:r w:rsidR="0022454D">
        <w:t xml:space="preserve">el equipo de gestión era </w:t>
      </w:r>
      <w:r w:rsidR="00031FC8">
        <w:t>informado</w:t>
      </w:r>
      <w:r w:rsidR="0022454D">
        <w:t xml:space="preserve"> </w:t>
      </w:r>
      <w:r w:rsidR="00326E0C">
        <w:t xml:space="preserve">para </w:t>
      </w:r>
      <w:r w:rsidR="00F46F11">
        <w:t>realizar su seguimiento</w:t>
      </w:r>
      <w:r w:rsidR="00267DE1">
        <w:t>;</w:t>
      </w:r>
      <w:r w:rsidR="00326E0C">
        <w:t xml:space="preserve"> </w:t>
      </w:r>
      <w:r w:rsidR="00CA1354">
        <w:t>y</w:t>
      </w:r>
      <w:r w:rsidR="00D813A2">
        <w:t xml:space="preserve"> </w:t>
      </w:r>
      <w:r w:rsidR="00CA1354">
        <w:t>si</w:t>
      </w:r>
      <w:r w:rsidR="00C85B6E">
        <w:t xml:space="preserve"> </w:t>
      </w:r>
      <w:r w:rsidR="0016311D">
        <w:t>eran</w:t>
      </w:r>
      <w:r w:rsidR="00C85B6E">
        <w:t xml:space="preserve"> notifica</w:t>
      </w:r>
      <w:r w:rsidR="0016311D">
        <w:t>dos</w:t>
      </w:r>
      <w:r w:rsidR="00C85B6E">
        <w:t xml:space="preserve"> de su realización</w:t>
      </w:r>
      <w:r w:rsidR="002A7218">
        <w:t>,</w:t>
      </w:r>
      <w:r w:rsidR="00BD75FB">
        <w:t xml:space="preserve"> </w:t>
      </w:r>
      <w:r w:rsidR="00F46F11">
        <w:t xml:space="preserve">se </w:t>
      </w:r>
      <w:r w:rsidR="0022454D">
        <w:t>procedía a</w:t>
      </w:r>
      <w:r w:rsidR="0076303C">
        <w:t xml:space="preserve"> corrobora</w:t>
      </w:r>
      <w:r w:rsidR="0022454D">
        <w:t>r</w:t>
      </w:r>
      <w:r w:rsidR="0076303C">
        <w:t xml:space="preserve"> su veracidad</w:t>
      </w:r>
      <w:r w:rsidR="00824981">
        <w:t xml:space="preserve"> y </w:t>
      </w:r>
      <w:r w:rsidR="002A7218">
        <w:t>lleva</w:t>
      </w:r>
      <w:r w:rsidR="00CA1354">
        <w:t>r</w:t>
      </w:r>
      <w:r w:rsidR="002A7218">
        <w:t xml:space="preserve"> a cabo</w:t>
      </w:r>
      <w:r w:rsidR="0076303C">
        <w:t xml:space="preserve"> el cambio</w:t>
      </w:r>
      <w:r w:rsidR="002A7218">
        <w:t xml:space="preserve"> respectivo</w:t>
      </w:r>
      <w:r w:rsidR="0076303C">
        <w:t xml:space="preserve"> </w:t>
      </w:r>
      <w:r w:rsidR="002A7218">
        <w:t xml:space="preserve">del </w:t>
      </w:r>
      <w:r w:rsidR="0076303C">
        <w:t>estado</w:t>
      </w:r>
      <w:r w:rsidR="002A7218">
        <w:t xml:space="preserve"> de</w:t>
      </w:r>
      <w:r w:rsidR="0076303C">
        <w:t xml:space="preserve"> </w:t>
      </w:r>
      <w:r w:rsidR="00824981">
        <w:t>pendiente</w:t>
      </w:r>
      <w:r w:rsidR="0076303C">
        <w:t xml:space="preserve"> </w:t>
      </w:r>
      <w:r w:rsidR="00824981">
        <w:t xml:space="preserve">al </w:t>
      </w:r>
      <w:r w:rsidR="0076303C">
        <w:t xml:space="preserve">estado </w:t>
      </w:r>
      <w:r w:rsidR="00BC54DE">
        <w:t xml:space="preserve">de </w:t>
      </w:r>
      <w:r w:rsidR="0076303C">
        <w:t>re</w:t>
      </w:r>
      <w:r w:rsidR="00824981">
        <w:t>alizada</w:t>
      </w:r>
      <w:r w:rsidR="007F09BA">
        <w:t xml:space="preserve"> en la plantilla</w:t>
      </w:r>
      <w:r w:rsidR="00BC54DE">
        <w:t xml:space="preserve"> y </w:t>
      </w:r>
      <w:r w:rsidR="0091695D">
        <w:t>se notificaba</w:t>
      </w:r>
      <w:r w:rsidR="0076303C">
        <w:t xml:space="preserve"> a los equipos implicados acerca de esta actualización.</w:t>
      </w:r>
      <w:r w:rsidR="002D244B">
        <w:t xml:space="preserve"> A continuación, se m</w:t>
      </w:r>
      <w:r w:rsidR="00F12249">
        <w:t>uestra</w:t>
      </w:r>
      <w:r w:rsidR="002D244B">
        <w:t xml:space="preserve"> un ejemplo de un registro de corrección en estado pendiente (ver </w:t>
      </w:r>
      <w:r w:rsidR="00EE1D38">
        <w:t>figura</w:t>
      </w:r>
      <w:r w:rsidR="002D244B">
        <w:t xml:space="preserve"> </w:t>
      </w:r>
      <w:r w:rsidR="00D1198D">
        <w:t>1</w:t>
      </w:r>
      <w:r w:rsidR="00D84FB8">
        <w:t>3</w:t>
      </w:r>
      <w:r w:rsidR="002D244B">
        <w:t>):</w:t>
      </w:r>
    </w:p>
    <w:p w14:paraId="41777672" w14:textId="2475F8C7" w:rsidR="00AE70EA" w:rsidRPr="00AE70EA" w:rsidRDefault="00AE70EA" w:rsidP="00C911DB">
      <w:pPr>
        <w:pStyle w:val="Descripcin"/>
        <w:keepNext/>
        <w:rPr>
          <w:i w:val="0"/>
          <w:iCs w:val="0"/>
          <w:color w:val="auto"/>
          <w:sz w:val="24"/>
          <w:szCs w:val="24"/>
        </w:rPr>
      </w:pPr>
      <w:bookmarkStart w:id="124" w:name="_Toc47024543"/>
      <w:r w:rsidRPr="00AE70EA">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13</w:t>
      </w:r>
      <w:r w:rsidR="00D338AE">
        <w:rPr>
          <w:i w:val="0"/>
          <w:iCs w:val="0"/>
          <w:color w:val="auto"/>
          <w:sz w:val="24"/>
          <w:szCs w:val="24"/>
        </w:rPr>
        <w:fldChar w:fldCharType="end"/>
      </w:r>
      <w:r w:rsidRPr="00AE70EA">
        <w:rPr>
          <w:i w:val="0"/>
          <w:iCs w:val="0"/>
          <w:color w:val="auto"/>
          <w:sz w:val="24"/>
          <w:szCs w:val="24"/>
        </w:rPr>
        <w:t>. Ejemplo de un registro de corrección en estado pendiente.</w:t>
      </w:r>
      <w:bookmarkEnd w:id="124"/>
    </w:p>
    <w:p w14:paraId="1661DB96" w14:textId="069181DF" w:rsidR="008F0F62" w:rsidRDefault="00C325A5" w:rsidP="008F0F62">
      <w:pPr>
        <w:keepNext/>
        <w:ind w:firstLine="0"/>
        <w:jc w:val="center"/>
      </w:pPr>
      <w:r>
        <w:rPr>
          <w:noProof/>
          <w:lang w:val="en-US"/>
        </w:rPr>
        <w:drawing>
          <wp:inline distT="0" distB="0" distL="0" distR="0" wp14:anchorId="17300D40" wp14:editId="570A98B9">
            <wp:extent cx="3985260" cy="3559437"/>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o de corrección.PNG"/>
                    <pic:cNvPicPr/>
                  </pic:nvPicPr>
                  <pic:blipFill>
                    <a:blip r:embed="rId21">
                      <a:extLst>
                        <a:ext uri="{28A0092B-C50C-407E-A947-70E740481C1C}">
                          <a14:useLocalDpi xmlns:a14="http://schemas.microsoft.com/office/drawing/2010/main" val="0"/>
                        </a:ext>
                      </a:extLst>
                    </a:blip>
                    <a:stretch>
                      <a:fillRect/>
                    </a:stretch>
                  </pic:blipFill>
                  <pic:spPr>
                    <a:xfrm>
                      <a:off x="0" y="0"/>
                      <a:ext cx="4016746" cy="3587559"/>
                    </a:xfrm>
                    <a:prstGeom prst="rect">
                      <a:avLst/>
                    </a:prstGeom>
                  </pic:spPr>
                </pic:pic>
              </a:graphicData>
            </a:graphic>
          </wp:inline>
        </w:drawing>
      </w:r>
    </w:p>
    <w:p w14:paraId="44A646FF" w14:textId="44233484" w:rsidR="00AE70EA" w:rsidRDefault="00AE70EA" w:rsidP="00C911DB">
      <w:pPr>
        <w:rPr>
          <w:sz w:val="20"/>
          <w:szCs w:val="18"/>
        </w:rPr>
      </w:pPr>
      <w:r w:rsidRPr="00AE70EA">
        <w:rPr>
          <w:i/>
          <w:iCs/>
          <w:sz w:val="20"/>
          <w:szCs w:val="18"/>
        </w:rPr>
        <w:t xml:space="preserve">Nota: </w:t>
      </w:r>
      <w:r w:rsidRPr="00AE70EA">
        <w:rPr>
          <w:sz w:val="20"/>
          <w:szCs w:val="18"/>
        </w:rPr>
        <w:t>Elaboración propia con base en lo propuesto por la ISO/IEC 29110.</w:t>
      </w:r>
    </w:p>
    <w:p w14:paraId="7F0DCF67" w14:textId="77777777" w:rsidR="009648B4" w:rsidRPr="00DC24E5" w:rsidRDefault="009648B4" w:rsidP="009648B4">
      <w:r w:rsidRPr="00DC24E5">
        <w:t xml:space="preserve">Este formato fue uno de los más importantes y usados </w:t>
      </w:r>
      <w:r>
        <w:t>durante el</w:t>
      </w:r>
      <w:r w:rsidRPr="00DC24E5">
        <w:t xml:space="preserve"> desarrollo del proyecto, ya que permitió evidenciar</w:t>
      </w:r>
      <w:r>
        <w:t xml:space="preserve"> mediante estos</w:t>
      </w:r>
      <w:r w:rsidRPr="00DC24E5">
        <w:t>, los problemas que se les present</w:t>
      </w:r>
      <w:r>
        <w:t>aba a cada equipo de trabajo</w:t>
      </w:r>
      <w:r w:rsidRPr="00DC24E5">
        <w:t xml:space="preserve"> durante la ejecución de sus actividades a entregar. </w:t>
      </w:r>
      <w:r>
        <w:t>Un e</w:t>
      </w:r>
      <w:r w:rsidRPr="00DC24E5">
        <w:t>jemplo:</w:t>
      </w:r>
    </w:p>
    <w:p w14:paraId="15A2971A" w14:textId="5A6B53D0" w:rsidR="009648B4" w:rsidRPr="009648B4" w:rsidRDefault="009648B4" w:rsidP="00525E5E">
      <w:pPr>
        <w:pStyle w:val="Prrafodelista"/>
        <w:numPr>
          <w:ilvl w:val="0"/>
          <w:numId w:val="22"/>
        </w:numPr>
      </w:pPr>
      <w:r w:rsidRPr="00DC24E5">
        <w:t>Atrasos en las entregas de las actividades por falta de compromiso a la hora de cumplir con las fechas estipuladas</w:t>
      </w:r>
      <w:r w:rsidR="00DB2633">
        <w:t xml:space="preserve"> en el Plan del proyecto y el Registro de estado de progreso.</w:t>
      </w:r>
    </w:p>
    <w:p w14:paraId="7E631599" w14:textId="167ABEBE" w:rsidR="00376D5C" w:rsidRDefault="00376D5C" w:rsidP="00376D5C">
      <w:pPr>
        <w:pStyle w:val="Ttulo2"/>
      </w:pPr>
      <w:bookmarkStart w:id="125" w:name="_Toc47024592"/>
      <w:r>
        <w:t>Fase 4: Cierre del proyecto</w:t>
      </w:r>
      <w:bookmarkEnd w:id="125"/>
    </w:p>
    <w:p w14:paraId="06C5284A" w14:textId="77777777" w:rsidR="002F25FA" w:rsidRDefault="00376D5C" w:rsidP="002F25FA">
      <w:r>
        <w:t>En esta fase se llev</w:t>
      </w:r>
      <w:r w:rsidR="00BF767B">
        <w:t>ó</w:t>
      </w:r>
      <w:r>
        <w:t xml:space="preserve"> a cabo la entrega de </w:t>
      </w:r>
      <w:r w:rsidR="00BF767B">
        <w:t>documentación</w:t>
      </w:r>
      <w:r w:rsidR="001421F1">
        <w:t xml:space="preserve"> y productos</w:t>
      </w:r>
      <w:r>
        <w:t xml:space="preserve"> </w:t>
      </w:r>
      <w:r w:rsidR="001C1F28">
        <w:t>al cliente</w:t>
      </w:r>
      <w:r w:rsidR="00E11781">
        <w:t>,</w:t>
      </w:r>
      <w:r w:rsidR="00167A43">
        <w:t xml:space="preserve"> </w:t>
      </w:r>
      <w:r w:rsidR="00FE61AF">
        <w:t>tal</w:t>
      </w:r>
      <w:r w:rsidR="00E11781">
        <w:t xml:space="preserve"> </w:t>
      </w:r>
      <w:r w:rsidR="004A63C0">
        <w:t xml:space="preserve">y </w:t>
      </w:r>
      <w:r w:rsidR="00FE61AF">
        <w:t>como se detalló en las Instrucciones de entrega</w:t>
      </w:r>
      <w:r w:rsidR="004A63C0">
        <w:t xml:space="preserve"> del Plan del proyecto</w:t>
      </w:r>
      <w:r w:rsidR="001C1F28">
        <w:t>.</w:t>
      </w:r>
      <w:r w:rsidR="00C325A5">
        <w:t xml:space="preserve"> Se produjeron los siguientes artefactos:</w:t>
      </w:r>
    </w:p>
    <w:p w14:paraId="675BDED4" w14:textId="77777777" w:rsidR="00C1064C" w:rsidRPr="00C1064C" w:rsidRDefault="005B0DB5" w:rsidP="00C1064C">
      <w:pPr>
        <w:pStyle w:val="Ttulo3"/>
      </w:pPr>
      <w:bookmarkStart w:id="126" w:name="_Toc47024593"/>
      <w:r w:rsidRPr="00C1064C">
        <w:rPr>
          <w:rStyle w:val="Ttulo3Car"/>
          <w:b/>
        </w:rPr>
        <w:t>Diligenciar un r</w:t>
      </w:r>
      <w:r w:rsidR="00406CE3" w:rsidRPr="00C1064C">
        <w:rPr>
          <w:rStyle w:val="Ttulo3Car"/>
          <w:b/>
        </w:rPr>
        <w:t>egistro de aceptación</w:t>
      </w:r>
      <w:r w:rsidR="002F25FA" w:rsidRPr="00C1064C">
        <w:rPr>
          <w:rStyle w:val="Ttulo3Car"/>
          <w:b/>
        </w:rPr>
        <w:t>.</w:t>
      </w:r>
      <w:bookmarkEnd w:id="126"/>
      <w:r w:rsidR="00406CE3" w:rsidRPr="00C1064C">
        <w:t xml:space="preserve"> </w:t>
      </w:r>
    </w:p>
    <w:p w14:paraId="021A3667" w14:textId="77777777" w:rsidR="00E303AE" w:rsidRDefault="002F25FA" w:rsidP="002F25FA">
      <w:r>
        <w:lastRenderedPageBreak/>
        <w:t>E</w:t>
      </w:r>
      <w:r w:rsidR="007F09BA">
        <w:t>sta plantilla</w:t>
      </w:r>
      <w:r w:rsidR="00471548">
        <w:t xml:space="preserve"> </w:t>
      </w:r>
      <w:r w:rsidR="00406CE3">
        <w:t>se dilig</w:t>
      </w:r>
      <w:r w:rsidR="00471548">
        <w:t>enci</w:t>
      </w:r>
      <w:r w:rsidR="005B0DB5">
        <w:t>ó por cada equipo (calidad y desarrollo)</w:t>
      </w:r>
      <w:r w:rsidR="00B7448C">
        <w:t>,</w:t>
      </w:r>
      <w:r w:rsidR="00471548">
        <w:t xml:space="preserve"> </w:t>
      </w:r>
      <w:r w:rsidR="005B0DB5">
        <w:t>cuando se hizo la</w:t>
      </w:r>
      <w:r w:rsidR="00126209">
        <w:t xml:space="preserve"> entrega </w:t>
      </w:r>
      <w:r w:rsidR="005B0DB5">
        <w:t>completa</w:t>
      </w:r>
      <w:r w:rsidR="00E303AE">
        <w:t xml:space="preserve"> al cliente</w:t>
      </w:r>
      <w:r w:rsidR="005B0DB5">
        <w:t xml:space="preserve"> </w:t>
      </w:r>
      <w:r w:rsidR="00126209">
        <w:t>de</w:t>
      </w:r>
      <w:r w:rsidR="005B0DB5">
        <w:t xml:space="preserve"> la</w:t>
      </w:r>
      <w:r w:rsidR="00126209">
        <w:t xml:space="preserve"> documentación</w:t>
      </w:r>
      <w:r w:rsidR="001421F1">
        <w:t xml:space="preserve"> y productos</w:t>
      </w:r>
      <w:r w:rsidR="005B0DB5">
        <w:t xml:space="preserve"> a cargo de cada uno</w:t>
      </w:r>
      <w:r w:rsidR="000361D6">
        <w:t>.</w:t>
      </w:r>
      <w:r w:rsidR="00E303AE">
        <w:t xml:space="preserve"> </w:t>
      </w:r>
    </w:p>
    <w:p w14:paraId="1A7E9CB1" w14:textId="6DD31B49" w:rsidR="00F90B35" w:rsidRDefault="00F90B35" w:rsidP="00F90B35">
      <w:r>
        <w:t xml:space="preserve">El registro de aceptación fue el artefacto que se utilizó como medio escrito para registrar el cierre del proyecto. Se diligenció un formato de estos por cada equipo para evidenciar los elementos o productos que cada uno entregaba al cliente, con el propósito de dar finalización y cierre a su parte del proyecto. </w:t>
      </w:r>
    </w:p>
    <w:p w14:paraId="56CAA353" w14:textId="295E5AAD" w:rsidR="001C0843" w:rsidRPr="001C0843" w:rsidRDefault="001C0843" w:rsidP="001C0843">
      <w:pPr>
        <w:rPr>
          <w:rFonts w:eastAsia="Times New Roman"/>
          <w:szCs w:val="24"/>
        </w:rPr>
      </w:pPr>
      <w:r>
        <w:rPr>
          <w:b/>
          <w:bCs/>
        </w:rPr>
        <w:t xml:space="preserve">Nota: </w:t>
      </w:r>
      <w:r>
        <w:rPr>
          <w:rFonts w:eastAsia="Times New Roman"/>
          <w:szCs w:val="24"/>
        </w:rPr>
        <w:t xml:space="preserve">El propósito era </w:t>
      </w:r>
      <w:r w:rsidR="003B3FA2">
        <w:rPr>
          <w:rFonts w:eastAsia="Times New Roman"/>
          <w:szCs w:val="24"/>
        </w:rPr>
        <w:t>que el proyecto fuera aceptado</w:t>
      </w:r>
      <w:r>
        <w:rPr>
          <w:rFonts w:eastAsia="Times New Roman"/>
          <w:szCs w:val="24"/>
        </w:rPr>
        <w:t xml:space="preserve"> por parte del cliente, pero dada las circunstancias actuales que se presentan a nivel nacional causadas por la emergencia sanitaria, la aceptación se dará en este caso por el equipo de gerencia.</w:t>
      </w:r>
    </w:p>
    <w:p w14:paraId="469122DE" w14:textId="108C17A0" w:rsidR="00B4081F" w:rsidRPr="00406CE3" w:rsidRDefault="00E303AE" w:rsidP="002F25FA">
      <w:r>
        <w:t xml:space="preserve">A continuación, se muestra un ejemplo de un registro de aceptación diligenciado y firmado por los gerentes </w:t>
      </w:r>
      <w:r w:rsidR="00CB458B">
        <w:t xml:space="preserve">(ver </w:t>
      </w:r>
      <w:r w:rsidR="00EE1D38">
        <w:t>f</w:t>
      </w:r>
      <w:r w:rsidR="00CB458B">
        <w:t xml:space="preserve">igura </w:t>
      </w:r>
      <w:r w:rsidR="00D1198D">
        <w:t>1</w:t>
      </w:r>
      <w:r w:rsidR="00D84FB8">
        <w:t>4</w:t>
      </w:r>
      <w:r w:rsidR="00CB458B">
        <w:t>):</w:t>
      </w:r>
    </w:p>
    <w:p w14:paraId="4F77DF57" w14:textId="16819D6C" w:rsidR="004803B2" w:rsidRPr="00901C41" w:rsidRDefault="004803B2" w:rsidP="00103105">
      <w:pPr>
        <w:pStyle w:val="Descripcin"/>
        <w:keepNext/>
        <w:jc w:val="left"/>
        <w:rPr>
          <w:i w:val="0"/>
          <w:iCs w:val="0"/>
        </w:rPr>
      </w:pPr>
      <w:bookmarkStart w:id="127" w:name="_Toc47024544"/>
      <w:r w:rsidRPr="00103105">
        <w:rPr>
          <w:i w:val="0"/>
          <w:iCs w:val="0"/>
          <w:color w:val="auto"/>
          <w:sz w:val="24"/>
          <w:szCs w:val="24"/>
        </w:rPr>
        <w:lastRenderedPageBreak/>
        <w:t xml:space="preserve">Figura </w:t>
      </w:r>
      <w:r w:rsidR="00D338AE">
        <w:rPr>
          <w:i w:val="0"/>
          <w:iCs w:val="0"/>
          <w:color w:val="auto"/>
          <w:sz w:val="24"/>
          <w:szCs w:val="24"/>
        </w:rPr>
        <w:fldChar w:fldCharType="begin"/>
      </w:r>
      <w:r w:rsidR="00D338AE">
        <w:rPr>
          <w:i w:val="0"/>
          <w:iCs w:val="0"/>
          <w:color w:val="auto"/>
          <w:sz w:val="24"/>
          <w:szCs w:val="24"/>
        </w:rPr>
        <w:instrText xml:space="preserve"> SEQ Figura \* ARABIC </w:instrText>
      </w:r>
      <w:r w:rsidR="00D338AE">
        <w:rPr>
          <w:i w:val="0"/>
          <w:iCs w:val="0"/>
          <w:color w:val="auto"/>
          <w:sz w:val="24"/>
          <w:szCs w:val="24"/>
        </w:rPr>
        <w:fldChar w:fldCharType="separate"/>
      </w:r>
      <w:r w:rsidR="00D338AE">
        <w:rPr>
          <w:i w:val="0"/>
          <w:iCs w:val="0"/>
          <w:noProof/>
          <w:color w:val="auto"/>
          <w:sz w:val="24"/>
          <w:szCs w:val="24"/>
        </w:rPr>
        <w:t>14</w:t>
      </w:r>
      <w:r w:rsidR="00D338AE">
        <w:rPr>
          <w:i w:val="0"/>
          <w:iCs w:val="0"/>
          <w:color w:val="auto"/>
          <w:sz w:val="24"/>
          <w:szCs w:val="24"/>
        </w:rPr>
        <w:fldChar w:fldCharType="end"/>
      </w:r>
      <w:r w:rsidRPr="00103105">
        <w:rPr>
          <w:i w:val="0"/>
          <w:iCs w:val="0"/>
          <w:color w:val="auto"/>
          <w:sz w:val="24"/>
          <w:szCs w:val="24"/>
        </w:rPr>
        <w:t>. Ejemplo de un registro de aceptación diligenciado y firmado</w:t>
      </w:r>
      <w:r>
        <w:t>.</w:t>
      </w:r>
      <w:bookmarkEnd w:id="127"/>
    </w:p>
    <w:p w14:paraId="3DE99606" w14:textId="561652FE" w:rsidR="00B4081F" w:rsidRDefault="004D570E" w:rsidP="00CF77B9">
      <w:pPr>
        <w:ind w:firstLine="0"/>
        <w:jc w:val="center"/>
      </w:pPr>
      <w:r>
        <w:rPr>
          <w:noProof/>
          <w:lang w:val="en-US"/>
        </w:rPr>
        <w:drawing>
          <wp:inline distT="0" distB="0" distL="0" distR="0" wp14:anchorId="2566E8EC" wp14:editId="500DE07D">
            <wp:extent cx="3954780" cy="5322699"/>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ro de aceptación - Parte 1.PNG"/>
                    <pic:cNvPicPr/>
                  </pic:nvPicPr>
                  <pic:blipFill>
                    <a:blip r:embed="rId22">
                      <a:extLst>
                        <a:ext uri="{28A0092B-C50C-407E-A947-70E740481C1C}">
                          <a14:useLocalDpi xmlns:a14="http://schemas.microsoft.com/office/drawing/2010/main" val="0"/>
                        </a:ext>
                      </a:extLst>
                    </a:blip>
                    <a:stretch>
                      <a:fillRect/>
                    </a:stretch>
                  </pic:blipFill>
                  <pic:spPr>
                    <a:xfrm>
                      <a:off x="0" y="0"/>
                      <a:ext cx="3954780" cy="5322699"/>
                    </a:xfrm>
                    <a:prstGeom prst="rect">
                      <a:avLst/>
                    </a:prstGeom>
                  </pic:spPr>
                </pic:pic>
              </a:graphicData>
            </a:graphic>
          </wp:inline>
        </w:drawing>
      </w:r>
      <w:r>
        <w:rPr>
          <w:noProof/>
          <w:lang w:val="en-US"/>
        </w:rPr>
        <w:drawing>
          <wp:inline distT="0" distB="0" distL="0" distR="0" wp14:anchorId="68D3766C" wp14:editId="20EB499C">
            <wp:extent cx="3988753" cy="1500505"/>
            <wp:effectExtent l="0" t="0" r="0" b="444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ro de aceptación - Parte 2.PNG"/>
                    <pic:cNvPicPr/>
                  </pic:nvPicPr>
                  <pic:blipFill>
                    <a:blip r:embed="rId23">
                      <a:extLst>
                        <a:ext uri="{28A0092B-C50C-407E-A947-70E740481C1C}">
                          <a14:useLocalDpi xmlns:a14="http://schemas.microsoft.com/office/drawing/2010/main" val="0"/>
                        </a:ext>
                      </a:extLst>
                    </a:blip>
                    <a:stretch>
                      <a:fillRect/>
                    </a:stretch>
                  </pic:blipFill>
                  <pic:spPr>
                    <a:xfrm>
                      <a:off x="0" y="0"/>
                      <a:ext cx="3992580" cy="1501945"/>
                    </a:xfrm>
                    <a:prstGeom prst="rect">
                      <a:avLst/>
                    </a:prstGeom>
                  </pic:spPr>
                </pic:pic>
              </a:graphicData>
            </a:graphic>
          </wp:inline>
        </w:drawing>
      </w:r>
    </w:p>
    <w:p w14:paraId="567E0AF9" w14:textId="56F82961" w:rsidR="00CF77B9" w:rsidRPr="00F90B35" w:rsidRDefault="00B97DC3" w:rsidP="00F90B35">
      <w:pPr>
        <w:spacing w:after="200"/>
        <w:rPr>
          <w:sz w:val="20"/>
          <w:szCs w:val="18"/>
        </w:rPr>
      </w:pPr>
      <w:r w:rsidRPr="00AE70EA">
        <w:rPr>
          <w:i/>
          <w:iCs/>
          <w:sz w:val="20"/>
          <w:szCs w:val="18"/>
        </w:rPr>
        <w:t xml:space="preserve">Nota: </w:t>
      </w:r>
      <w:r w:rsidRPr="00AE70EA">
        <w:rPr>
          <w:sz w:val="20"/>
          <w:szCs w:val="18"/>
        </w:rPr>
        <w:t>Elaboración propia con base en lo propuesto por la ISO/IEC 29110.</w:t>
      </w:r>
    </w:p>
    <w:p w14:paraId="4DC399C4" w14:textId="77777777" w:rsidR="00EF5410" w:rsidRDefault="00EF5410" w:rsidP="00185F30">
      <w:pPr>
        <w:ind w:firstLine="0"/>
      </w:pPr>
    </w:p>
    <w:p w14:paraId="4B0871A8" w14:textId="0F2C0656" w:rsidR="0022161F" w:rsidRDefault="0022161F" w:rsidP="0022161F">
      <w:pPr>
        <w:pStyle w:val="Ttulo1"/>
      </w:pPr>
      <w:bookmarkStart w:id="128" w:name="_Toc47024594"/>
      <w:r>
        <w:lastRenderedPageBreak/>
        <w:t>Conclusiones</w:t>
      </w:r>
      <w:bookmarkEnd w:id="128"/>
    </w:p>
    <w:p w14:paraId="4C1F4357" w14:textId="5ABC0131" w:rsidR="005C16D0" w:rsidRDefault="007630E5" w:rsidP="004577F8">
      <w:r>
        <w:t>Luego de haber realizado el análisis de los lineamientos proporcionados por la ISO/IEC 29110,</w:t>
      </w:r>
      <w:r w:rsidR="00987DBF">
        <w:t xml:space="preserve"> se concluye</w:t>
      </w:r>
      <w:r>
        <w:t xml:space="preserve"> </w:t>
      </w:r>
      <w:r w:rsidR="00987DBF">
        <w:t xml:space="preserve">que </w:t>
      </w:r>
      <w:r w:rsidR="00A8646E">
        <w:t>su</w:t>
      </w:r>
      <w:r w:rsidR="00987DBF">
        <w:t xml:space="preserve"> aplicación </w:t>
      </w:r>
      <w:r w:rsidR="004C5B6F">
        <w:t>desde</w:t>
      </w:r>
      <w:r w:rsidR="00987DBF">
        <w:t xml:space="preserve"> de la parte 5 de</w:t>
      </w:r>
      <w:r w:rsidR="00A8646E">
        <w:t xml:space="preserve">l </w:t>
      </w:r>
      <w:r w:rsidR="00987DBF">
        <w:t>estándar</w:t>
      </w:r>
      <w:r>
        <w:t xml:space="preserve"> </w:t>
      </w:r>
      <w:r w:rsidR="00744255">
        <w:t>en</w:t>
      </w:r>
      <w:r>
        <w:t xml:space="preserve"> </w:t>
      </w:r>
      <w:r w:rsidR="005C16D0">
        <w:t>el presente</w:t>
      </w:r>
      <w:r>
        <w:t xml:space="preserve"> trabajo, </w:t>
      </w:r>
      <w:r w:rsidR="00A8646E">
        <w:t>logr</w:t>
      </w:r>
      <w:r w:rsidR="004C5B6F">
        <w:t>ó</w:t>
      </w:r>
      <w:r w:rsidR="00A8646E">
        <w:t xml:space="preserve"> cumplir con</w:t>
      </w:r>
      <w:r>
        <w:t xml:space="preserve"> las necesidades y características que Sanambiente </w:t>
      </w:r>
      <w:r w:rsidR="00E859F3">
        <w:t>planteaba</w:t>
      </w:r>
      <w:r>
        <w:t xml:space="preserve"> en su proyecto de software. </w:t>
      </w:r>
      <w:r w:rsidR="004C5B6F">
        <w:t>Dado</w:t>
      </w:r>
      <w:r>
        <w:t xml:space="preserve"> los recursos que </w:t>
      </w:r>
      <w:r w:rsidR="004C5B6F">
        <w:t>intervinieron</w:t>
      </w:r>
      <w:r>
        <w:t xml:space="preserve"> en el desarrollo de este </w:t>
      </w:r>
      <w:r w:rsidR="00E859F3">
        <w:t>último</w:t>
      </w:r>
      <w:r>
        <w:t>, el incluir estrategias de gestión</w:t>
      </w:r>
      <w:r w:rsidR="000D45F9">
        <w:t xml:space="preserve"> por medio de esta norma fue lo adecuado</w:t>
      </w:r>
      <w:r>
        <w:t xml:space="preserve"> para garantizar su éxit</w:t>
      </w:r>
      <w:r w:rsidR="004C5B6F">
        <w:t>o</w:t>
      </w:r>
      <w:r w:rsidR="000D45F9">
        <w:t>.</w:t>
      </w:r>
    </w:p>
    <w:p w14:paraId="26FBC4A5" w14:textId="38BB0A86" w:rsidR="007630E5" w:rsidRPr="007630E5" w:rsidRDefault="00320C69" w:rsidP="007630E5">
      <w:r>
        <w:t>Seguir el perfil básico dentro del</w:t>
      </w:r>
      <w:r w:rsidR="00907BBA">
        <w:t xml:space="preserve"> grupo de perfiles genéricos</w:t>
      </w:r>
      <w:r>
        <w:t xml:space="preserve"> </w:t>
      </w:r>
      <w:r w:rsidR="008D4ED3">
        <w:t>en</w:t>
      </w:r>
      <w:r>
        <w:t xml:space="preserve"> este trabajo fue conveniente,</w:t>
      </w:r>
      <w:r w:rsidR="00CF03B0">
        <w:t xml:space="preserve"> </w:t>
      </w:r>
      <w:r w:rsidR="00BB6BA3">
        <w:t>puesto que la documentación que proporcionaba el estándar para este tipo de perfiles, se acomodaba a este caso adecuadamente dado</w:t>
      </w:r>
      <w:r w:rsidR="007630E5">
        <w:t xml:space="preserve"> </w:t>
      </w:r>
      <w:r>
        <w:t>e</w:t>
      </w:r>
      <w:r w:rsidR="007630E5">
        <w:t>l</w:t>
      </w:r>
      <w:r w:rsidR="0025183A">
        <w:t xml:space="preserve"> tiempo,</w:t>
      </w:r>
      <w:r w:rsidR="007630E5">
        <w:t xml:space="preserve"> número de </w:t>
      </w:r>
      <w:r w:rsidR="0025183A">
        <w:t xml:space="preserve">actividades, productos e </w:t>
      </w:r>
      <w:r w:rsidR="007630E5">
        <w:t>integrantes</w:t>
      </w:r>
      <w:r w:rsidR="00BB6BA3">
        <w:t xml:space="preserve"> exigidos para su desarrollo</w:t>
      </w:r>
      <w:r w:rsidR="007630E5">
        <w:t xml:space="preserve">. Además, </w:t>
      </w:r>
      <w:r w:rsidR="00DC25ED">
        <w:t>el no emplear</w:t>
      </w:r>
      <w:r w:rsidR="005E102F">
        <w:t xml:space="preserve"> </w:t>
      </w:r>
      <w:r w:rsidR="007630E5">
        <w:t xml:space="preserve">el paquete de despliegue que brindaba el estándar </w:t>
      </w:r>
      <w:r w:rsidR="00DC25ED">
        <w:t xml:space="preserve">fue acertado, </w:t>
      </w:r>
      <w:r w:rsidR="007630E5">
        <w:t xml:space="preserve">dado que seguir este conjunto de elementos como medio para el control y seguimiento de los recursos que iban a interceder en el proyecto </w:t>
      </w:r>
      <w:r w:rsidR="00DC25ED">
        <w:t>de</w:t>
      </w:r>
      <w:r w:rsidR="007630E5">
        <w:t xml:space="preserve"> la empresa Sanambient</w:t>
      </w:r>
      <w:r w:rsidR="00DC25ED">
        <w:t xml:space="preserve">e no iba a ser la mejor </w:t>
      </w:r>
      <w:r w:rsidR="001166DD">
        <w:t>opción como guía para su desarrollo</w:t>
      </w:r>
      <w:r w:rsidR="007630E5">
        <w:t xml:space="preserve">. En su lugar, </w:t>
      </w:r>
      <w:r w:rsidR="00092054">
        <w:t>el</w:t>
      </w:r>
      <w:r w:rsidR="007630E5">
        <w:t xml:space="preserve"> seguir únicamente los pasos descritos en los procesos contenidos en </w:t>
      </w:r>
      <w:r w:rsidR="00110F47">
        <w:t xml:space="preserve">el estándar </w:t>
      </w:r>
      <w:r w:rsidR="00092054">
        <w:t>permiti</w:t>
      </w:r>
      <w:r w:rsidR="00220BE5">
        <w:t>eron</w:t>
      </w:r>
      <w:r w:rsidR="00092054">
        <w:t xml:space="preserve"> la</w:t>
      </w:r>
      <w:r w:rsidR="00C85F57">
        <w:t xml:space="preserve"> efectiva</w:t>
      </w:r>
      <w:r w:rsidR="00092054">
        <w:t xml:space="preserve"> ejecución y cierre del proyecto</w:t>
      </w:r>
      <w:r w:rsidR="00C85F57">
        <w:t xml:space="preserve"> </w:t>
      </w:r>
      <w:r w:rsidR="00345E67">
        <w:t>con éxito</w:t>
      </w:r>
      <w:r w:rsidR="007630E5">
        <w:t>.</w:t>
      </w:r>
    </w:p>
    <w:p w14:paraId="3D35E68A" w14:textId="07B0D0FC" w:rsidR="0064431A" w:rsidRDefault="0064431A" w:rsidP="0064431A">
      <w:pPr>
        <w:rPr>
          <w:rFonts w:cs="Times New Roman"/>
          <w:szCs w:val="24"/>
          <w:lang w:val="es-MX"/>
        </w:rPr>
      </w:pPr>
      <w:r>
        <w:t>De acuerdo a lo propuesto en el primer objetivo específico</w:t>
      </w:r>
      <w:r w:rsidR="007D1F34">
        <w:t xml:space="preserve"> y</w:t>
      </w:r>
      <w:r>
        <w:t xml:space="preserve"> </w:t>
      </w:r>
      <w:r w:rsidR="00F27AF0">
        <w:t xml:space="preserve">mediante el </w:t>
      </w:r>
      <w:r w:rsidR="007D1F34">
        <w:t>estudio</w:t>
      </w:r>
      <w:r w:rsidR="00F27AF0">
        <w:t xml:space="preserve"> realizado</w:t>
      </w:r>
      <w:r w:rsidR="007D1F34">
        <w:t>,</w:t>
      </w:r>
      <w:r w:rsidR="00F27AF0">
        <w:t xml:space="preserve"> </w:t>
      </w:r>
      <w:r>
        <w:t>se identificaron dos procesos</w:t>
      </w:r>
      <w:r w:rsidR="00053D3E">
        <w:t xml:space="preserve"> en la</w:t>
      </w:r>
      <w:r w:rsidR="007630E5">
        <w:t xml:space="preserve"> parte 5 de la</w:t>
      </w:r>
      <w:r w:rsidR="00053D3E">
        <w:t xml:space="preserve"> ISO/IEC 29110</w:t>
      </w:r>
      <w:r>
        <w:t xml:space="preserve">: proceso de gestión de proyecto y proceso de implementación de software. </w:t>
      </w:r>
      <w:r w:rsidR="00385E1E">
        <w:t>En este trabajo</w:t>
      </w:r>
      <w:r>
        <w:t xml:space="preserve"> </w:t>
      </w:r>
      <w:r w:rsidR="007D1F34">
        <w:t>se ejecutó</w:t>
      </w:r>
      <w:r>
        <w:t xml:space="preserve"> únicamente el proceso de g</w:t>
      </w:r>
      <w:r w:rsidRPr="000956EB">
        <w:t>estión de</w:t>
      </w:r>
      <w:r>
        <w:t xml:space="preserve"> proyecto</w:t>
      </w:r>
      <w:r w:rsidR="00F819FC">
        <w:t>s</w:t>
      </w:r>
      <w:r>
        <w:t>, junto con sus fases y artefactos correspondientes</w:t>
      </w:r>
      <w:r w:rsidR="00F819FC">
        <w:t>;</w:t>
      </w:r>
      <w:r>
        <w:t xml:space="preserve"> pero</w:t>
      </w:r>
      <w:r w:rsidR="00F819FC">
        <w:t xml:space="preserve"> no</w:t>
      </w:r>
      <w:r>
        <w:t xml:space="preserve"> el proceso de implementación de software, </w:t>
      </w:r>
      <w:r w:rsidR="00F819FC">
        <w:t xml:space="preserve">puesto que la documentación que exigía para ser aplicado </w:t>
      </w:r>
      <w:r w:rsidR="00F819FC" w:rsidRPr="00BB4463">
        <w:rPr>
          <w:rFonts w:cs="Times New Roman"/>
          <w:szCs w:val="24"/>
          <w:lang w:val="es-MX"/>
        </w:rPr>
        <w:t>era de</w:t>
      </w:r>
      <w:r w:rsidR="00F819FC">
        <w:rPr>
          <w:rFonts w:cs="Times New Roman"/>
          <w:szCs w:val="24"/>
          <w:lang w:val="es-MX"/>
        </w:rPr>
        <w:t>masiada y no se ajustaba al contexto de este caso para ser adoptada.</w:t>
      </w:r>
      <w:r>
        <w:rPr>
          <w:rFonts w:cs="Times New Roman"/>
          <w:szCs w:val="24"/>
          <w:lang w:val="es-MX"/>
        </w:rPr>
        <w:t xml:space="preserve"> En su lugar</w:t>
      </w:r>
      <w:r w:rsidR="001D0A38">
        <w:rPr>
          <w:rFonts w:cs="Times New Roman"/>
          <w:szCs w:val="24"/>
          <w:lang w:val="es-MX"/>
        </w:rPr>
        <w:t xml:space="preserve">, </w:t>
      </w:r>
      <w:r w:rsidR="007D1F34">
        <w:rPr>
          <w:rFonts w:cs="Times New Roman"/>
          <w:szCs w:val="24"/>
          <w:lang w:val="es-MX"/>
        </w:rPr>
        <w:t>se efectuó la implementación de</w:t>
      </w:r>
      <w:r>
        <w:rPr>
          <w:rFonts w:cs="Times New Roman"/>
          <w:szCs w:val="24"/>
          <w:lang w:val="es-MX"/>
        </w:rPr>
        <w:t xml:space="preserve"> las fases de la metodología Iconix</w:t>
      </w:r>
      <w:r w:rsidR="007D1F34">
        <w:rPr>
          <w:rFonts w:cs="Times New Roman"/>
          <w:szCs w:val="24"/>
          <w:lang w:val="es-MX"/>
        </w:rPr>
        <w:t xml:space="preserve"> dando buenos resultados, puesto que </w:t>
      </w:r>
      <w:r w:rsidR="00FC054A">
        <w:rPr>
          <w:rFonts w:cs="Times New Roman"/>
          <w:szCs w:val="24"/>
          <w:lang w:val="es-MX"/>
        </w:rPr>
        <w:t xml:space="preserve">los elementos </w:t>
      </w:r>
      <w:r w:rsidR="007D1F34">
        <w:rPr>
          <w:rFonts w:cs="Times New Roman"/>
          <w:szCs w:val="24"/>
          <w:lang w:val="es-MX"/>
        </w:rPr>
        <w:t xml:space="preserve">que </w:t>
      </w:r>
      <w:r w:rsidR="00AE1E93">
        <w:rPr>
          <w:rFonts w:cs="Times New Roman"/>
          <w:szCs w:val="24"/>
          <w:lang w:val="es-MX"/>
        </w:rPr>
        <w:t xml:space="preserve">brindaban </w:t>
      </w:r>
      <w:r w:rsidR="007D1F34">
        <w:rPr>
          <w:rFonts w:cs="Times New Roman"/>
          <w:szCs w:val="24"/>
          <w:lang w:val="es-MX"/>
        </w:rPr>
        <w:t xml:space="preserve">permitieron un </w:t>
      </w:r>
      <w:r w:rsidR="0039278B">
        <w:rPr>
          <w:rFonts w:cs="Times New Roman"/>
          <w:szCs w:val="24"/>
          <w:lang w:val="es-MX"/>
        </w:rPr>
        <w:t>adecuado</w:t>
      </w:r>
      <w:r>
        <w:rPr>
          <w:rFonts w:cs="Times New Roman"/>
          <w:szCs w:val="24"/>
          <w:lang w:val="es-MX"/>
        </w:rPr>
        <w:t xml:space="preserve"> </w:t>
      </w:r>
      <w:r w:rsidR="007D1F34">
        <w:rPr>
          <w:rFonts w:cs="Times New Roman"/>
          <w:szCs w:val="24"/>
          <w:lang w:val="es-MX"/>
        </w:rPr>
        <w:t>desarrollo</w:t>
      </w:r>
      <w:r>
        <w:rPr>
          <w:rFonts w:cs="Times New Roman"/>
          <w:szCs w:val="24"/>
          <w:lang w:val="es-MX"/>
        </w:rPr>
        <w:t xml:space="preserve"> del software </w:t>
      </w:r>
      <w:r w:rsidR="0039278B">
        <w:rPr>
          <w:rFonts w:cs="Times New Roman"/>
          <w:szCs w:val="24"/>
          <w:lang w:val="es-MX"/>
        </w:rPr>
        <w:t>en conformidad</w:t>
      </w:r>
      <w:r>
        <w:rPr>
          <w:rFonts w:cs="Times New Roman"/>
          <w:szCs w:val="24"/>
          <w:lang w:val="es-MX"/>
        </w:rPr>
        <w:t xml:space="preserve"> </w:t>
      </w:r>
      <w:r w:rsidR="0039278B">
        <w:rPr>
          <w:rFonts w:cs="Times New Roman"/>
          <w:szCs w:val="24"/>
          <w:lang w:val="es-MX"/>
        </w:rPr>
        <w:t>con</w:t>
      </w:r>
      <w:r>
        <w:rPr>
          <w:rFonts w:cs="Times New Roman"/>
          <w:szCs w:val="24"/>
          <w:lang w:val="es-MX"/>
        </w:rPr>
        <w:t xml:space="preserve"> las </w:t>
      </w:r>
      <w:r>
        <w:rPr>
          <w:rFonts w:cs="Times New Roman"/>
          <w:szCs w:val="24"/>
          <w:lang w:val="es-MX"/>
        </w:rPr>
        <w:lastRenderedPageBreak/>
        <w:t xml:space="preserve">características y necesidades propias </w:t>
      </w:r>
      <w:r w:rsidR="001D0A38">
        <w:rPr>
          <w:rFonts w:cs="Times New Roman"/>
          <w:szCs w:val="24"/>
          <w:lang w:val="es-MX"/>
        </w:rPr>
        <w:t xml:space="preserve">que la empresa Sanambiente </w:t>
      </w:r>
      <w:r w:rsidR="0072448B">
        <w:rPr>
          <w:rFonts w:cs="Times New Roman"/>
          <w:szCs w:val="24"/>
          <w:lang w:val="es-MX"/>
        </w:rPr>
        <w:t>planteó en su proyecto</w:t>
      </w:r>
      <w:r w:rsidR="001D0A38">
        <w:rPr>
          <w:rFonts w:cs="Times New Roman"/>
          <w:szCs w:val="24"/>
          <w:lang w:val="es-MX"/>
        </w:rPr>
        <w:t>.</w:t>
      </w:r>
      <w:r w:rsidR="00106C37">
        <w:rPr>
          <w:rFonts w:cs="Times New Roman"/>
          <w:szCs w:val="24"/>
          <w:lang w:val="es-MX"/>
        </w:rPr>
        <w:t xml:space="preserve"> Además, </w:t>
      </w:r>
      <w:r w:rsidR="0054392B">
        <w:rPr>
          <w:rFonts w:cs="Times New Roman"/>
          <w:szCs w:val="24"/>
          <w:lang w:val="es-MX"/>
        </w:rPr>
        <w:t>la incorporación de</w:t>
      </w:r>
      <w:r w:rsidR="00106C37">
        <w:rPr>
          <w:rFonts w:cs="Times New Roman"/>
          <w:szCs w:val="24"/>
          <w:lang w:val="es-MX"/>
        </w:rPr>
        <w:t xml:space="preserve"> las fases de la IEEE 829 para</w:t>
      </w:r>
      <w:r w:rsidR="004D4EDA">
        <w:rPr>
          <w:rFonts w:cs="Times New Roman"/>
          <w:szCs w:val="24"/>
          <w:lang w:val="es-MX"/>
        </w:rPr>
        <w:t xml:space="preserve"> guiar</w:t>
      </w:r>
      <w:r w:rsidR="00106C37">
        <w:rPr>
          <w:rFonts w:cs="Times New Roman"/>
          <w:szCs w:val="24"/>
          <w:lang w:val="es-MX"/>
        </w:rPr>
        <w:t xml:space="preserve"> la ejecución de</w:t>
      </w:r>
      <w:r w:rsidR="006F2676">
        <w:rPr>
          <w:rFonts w:cs="Times New Roman"/>
          <w:szCs w:val="24"/>
          <w:lang w:val="es-MX"/>
        </w:rPr>
        <w:t xml:space="preserve"> las</w:t>
      </w:r>
      <w:r w:rsidR="00106C37">
        <w:rPr>
          <w:rFonts w:cs="Times New Roman"/>
          <w:szCs w:val="24"/>
          <w:lang w:val="es-MX"/>
        </w:rPr>
        <w:t xml:space="preserve"> pruebas de calidad que se debían </w:t>
      </w:r>
      <w:r w:rsidR="003D2D26">
        <w:rPr>
          <w:rFonts w:cs="Times New Roman"/>
          <w:szCs w:val="24"/>
          <w:lang w:val="es-MX"/>
        </w:rPr>
        <w:t>realizar</w:t>
      </w:r>
      <w:r w:rsidR="00106C37">
        <w:rPr>
          <w:rFonts w:cs="Times New Roman"/>
          <w:szCs w:val="24"/>
          <w:lang w:val="es-MX"/>
        </w:rPr>
        <w:t xml:space="preserve"> en el proceso de implementación de</w:t>
      </w:r>
      <w:r w:rsidR="00E1713B">
        <w:rPr>
          <w:rFonts w:cs="Times New Roman"/>
          <w:szCs w:val="24"/>
          <w:lang w:val="es-MX"/>
        </w:rPr>
        <w:t>l</w:t>
      </w:r>
      <w:r w:rsidR="00106C37">
        <w:rPr>
          <w:rFonts w:cs="Times New Roman"/>
          <w:szCs w:val="24"/>
          <w:lang w:val="es-MX"/>
        </w:rPr>
        <w:t xml:space="preserve"> software, </w:t>
      </w:r>
      <w:r w:rsidR="00FB5836">
        <w:rPr>
          <w:rFonts w:cs="Times New Roman"/>
          <w:szCs w:val="24"/>
          <w:lang w:val="es-MX"/>
        </w:rPr>
        <w:t>lograron encaminar</w:t>
      </w:r>
      <w:r w:rsidR="0054392B">
        <w:rPr>
          <w:rFonts w:cs="Times New Roman"/>
          <w:szCs w:val="24"/>
          <w:lang w:val="es-MX"/>
        </w:rPr>
        <w:t xml:space="preserve"> procedimientos bien estructurados</w:t>
      </w:r>
      <w:r w:rsidR="00FB5836">
        <w:rPr>
          <w:rFonts w:cs="Times New Roman"/>
          <w:szCs w:val="24"/>
          <w:lang w:val="es-MX"/>
        </w:rPr>
        <w:t xml:space="preserve"> en la calidad final del producto realizado</w:t>
      </w:r>
      <w:r w:rsidR="00FC3DA1">
        <w:rPr>
          <w:rFonts w:cs="Times New Roman"/>
          <w:szCs w:val="24"/>
          <w:lang w:val="es-MX"/>
        </w:rPr>
        <w:t xml:space="preserve"> </w:t>
      </w:r>
      <w:r w:rsidR="00FC3DA1">
        <w:rPr>
          <w:rFonts w:cs="Times New Roman"/>
          <w:szCs w:val="24"/>
          <w:lang w:val="es-MX"/>
        </w:rPr>
        <w:fldChar w:fldCharType="begin"/>
      </w:r>
      <w:r w:rsidR="00E70E1B">
        <w:rPr>
          <w:rFonts w:cs="Times New Roman"/>
          <w:szCs w:val="24"/>
          <w:lang w:val="es-MX"/>
        </w:rPr>
        <w:instrText xml:space="preserve"> ADDIN ZOTERO_ITEM CSL_CITATION {"citationID":"CaKYGtxz","properties":{"formattedCitation":"(Mar\\uc0\\u237{}n Ospina, 2020, p. 12)","plainCitation":"(Marín Ospina, 2020, p. 12)","noteIndex":0},"citationItems":[{"id":2,"uris":["http://zotero.org/users/5687329/items/V2HZ236T"],"uri":["http://zotero.org/users/5687329/items/V2HZ236T"],"itemData":{"id":2,"type":"article-journal","language":"Español","page":"15","title":"Adecuación de la norma ISO/IEC 29110 e IEEE 829 para la gestión de proyectos de desarrollo con metodología Iconix","author":[{"family":"Marín Ospina","given":"Beatriz Eugenia"}],"issued":{"date-parts":[["2020"]]}},"locator":"12","label":"page"}],"schema":"https://github.com/citation-style-language/schema/raw/master/csl-citation.json"} </w:instrText>
      </w:r>
      <w:r w:rsidR="00FC3DA1">
        <w:rPr>
          <w:rFonts w:cs="Times New Roman"/>
          <w:szCs w:val="24"/>
          <w:lang w:val="es-MX"/>
        </w:rPr>
        <w:fldChar w:fldCharType="separate"/>
      </w:r>
      <w:r w:rsidR="00FC3DA1" w:rsidRPr="00FC3DA1">
        <w:rPr>
          <w:rFonts w:cs="Times New Roman"/>
          <w:szCs w:val="24"/>
        </w:rPr>
        <w:t>(Marín Ospina, 2020, p. 12)</w:t>
      </w:r>
      <w:r w:rsidR="00FC3DA1">
        <w:rPr>
          <w:rFonts w:cs="Times New Roman"/>
          <w:szCs w:val="24"/>
          <w:lang w:val="es-MX"/>
        </w:rPr>
        <w:fldChar w:fldCharType="end"/>
      </w:r>
      <w:r w:rsidR="00106C37">
        <w:rPr>
          <w:rFonts w:cs="Times New Roman"/>
          <w:szCs w:val="24"/>
          <w:lang w:val="es-MX"/>
        </w:rPr>
        <w:t>.</w:t>
      </w:r>
    </w:p>
    <w:p w14:paraId="13A8D02C" w14:textId="1A99FC9A" w:rsidR="00CE4245" w:rsidRDefault="000C4347" w:rsidP="006D02E7">
      <w:pPr>
        <w:rPr>
          <w:lang w:val="es-MX"/>
        </w:rPr>
      </w:pPr>
      <w:r>
        <w:rPr>
          <w:lang w:val="es-MX"/>
        </w:rPr>
        <w:t>Con respecto a lo propuesto en el segundo objetivo específico, la ruta de proceso</w:t>
      </w:r>
      <w:r w:rsidR="006D02E7">
        <w:rPr>
          <w:lang w:val="es-MX"/>
        </w:rPr>
        <w:t>s</w:t>
      </w:r>
      <w:r>
        <w:rPr>
          <w:lang w:val="es-MX"/>
        </w:rPr>
        <w:t xml:space="preserve"> y herramientas </w:t>
      </w:r>
      <w:r w:rsidR="00337C32">
        <w:rPr>
          <w:lang w:val="es-MX"/>
        </w:rPr>
        <w:t>establecida para este</w:t>
      </w:r>
      <w:r w:rsidR="006D02E7">
        <w:rPr>
          <w:lang w:val="es-MX"/>
        </w:rPr>
        <w:t xml:space="preserve"> proyecto, se muestra en la figura 6</w:t>
      </w:r>
      <w:r w:rsidR="00FC2356">
        <w:rPr>
          <w:lang w:val="es-MX"/>
        </w:rPr>
        <w:t xml:space="preserve"> ubicada en el capítulo de Resultados</w:t>
      </w:r>
      <w:r w:rsidR="00D1147F">
        <w:rPr>
          <w:lang w:val="es-MX"/>
        </w:rPr>
        <w:t xml:space="preserve">. En esta </w:t>
      </w:r>
      <w:r w:rsidR="00CD35BB">
        <w:rPr>
          <w:lang w:val="es-MX"/>
        </w:rPr>
        <w:t xml:space="preserve">figura, </w:t>
      </w:r>
      <w:r w:rsidR="00D1147F">
        <w:rPr>
          <w:lang w:val="es-MX"/>
        </w:rPr>
        <w:t xml:space="preserve">se presentan los procesos </w:t>
      </w:r>
      <w:r w:rsidR="00CD35BB">
        <w:rPr>
          <w:lang w:val="es-MX"/>
        </w:rPr>
        <w:t>y</w:t>
      </w:r>
      <w:r w:rsidR="00D1147F">
        <w:rPr>
          <w:lang w:val="es-MX"/>
        </w:rPr>
        <w:t xml:space="preserve"> actividades</w:t>
      </w:r>
      <w:r w:rsidR="00CD35BB">
        <w:rPr>
          <w:lang w:val="es-MX"/>
        </w:rPr>
        <w:t xml:space="preserve"> que fueron ejecutados durante el desarrollo del proyecto</w:t>
      </w:r>
      <w:r w:rsidR="00CE4245">
        <w:rPr>
          <w:lang w:val="es-MX"/>
        </w:rPr>
        <w:t xml:space="preserve"> por parte de todos los equipos de trabajo</w:t>
      </w:r>
      <w:r w:rsidR="00DD6154">
        <w:rPr>
          <w:lang w:val="es-MX"/>
        </w:rPr>
        <w:t>.</w:t>
      </w:r>
    </w:p>
    <w:p w14:paraId="48C4ADAB" w14:textId="65146F1B" w:rsidR="0064431A" w:rsidRDefault="00761CEB" w:rsidP="006D02E7">
      <w:pPr>
        <w:rPr>
          <w:lang w:val="es-MX"/>
        </w:rPr>
      </w:pPr>
      <w:r>
        <w:rPr>
          <w:lang w:val="es-MX"/>
        </w:rPr>
        <w:t>El seguimiento</w:t>
      </w:r>
      <w:r w:rsidR="00DD6154">
        <w:rPr>
          <w:lang w:val="es-MX"/>
        </w:rPr>
        <w:t xml:space="preserve"> de esta ruta</w:t>
      </w:r>
      <w:r>
        <w:rPr>
          <w:lang w:val="es-MX"/>
        </w:rPr>
        <w:t xml:space="preserve"> en el proyecto, permitió realizar un trabajo efectivo en conjunto con los equipo</w:t>
      </w:r>
      <w:r w:rsidR="00F36408">
        <w:rPr>
          <w:lang w:val="es-MX"/>
        </w:rPr>
        <w:t xml:space="preserve">s, </w:t>
      </w:r>
      <w:r w:rsidR="00CE4245">
        <w:rPr>
          <w:lang w:val="es-MX"/>
        </w:rPr>
        <w:t>gracias a que lograba</w:t>
      </w:r>
      <w:r w:rsidR="00F36408">
        <w:rPr>
          <w:lang w:val="es-MX"/>
        </w:rPr>
        <w:t xml:space="preserve"> integrar todos los procesos y actividades que </w:t>
      </w:r>
      <w:r w:rsidR="00CE4245">
        <w:rPr>
          <w:lang w:val="es-MX"/>
        </w:rPr>
        <w:t>intervenían en el desarrollo</w:t>
      </w:r>
      <w:r w:rsidR="00FF05D4">
        <w:rPr>
          <w:lang w:val="es-MX"/>
        </w:rPr>
        <w:t xml:space="preserve">. Cabe mencionar </w:t>
      </w:r>
      <w:r w:rsidR="00D66552">
        <w:rPr>
          <w:lang w:val="es-MX"/>
        </w:rPr>
        <w:t>que,</w:t>
      </w:r>
      <w:r w:rsidR="00FF05D4">
        <w:rPr>
          <w:lang w:val="es-MX"/>
        </w:rPr>
        <w:t xml:space="preserve"> al inicio del proyecto seguir esta ruta tomó tiempo, </w:t>
      </w:r>
      <w:r w:rsidR="00CB0778">
        <w:rPr>
          <w:lang w:val="es-MX"/>
        </w:rPr>
        <w:t>puesto</w:t>
      </w:r>
      <w:r w:rsidR="00FF05D4">
        <w:rPr>
          <w:lang w:val="es-MX"/>
        </w:rPr>
        <w:t xml:space="preserve"> que los equipos carecían de orden en la realización y entrega de las actividades a su cargo</w:t>
      </w:r>
      <w:r w:rsidR="00D00472">
        <w:rPr>
          <w:lang w:val="es-MX"/>
        </w:rPr>
        <w:t xml:space="preserve"> en una fecha estipulada</w:t>
      </w:r>
      <w:r w:rsidR="00CB0778">
        <w:rPr>
          <w:lang w:val="es-MX"/>
        </w:rPr>
        <w:t xml:space="preserve">; pero, </w:t>
      </w:r>
      <w:r w:rsidR="00D00472">
        <w:rPr>
          <w:lang w:val="es-MX"/>
        </w:rPr>
        <w:t xml:space="preserve">con el transcurrir del tiempo, los equipos lograron asumir la responsabilidad de comprender y seguir la ruta, logrando así </w:t>
      </w:r>
      <w:r w:rsidR="0067593E">
        <w:rPr>
          <w:lang w:val="es-MX"/>
        </w:rPr>
        <w:t>mejorar la</w:t>
      </w:r>
      <w:r w:rsidR="00D00472">
        <w:rPr>
          <w:lang w:val="es-MX"/>
        </w:rPr>
        <w:t xml:space="preserve"> productividad </w:t>
      </w:r>
      <w:r w:rsidR="0067593E">
        <w:rPr>
          <w:lang w:val="es-MX"/>
        </w:rPr>
        <w:t>y entrega</w:t>
      </w:r>
      <w:r w:rsidR="00A174C4">
        <w:rPr>
          <w:lang w:val="es-MX"/>
        </w:rPr>
        <w:t xml:space="preserve"> de las actividades propuestas.</w:t>
      </w:r>
    </w:p>
    <w:p w14:paraId="23ED2299" w14:textId="319F8935" w:rsidR="00D66552" w:rsidRDefault="00126BFF" w:rsidP="006D02E7">
      <w:pPr>
        <w:rPr>
          <w:lang w:val="es-MX"/>
        </w:rPr>
      </w:pPr>
      <w:r>
        <w:rPr>
          <w:lang w:val="es-MX"/>
        </w:rPr>
        <w:t>De acuerdo a lo propuesto en el tercer objetivo específico, se encontró que la vinculación del estándar ISO/IEC 29110</w:t>
      </w:r>
      <w:r w:rsidR="00BE3E2B">
        <w:rPr>
          <w:lang w:val="es-MX"/>
        </w:rPr>
        <w:t xml:space="preserve"> con la metodología Iconix tuvo un poco de complejidad, dado que </w:t>
      </w:r>
      <w:r w:rsidR="007F3058">
        <w:rPr>
          <w:lang w:val="es-MX"/>
        </w:rPr>
        <w:t xml:space="preserve">esta metodología exigía cumplir con unas fases y actividades puntuales con </w:t>
      </w:r>
      <w:r w:rsidR="005E102F">
        <w:rPr>
          <w:lang w:val="es-MX"/>
        </w:rPr>
        <w:t>numerosa</w:t>
      </w:r>
      <w:r w:rsidR="007F3058">
        <w:rPr>
          <w:lang w:val="es-MX"/>
        </w:rPr>
        <w:t xml:space="preserve"> documentación de por medio; por lo tanto, se tuvo que realizar al inicio una adecuación de est</w:t>
      </w:r>
      <w:r w:rsidR="007659A6">
        <w:rPr>
          <w:lang w:val="es-MX"/>
        </w:rPr>
        <w:t xml:space="preserve">as exigencias para que se ajustaran y pudieran cumplir perfectamente </w:t>
      </w:r>
      <w:r w:rsidR="005E102F">
        <w:rPr>
          <w:lang w:val="es-MX"/>
        </w:rPr>
        <w:t xml:space="preserve">con </w:t>
      </w:r>
      <w:r w:rsidR="007659A6">
        <w:rPr>
          <w:lang w:val="es-MX"/>
        </w:rPr>
        <w:t>lo requerido en este proyecto.</w:t>
      </w:r>
    </w:p>
    <w:p w14:paraId="420C7C26" w14:textId="72512FBF" w:rsidR="00936D3C" w:rsidRDefault="00936D3C" w:rsidP="006D02E7">
      <w:pPr>
        <w:rPr>
          <w:lang w:val="es-MX"/>
        </w:rPr>
      </w:pPr>
      <w:r>
        <w:rPr>
          <w:lang w:val="es-MX"/>
        </w:rPr>
        <w:t>Además, se identific</w:t>
      </w:r>
      <w:r w:rsidR="00E60787">
        <w:rPr>
          <w:lang w:val="es-MX"/>
        </w:rPr>
        <w:t>aron</w:t>
      </w:r>
      <w:r>
        <w:rPr>
          <w:lang w:val="es-MX"/>
        </w:rPr>
        <w:t xml:space="preserve"> </w:t>
      </w:r>
      <w:r w:rsidR="00E60787">
        <w:rPr>
          <w:lang w:val="es-MX"/>
        </w:rPr>
        <w:t xml:space="preserve">dificultades de los equipos al momento de diligenciar algunos de los formatos o artefactos proporcionados por el equipo de gestión, puesto que presentaban confusiones </w:t>
      </w:r>
      <w:r w:rsidR="00E60787">
        <w:rPr>
          <w:lang w:val="es-MX"/>
        </w:rPr>
        <w:lastRenderedPageBreak/>
        <w:t>y dudas con respecto a cuál s</w:t>
      </w:r>
      <w:r w:rsidR="00252FCB">
        <w:rPr>
          <w:lang w:val="es-MX"/>
        </w:rPr>
        <w:t xml:space="preserve">e debía diligenciar y en qué momento; a pesar de que el equipo de gestión en distintas ocasiones les </w:t>
      </w:r>
      <w:r w:rsidR="004D7727">
        <w:rPr>
          <w:lang w:val="es-MX"/>
        </w:rPr>
        <w:t>aclaraba las dudas</w:t>
      </w:r>
      <w:r w:rsidR="00252FCB">
        <w:rPr>
          <w:lang w:val="es-MX"/>
        </w:rPr>
        <w:t xml:space="preserve"> </w:t>
      </w:r>
      <w:r w:rsidR="004D7727">
        <w:rPr>
          <w:lang w:val="es-MX"/>
        </w:rPr>
        <w:t>sobre</w:t>
      </w:r>
      <w:r w:rsidR="00252FCB">
        <w:rPr>
          <w:lang w:val="es-MX"/>
        </w:rPr>
        <w:t xml:space="preserve"> cómo debían emplear</w:t>
      </w:r>
      <w:r w:rsidR="00C91F50">
        <w:rPr>
          <w:lang w:val="es-MX"/>
        </w:rPr>
        <w:t>se</w:t>
      </w:r>
      <w:r w:rsidR="00252FCB">
        <w:rPr>
          <w:lang w:val="es-MX"/>
        </w:rPr>
        <w:t>.</w:t>
      </w:r>
    </w:p>
    <w:p w14:paraId="4A7AF538" w14:textId="5B26440D" w:rsidR="00252FCB" w:rsidRDefault="00252FCB" w:rsidP="006D02E7">
      <w:pPr>
        <w:rPr>
          <w:lang w:val="es-MX"/>
        </w:rPr>
      </w:pPr>
      <w:r>
        <w:rPr>
          <w:lang w:val="es-MX"/>
        </w:rPr>
        <w:t xml:space="preserve">Otro aspecto que se halló en la aplicación del marco de trabajo fue </w:t>
      </w:r>
      <w:r w:rsidR="00012978">
        <w:rPr>
          <w:lang w:val="es-MX"/>
        </w:rPr>
        <w:t>la creación de los formatos o artefactos de cada fase que el estándar ISO/IEC 29110 proporcionaba</w:t>
      </w:r>
      <w:r w:rsidR="00277492">
        <w:rPr>
          <w:lang w:val="es-MX"/>
        </w:rPr>
        <w:t xml:space="preserve"> para el proceso de gestión de proyectos</w:t>
      </w:r>
      <w:r w:rsidR="00012978">
        <w:rPr>
          <w:lang w:val="es-MX"/>
        </w:rPr>
        <w:t>.</w:t>
      </w:r>
      <w:r w:rsidR="00277492">
        <w:rPr>
          <w:lang w:val="es-MX"/>
        </w:rPr>
        <w:t xml:space="preserve"> Los formatos expuestos por el estándar poseían un exceso de documentación, por lo que se decidió no </w:t>
      </w:r>
      <w:r w:rsidR="004D7727">
        <w:rPr>
          <w:lang w:val="es-MX"/>
        </w:rPr>
        <w:t>tomarlos todos</w:t>
      </w:r>
      <w:r w:rsidR="00EF4B27">
        <w:rPr>
          <w:lang w:val="es-MX"/>
        </w:rPr>
        <w:t>, y emplear solamente los necesarios para desarrollar este trabajo.</w:t>
      </w:r>
      <w:r w:rsidR="00A03FED">
        <w:rPr>
          <w:lang w:val="es-MX"/>
        </w:rPr>
        <w:t xml:space="preserve"> Además de elegir los formatos adecuados</w:t>
      </w:r>
      <w:r w:rsidR="00EF4B27">
        <w:rPr>
          <w:lang w:val="es-MX"/>
        </w:rPr>
        <w:t xml:space="preserve">, </w:t>
      </w:r>
      <w:r w:rsidR="00A03FED">
        <w:rPr>
          <w:lang w:val="es-MX"/>
        </w:rPr>
        <w:t>se tomó un tiempo el ejecutarlos, puesto que en primera instancia se tuvieron que</w:t>
      </w:r>
      <w:r w:rsidR="00EF4B27">
        <w:rPr>
          <w:lang w:val="es-MX"/>
        </w:rPr>
        <w:t xml:space="preserve"> adecuar a los parámetros y características que este proyecto exigía, con el </w:t>
      </w:r>
      <w:r w:rsidR="00144241">
        <w:rPr>
          <w:lang w:val="es-MX"/>
        </w:rPr>
        <w:t>objetivo</w:t>
      </w:r>
      <w:r w:rsidR="00EF4B27">
        <w:rPr>
          <w:lang w:val="es-MX"/>
        </w:rPr>
        <w:t xml:space="preserve"> de </w:t>
      </w:r>
      <w:r w:rsidR="00FC0127">
        <w:rPr>
          <w:lang w:val="es-MX"/>
        </w:rPr>
        <w:t>facilitar su</w:t>
      </w:r>
      <w:r w:rsidR="00EF4B27">
        <w:rPr>
          <w:lang w:val="es-MX"/>
        </w:rPr>
        <w:t xml:space="preserve"> aplicación</w:t>
      </w:r>
      <w:r w:rsidR="00A03FED">
        <w:rPr>
          <w:lang w:val="es-MX"/>
        </w:rPr>
        <w:t xml:space="preserve"> y seguimiento por los equipos implicados en el desarrollo</w:t>
      </w:r>
      <w:r w:rsidR="00FC0127">
        <w:rPr>
          <w:lang w:val="es-MX"/>
        </w:rPr>
        <w:t xml:space="preserve"> del proyecto de la empresa Sanambiente</w:t>
      </w:r>
      <w:r w:rsidR="00A03FED">
        <w:rPr>
          <w:lang w:val="es-MX"/>
        </w:rPr>
        <w:t>.</w:t>
      </w:r>
    </w:p>
    <w:p w14:paraId="714E1270" w14:textId="63623349" w:rsidR="00113292" w:rsidRDefault="00B54582" w:rsidP="006D02E7">
      <w:pPr>
        <w:rPr>
          <w:lang w:val="es-MX"/>
        </w:rPr>
      </w:pPr>
      <w:r>
        <w:rPr>
          <w:lang w:val="es-MX"/>
        </w:rPr>
        <w:t>A</w:t>
      </w:r>
      <w:r w:rsidR="00CD0A7E">
        <w:rPr>
          <w:lang w:val="es-MX"/>
        </w:rPr>
        <w:t xml:space="preserve"> pesar de</w:t>
      </w:r>
      <w:r>
        <w:rPr>
          <w:lang w:val="es-MX"/>
        </w:rPr>
        <w:t xml:space="preserve"> todas las dificultades </w:t>
      </w:r>
      <w:r w:rsidR="00CD0A7E">
        <w:rPr>
          <w:lang w:val="es-MX"/>
        </w:rPr>
        <w:t>que se presentaron durante</w:t>
      </w:r>
      <w:r>
        <w:rPr>
          <w:lang w:val="es-MX"/>
        </w:rPr>
        <w:t xml:space="preserve"> l</w:t>
      </w:r>
      <w:r w:rsidR="00113292">
        <w:rPr>
          <w:lang w:val="es-MX"/>
        </w:rPr>
        <w:t>a aplicación del presente marco de trabajo al proyecto propuesto por la empresa Sanambiente</w:t>
      </w:r>
      <w:r>
        <w:rPr>
          <w:lang w:val="es-MX"/>
        </w:rPr>
        <w:t>, se logró que fuera el adecuado para ser seguido por todos los integrantes que estaban implicados en su desarrollo, alcanzando la finalización y cierre del mismo con satisfacción</w:t>
      </w:r>
      <w:r w:rsidR="00CD0A7E">
        <w:rPr>
          <w:lang w:val="es-MX"/>
        </w:rPr>
        <w:t xml:space="preserve"> y cumpliendo con lo requerido por el cliente.</w:t>
      </w:r>
    </w:p>
    <w:p w14:paraId="6AF69F03" w14:textId="41BA2B47" w:rsidR="00A02FCE" w:rsidRDefault="00A02FCE" w:rsidP="00A02FCE">
      <w:r>
        <w:t>S</w:t>
      </w:r>
      <w:r w:rsidRPr="00A02FCE">
        <w:t>e p</w:t>
      </w:r>
      <w:r w:rsidR="00FE63D4">
        <w:t>odría</w:t>
      </w:r>
      <w:r w:rsidRPr="00A02FCE">
        <w:t xml:space="preserve"> decir que este proyecto fue muy extenso</w:t>
      </w:r>
      <w:r>
        <w:t>,</w:t>
      </w:r>
      <w:r w:rsidRPr="00A02FCE">
        <w:t xml:space="preserve"> </w:t>
      </w:r>
      <w:r>
        <w:t xml:space="preserve">puesto </w:t>
      </w:r>
      <w:r w:rsidRPr="00A02FCE">
        <w:t>que se prolongó más de lo esperado</w:t>
      </w:r>
      <w:r>
        <w:t>.</w:t>
      </w:r>
      <w:r w:rsidRPr="00A02FCE">
        <w:t xml:space="preserve"> la implementación de la ISO/IEC 29110 con el proceso de gestión con los equipos fue muy complejo, debido que hubo  diversos factores que afectaron la integración exitosa  como la carencia de conocimientos por parte de los equipos esto llevo a un retraso con las entregas de la actividades establecidas y así afectando el avance del proyecto, por otra parte la falta comunicación donde al principio no se tenía nada claro con el cliente para  así poder efectuar la elaboración del proyecto, ya que casi no había comunicación con el esto afecto a todos los equipos porque cada</w:t>
      </w:r>
      <w:r>
        <w:t xml:space="preserve"> uno dependía del otro.</w:t>
      </w:r>
    </w:p>
    <w:p w14:paraId="132E3204" w14:textId="45C29132" w:rsidR="00A02FCE" w:rsidRDefault="00A02FCE" w:rsidP="00A02FCE">
      <w:r w:rsidRPr="00A02FCE">
        <w:lastRenderedPageBreak/>
        <w:t>El proyecto</w:t>
      </w:r>
      <w:r w:rsidR="007E3014">
        <w:t xml:space="preserve"> propuesto por </w:t>
      </w:r>
      <w:r w:rsidR="00542456">
        <w:t>la empresa Sanambiente</w:t>
      </w:r>
      <w:r w:rsidRPr="00A02FCE">
        <w:t xml:space="preserve"> </w:t>
      </w:r>
      <w:r w:rsidR="007E3014">
        <w:t>pasó</w:t>
      </w:r>
      <w:r w:rsidRPr="00A02FCE">
        <w:t xml:space="preserve"> por </w:t>
      </w:r>
      <w:r w:rsidR="00103205">
        <w:t>diversas</w:t>
      </w:r>
      <w:r w:rsidRPr="00A02FCE">
        <w:t xml:space="preserve"> etapas con los equipos, </w:t>
      </w:r>
      <w:r w:rsidR="00A0275D">
        <w:t>una de ellas</w:t>
      </w:r>
      <w:r w:rsidRPr="00A02FCE">
        <w:t xml:space="preserve"> fue</w:t>
      </w:r>
      <w:r w:rsidR="00A0275D">
        <w:t xml:space="preserve"> la</w:t>
      </w:r>
      <w:r w:rsidRPr="00A02FCE">
        <w:t xml:space="preserve"> integración </w:t>
      </w:r>
      <w:r w:rsidR="00A0275D">
        <w:t>de</w:t>
      </w:r>
      <w:r w:rsidRPr="00A02FCE">
        <w:t xml:space="preserve"> todos</w:t>
      </w:r>
      <w:r w:rsidR="00A0275D">
        <w:t xml:space="preserve"> los</w:t>
      </w:r>
      <w:r w:rsidRPr="00A02FCE">
        <w:t xml:space="preserve"> miembros </w:t>
      </w:r>
      <w:r w:rsidR="00A0275D">
        <w:t xml:space="preserve">y las actividades que tenían a cargo. Al inicio del proyecto hubo incertidumbre </w:t>
      </w:r>
      <w:r w:rsidR="004E23C0">
        <w:t xml:space="preserve">en cuanto al rumbo del proyecto por parte de algunos equipos, puesto que hubo ingreso </w:t>
      </w:r>
      <w:r w:rsidRPr="00A02FCE">
        <w:t>de</w:t>
      </w:r>
      <w:r w:rsidR="004E23C0">
        <w:t xml:space="preserve"> nuevos</w:t>
      </w:r>
      <w:r w:rsidRPr="00A02FCE">
        <w:t xml:space="preserve"> </w:t>
      </w:r>
      <w:r w:rsidR="004E23C0">
        <w:t>integrantes a este, pero al corto tiempo desertaron</w:t>
      </w:r>
      <w:r w:rsidR="00542456">
        <w:t>.</w:t>
      </w:r>
      <w:r w:rsidR="004E23C0">
        <w:t xml:space="preserve"> </w:t>
      </w:r>
      <w:r w:rsidR="00542456">
        <w:t>E</w:t>
      </w:r>
      <w:r w:rsidR="004E23C0">
        <w:t xml:space="preserve">ntre las responsabilidades </w:t>
      </w:r>
      <w:r w:rsidRPr="00A02FCE">
        <w:t xml:space="preserve">que iban a cumplir </w:t>
      </w:r>
      <w:r w:rsidR="00542456">
        <w:t xml:space="preserve">estas personas </w:t>
      </w:r>
      <w:r w:rsidR="004E23C0">
        <w:t>estaban:</w:t>
      </w:r>
      <w:r w:rsidRPr="00A02FCE">
        <w:t xml:space="preserve"> procesamiento</w:t>
      </w:r>
      <w:r w:rsidR="004E23C0">
        <w:t xml:space="preserve"> y </w:t>
      </w:r>
      <w:r w:rsidRPr="00A02FCE">
        <w:t xml:space="preserve">sistema geográfico de los datos ambientales y </w:t>
      </w:r>
      <w:r w:rsidR="004E23C0">
        <w:t>aplicación de usabilidad en el aplicativo</w:t>
      </w:r>
      <w:r w:rsidRPr="00A02FCE">
        <w:t xml:space="preserve">. </w:t>
      </w:r>
      <w:r w:rsidR="00542456">
        <w:t>Luego de ocurrir todo este proceso, finalmente quedaron consolidados</w:t>
      </w:r>
      <w:r w:rsidR="007E3014">
        <w:t xml:space="preserve"> todos</w:t>
      </w:r>
      <w:r w:rsidR="00542456">
        <w:t xml:space="preserve"> los equipos: calidad</w:t>
      </w:r>
      <w:r w:rsidR="007E3014">
        <w:t>, desarrollo y gestión.</w:t>
      </w:r>
    </w:p>
    <w:p w14:paraId="5E82B5A4" w14:textId="77777777" w:rsidR="00FB32C8" w:rsidRDefault="00FB32C8" w:rsidP="00A02FCE">
      <w:r>
        <w:t>Otra etapa por la que pasó el proyecto</w:t>
      </w:r>
      <w:r w:rsidR="00A02FCE" w:rsidRPr="00A02FCE">
        <w:t xml:space="preserve"> </w:t>
      </w:r>
      <w:r>
        <w:t xml:space="preserve">durante su desarrollo </w:t>
      </w:r>
      <w:r w:rsidR="00A02FCE" w:rsidRPr="00A02FCE">
        <w:t>fue</w:t>
      </w:r>
      <w:r>
        <w:t xml:space="preserve"> la carencia</w:t>
      </w:r>
      <w:r w:rsidR="00A02FCE" w:rsidRPr="00A02FCE">
        <w:t xml:space="preserve"> </w:t>
      </w:r>
      <w:r>
        <w:t>de</w:t>
      </w:r>
      <w:r w:rsidR="00A02FCE" w:rsidRPr="00A02FCE">
        <w:t xml:space="preserve"> comunicación con el cliente</w:t>
      </w:r>
      <w:r>
        <w:t>.</w:t>
      </w:r>
      <w:r w:rsidR="00A02FCE" w:rsidRPr="00A02FCE">
        <w:t xml:space="preserve"> </w:t>
      </w:r>
      <w:r>
        <w:t>Fue</w:t>
      </w:r>
      <w:r w:rsidR="00A02FCE" w:rsidRPr="00A02FCE">
        <w:t xml:space="preserve"> complejo</w:t>
      </w:r>
      <w:r>
        <w:t xml:space="preserve"> entablar comunicación continua con el cliente, puesto que este</w:t>
      </w:r>
      <w:r w:rsidR="00A02FCE" w:rsidRPr="00A02FCE">
        <w:t xml:space="preserve"> no </w:t>
      </w:r>
      <w:r>
        <w:t>contaba con la disponibilidad suficiente para atender las solicitudes que todo el equipo poseía</w:t>
      </w:r>
      <w:r w:rsidR="00A02FCE" w:rsidRPr="00A02FCE">
        <w:t>.</w:t>
      </w:r>
    </w:p>
    <w:p w14:paraId="5C2D7308" w14:textId="77777777" w:rsidR="00391D01" w:rsidRDefault="008507C5" w:rsidP="00391D01">
      <w:r>
        <w:t>La etapa por la que se pasaron las mayores dificultades fue duran</w:t>
      </w:r>
      <w:r w:rsidR="00B5525C">
        <w:t>te</w:t>
      </w:r>
      <w:r w:rsidR="00A02FCE" w:rsidRPr="00A02FCE">
        <w:t xml:space="preserve"> la </w:t>
      </w:r>
      <w:r w:rsidR="00884E31">
        <w:t>aplicación</w:t>
      </w:r>
      <w:r w:rsidR="00A02FCE" w:rsidRPr="00A02FCE">
        <w:t xml:space="preserve"> del </w:t>
      </w:r>
      <w:r w:rsidR="00B5525C">
        <w:t>marco de trabajo en el proyecto.</w:t>
      </w:r>
      <w:r w:rsidR="00A02FCE" w:rsidRPr="00A02FCE">
        <w:t xml:space="preserve"> </w:t>
      </w:r>
      <w:r w:rsidR="00A15097">
        <w:t>Entre las dificultades que se presentaron, estas fueron las principales</w:t>
      </w:r>
      <w:r w:rsidR="00B5525C">
        <w:t>:</w:t>
      </w:r>
    </w:p>
    <w:p w14:paraId="27BB83C5" w14:textId="26B80552" w:rsidR="00B5525C" w:rsidRPr="00391D01" w:rsidRDefault="00B5525C" w:rsidP="00525E5E">
      <w:pPr>
        <w:pStyle w:val="Prrafodelista"/>
        <w:numPr>
          <w:ilvl w:val="0"/>
          <w:numId w:val="23"/>
        </w:numPr>
      </w:pPr>
      <w:r w:rsidRPr="00391D01">
        <w:rPr>
          <w:b/>
          <w:bCs/>
        </w:rPr>
        <w:t>Dificultad de aprendizaje que retrasaron las entregas de las tareas que tenían programadas para una fecha específic</w:t>
      </w:r>
      <w:r w:rsidR="008903B0" w:rsidRPr="00391D01">
        <w:rPr>
          <w:b/>
          <w:bCs/>
        </w:rPr>
        <w:t>a.</w:t>
      </w:r>
      <w:r w:rsidR="008903B0">
        <w:t xml:space="preserve"> </w:t>
      </w:r>
      <w:r w:rsidR="00413355">
        <w:t>Los equipos</w:t>
      </w:r>
      <w:r w:rsidRPr="00B5525C">
        <w:t xml:space="preserve"> tuv</w:t>
      </w:r>
      <w:r w:rsidR="00413355">
        <w:t>ieron</w:t>
      </w:r>
      <w:r w:rsidRPr="00B5525C">
        <w:t xml:space="preserve"> demora en la adquisición de conocimiento necesario para llevar acabo </w:t>
      </w:r>
      <w:r w:rsidR="00413355">
        <w:t>sus</w:t>
      </w:r>
      <w:r w:rsidRPr="00B5525C">
        <w:t xml:space="preserve"> tareas, por lo cual sufrieron atrasos que afectaron el avance de las otras tareas.</w:t>
      </w:r>
      <w:r w:rsidR="003921C8">
        <w:t xml:space="preserve"> Debido al aumento de tiempo en la curva de aprendizaje, fue necesario actualizar las fechas que inicialmente estaban estipuladas tanto en el plan del proyecto como en el registro de estado de progreso.</w:t>
      </w:r>
    </w:p>
    <w:p w14:paraId="1F4FEAB4" w14:textId="5C0FC486" w:rsidR="00B5525C" w:rsidRPr="00B5525C" w:rsidRDefault="00B5525C" w:rsidP="00525E5E">
      <w:pPr>
        <w:pStyle w:val="Prrafodelista"/>
        <w:numPr>
          <w:ilvl w:val="0"/>
          <w:numId w:val="23"/>
        </w:numPr>
      </w:pPr>
      <w:r w:rsidRPr="00B5525C">
        <w:rPr>
          <w:b/>
          <w:bCs/>
          <w:lang w:val="es-MX"/>
        </w:rPr>
        <w:t>Demoras en las entregas de las tareas en las fechas acordadas</w:t>
      </w:r>
      <w:r w:rsidR="008903B0" w:rsidRPr="008903B0">
        <w:rPr>
          <w:b/>
          <w:bCs/>
          <w:lang w:val="es-MX"/>
        </w:rPr>
        <w:t>.</w:t>
      </w:r>
      <w:r w:rsidR="008903B0">
        <w:rPr>
          <w:lang w:val="es-MX"/>
        </w:rPr>
        <w:t xml:space="preserve"> </w:t>
      </w:r>
      <w:r w:rsidRPr="008903B0">
        <w:rPr>
          <w:lang w:val="es-MX"/>
        </w:rPr>
        <w:t>Estas demoras</w:t>
      </w:r>
      <w:r w:rsidR="00413355">
        <w:rPr>
          <w:lang w:val="es-MX"/>
        </w:rPr>
        <w:t xml:space="preserve"> </w:t>
      </w:r>
      <w:r w:rsidRPr="008903B0">
        <w:rPr>
          <w:lang w:val="es-MX"/>
        </w:rPr>
        <w:t>est</w:t>
      </w:r>
      <w:r w:rsidR="00413355">
        <w:rPr>
          <w:lang w:val="es-MX"/>
        </w:rPr>
        <w:t>án en parte</w:t>
      </w:r>
      <w:r w:rsidRPr="008903B0">
        <w:rPr>
          <w:lang w:val="es-MX"/>
        </w:rPr>
        <w:t xml:space="preserve"> ligadas al primer punto</w:t>
      </w:r>
      <w:r w:rsidR="00413355">
        <w:rPr>
          <w:lang w:val="es-MX"/>
        </w:rPr>
        <w:t>,</w:t>
      </w:r>
      <w:r w:rsidRPr="008903B0">
        <w:rPr>
          <w:lang w:val="es-MX"/>
        </w:rPr>
        <w:t xml:space="preserve"> </w:t>
      </w:r>
      <w:r w:rsidR="00413355">
        <w:rPr>
          <w:lang w:val="es-MX"/>
        </w:rPr>
        <w:t xml:space="preserve">dado </w:t>
      </w:r>
      <w:r w:rsidRPr="008903B0">
        <w:rPr>
          <w:lang w:val="es-MX"/>
        </w:rPr>
        <w:t xml:space="preserve">que fue unos de los factores que ocasionaron </w:t>
      </w:r>
      <w:r w:rsidR="00413355">
        <w:rPr>
          <w:lang w:val="es-MX"/>
        </w:rPr>
        <w:t xml:space="preserve">estos atrasos. Otro factor que afecto la entrega cumplida de las tareas, fue la carencia de compromiso y responsabilidad por parte de los equipos, puesto que no estaban acostumbrados a seguir un plan, un cronograma para llevar a cabo la ejecución de </w:t>
      </w:r>
      <w:r w:rsidR="00413355">
        <w:rPr>
          <w:lang w:val="es-MX"/>
        </w:rPr>
        <w:lastRenderedPageBreak/>
        <w:t>actividades o entregas.</w:t>
      </w:r>
      <w:r w:rsidR="00E5549C">
        <w:rPr>
          <w:lang w:val="es-MX"/>
        </w:rPr>
        <w:t xml:space="preserve"> </w:t>
      </w:r>
      <w:r w:rsidR="00E5549C">
        <w:rPr>
          <w:rStyle w:val="tl8wme"/>
        </w:rPr>
        <w:t>Se identificó que gran parte de los atrasos se encontraban en aquellas tareas que tenían un grado de dificultad alto para su realización, por esta razón fue necesario reordenar las actividades junto con sus fechas de modo que quedaran por grado de dificultad, es decir, las actividades con un grado de dificultad bajo se realizaban primero y aquellas con un grado de dificultad alto se realizaban al final. Esta estrategia permitió que las actividades fueran entregadas cumplidamente en las nuevas fechas planteadas.</w:t>
      </w:r>
    </w:p>
    <w:p w14:paraId="011AE1CA" w14:textId="77777777" w:rsidR="005002A7" w:rsidRPr="005002A7" w:rsidRDefault="00413355" w:rsidP="00525E5E">
      <w:pPr>
        <w:pStyle w:val="Prrafodelista"/>
        <w:numPr>
          <w:ilvl w:val="0"/>
          <w:numId w:val="23"/>
        </w:numPr>
        <w:rPr>
          <w:b/>
          <w:bCs/>
        </w:rPr>
      </w:pPr>
      <w:r w:rsidRPr="00413355">
        <w:rPr>
          <w:b/>
          <w:bCs/>
          <w:lang w:val="es-MX"/>
        </w:rPr>
        <w:t xml:space="preserve">Dificultad de comunicación </w:t>
      </w:r>
      <w:r w:rsidR="009E7446">
        <w:rPr>
          <w:b/>
          <w:bCs/>
          <w:lang w:val="es-MX"/>
        </w:rPr>
        <w:t>entre los equipos de trabajo</w:t>
      </w:r>
      <w:r>
        <w:rPr>
          <w:b/>
          <w:bCs/>
          <w:lang w:val="es-MX"/>
        </w:rPr>
        <w:t xml:space="preserve">. </w:t>
      </w:r>
      <w:r w:rsidR="009E7446">
        <w:rPr>
          <w:lang w:val="es-MX"/>
        </w:rPr>
        <w:t>Se encontraba poca comunicación entre los equipos de trabajo con los gestores del proyecto en cuanto a</w:t>
      </w:r>
      <w:r w:rsidRPr="00413355">
        <w:rPr>
          <w:lang w:val="es-MX"/>
        </w:rPr>
        <w:t xml:space="preserve"> entrega de tareas</w:t>
      </w:r>
      <w:r w:rsidR="009E7446">
        <w:rPr>
          <w:lang w:val="es-MX"/>
        </w:rPr>
        <w:t xml:space="preserve"> se refiere</w:t>
      </w:r>
      <w:r w:rsidR="00297EFF">
        <w:rPr>
          <w:lang w:val="es-MX"/>
        </w:rPr>
        <w:t>.</w:t>
      </w:r>
      <w:r w:rsidRPr="00413355">
        <w:rPr>
          <w:lang w:val="es-MX"/>
        </w:rPr>
        <w:t xml:space="preserve"> </w:t>
      </w:r>
      <w:r w:rsidR="00297EFF">
        <w:rPr>
          <w:lang w:val="es-MX"/>
        </w:rPr>
        <w:t>E</w:t>
      </w:r>
      <w:r w:rsidRPr="00413355">
        <w:rPr>
          <w:lang w:val="es-MX"/>
        </w:rPr>
        <w:t xml:space="preserve">n el momento en que </w:t>
      </w:r>
      <w:r w:rsidR="00A800DE">
        <w:rPr>
          <w:lang w:val="es-MX"/>
        </w:rPr>
        <w:t>alguno de los equipos</w:t>
      </w:r>
      <w:r w:rsidRPr="00413355">
        <w:rPr>
          <w:lang w:val="es-MX"/>
        </w:rPr>
        <w:t xml:space="preserve"> subía una determinada cantidad de tareas al repositorio</w:t>
      </w:r>
      <w:r w:rsidR="00A800DE">
        <w:rPr>
          <w:lang w:val="es-MX"/>
        </w:rPr>
        <w:t xml:space="preserve"> con el fin de cumplir las fechas estipuladas, </w:t>
      </w:r>
      <w:r w:rsidRPr="00413355">
        <w:rPr>
          <w:lang w:val="es-MX"/>
        </w:rPr>
        <w:t>no le era notificado al equipo de gestión de esta acción, que en primera instancia se le</w:t>
      </w:r>
      <w:r w:rsidR="00A800DE">
        <w:rPr>
          <w:lang w:val="es-MX"/>
        </w:rPr>
        <w:t>s</w:t>
      </w:r>
      <w:r w:rsidRPr="00413355">
        <w:rPr>
          <w:lang w:val="es-MX"/>
        </w:rPr>
        <w:t xml:space="preserve"> había </w:t>
      </w:r>
      <w:r w:rsidR="00A800DE">
        <w:rPr>
          <w:lang w:val="es-MX"/>
        </w:rPr>
        <w:t>indicado hacerlo</w:t>
      </w:r>
      <w:r w:rsidR="00C401D0">
        <w:rPr>
          <w:lang w:val="es-MX"/>
        </w:rPr>
        <w:t xml:space="preserve"> para llevar un control y seguimiento apropiad</w:t>
      </w:r>
      <w:r w:rsidR="002C7484">
        <w:rPr>
          <w:lang w:val="es-MX"/>
        </w:rPr>
        <w:t xml:space="preserve">o. </w:t>
      </w:r>
    </w:p>
    <w:p w14:paraId="4F232B98" w14:textId="01349C71" w:rsidR="00B5525C" w:rsidRDefault="00572874" w:rsidP="00350E9E">
      <w:pPr>
        <w:pStyle w:val="Prrafodelista"/>
        <w:ind w:left="641"/>
        <w:rPr>
          <w:lang w:val="es-MX"/>
        </w:rPr>
      </w:pPr>
      <w:r>
        <w:rPr>
          <w:lang w:val="es-MX"/>
        </w:rPr>
        <w:t xml:space="preserve">Los equipos de calidad y desarrollo tenían actividades de dependencia mutua, es decir, entre ellos dependía el avance en algunas tareas. Por ejemplo, si uno de los equipos tenía a cargo una </w:t>
      </w:r>
      <w:r w:rsidR="00D7645A">
        <w:rPr>
          <w:lang w:val="es-MX"/>
        </w:rPr>
        <w:t>actividad</w:t>
      </w:r>
      <w:r>
        <w:rPr>
          <w:lang w:val="es-MX"/>
        </w:rPr>
        <w:t xml:space="preserve">, y de esta dependía el otro equipo, este último no podía avanzar en la realización de la suya. </w:t>
      </w:r>
      <w:r w:rsidR="005002A7">
        <w:rPr>
          <w:lang w:val="es-MX"/>
        </w:rPr>
        <w:t xml:space="preserve">Los gestores eran los encargados de notificar al equipo </w:t>
      </w:r>
      <w:r w:rsidR="00DA562E">
        <w:rPr>
          <w:lang w:val="es-MX"/>
        </w:rPr>
        <w:t>dependiente</w:t>
      </w:r>
      <w:r w:rsidR="005002A7">
        <w:rPr>
          <w:lang w:val="es-MX"/>
        </w:rPr>
        <w:t xml:space="preserve"> de una </w:t>
      </w:r>
      <w:r w:rsidR="00D7645A">
        <w:rPr>
          <w:lang w:val="es-MX"/>
        </w:rPr>
        <w:t>actividad</w:t>
      </w:r>
      <w:r w:rsidR="005002A7">
        <w:rPr>
          <w:lang w:val="es-MX"/>
        </w:rPr>
        <w:t xml:space="preserve"> de</w:t>
      </w:r>
      <w:r w:rsidR="00D7645A">
        <w:rPr>
          <w:lang w:val="es-MX"/>
        </w:rPr>
        <w:t xml:space="preserve"> otro equipo si </w:t>
      </w:r>
      <w:r w:rsidR="00DA562E">
        <w:rPr>
          <w:lang w:val="es-MX"/>
        </w:rPr>
        <w:t>ésta</w:t>
      </w:r>
      <w:r w:rsidR="00D7645A">
        <w:rPr>
          <w:lang w:val="es-MX"/>
        </w:rPr>
        <w:t xml:space="preserve"> ya fue entregada; pero, debido a esta carencia de comunicación, se presentaban </w:t>
      </w:r>
      <w:r w:rsidR="00C66E4B">
        <w:rPr>
          <w:lang w:val="es-MX"/>
        </w:rPr>
        <w:t>situaciones</w:t>
      </w:r>
      <w:r w:rsidR="00D7645A">
        <w:rPr>
          <w:lang w:val="es-MX"/>
        </w:rPr>
        <w:t xml:space="preserve"> donde un equipo subía una tarea de la cual dependía el otro equipo, y estos no </w:t>
      </w:r>
      <w:r w:rsidR="00C50235">
        <w:rPr>
          <w:lang w:val="es-MX"/>
        </w:rPr>
        <w:t>les</w:t>
      </w:r>
      <w:r w:rsidR="00D7645A">
        <w:rPr>
          <w:lang w:val="es-MX"/>
        </w:rPr>
        <w:t xml:space="preserve"> informaban a los gestores para realizar el seguimiento respectivo</w:t>
      </w:r>
      <w:r w:rsidR="00C66E4B">
        <w:rPr>
          <w:lang w:val="es-MX"/>
        </w:rPr>
        <w:t xml:space="preserve">, ocasionando </w:t>
      </w:r>
      <w:r w:rsidR="00B07ED5">
        <w:rPr>
          <w:lang w:val="es-MX"/>
        </w:rPr>
        <w:t>evidentemente</w:t>
      </w:r>
      <w:r w:rsidR="00D7645A">
        <w:rPr>
          <w:lang w:val="es-MX"/>
        </w:rPr>
        <w:t xml:space="preserve"> muchos atrasos y demoras en </w:t>
      </w:r>
      <w:r w:rsidR="00B07ED5">
        <w:rPr>
          <w:lang w:val="es-MX"/>
        </w:rPr>
        <w:t xml:space="preserve">las </w:t>
      </w:r>
      <w:r w:rsidR="00D7645A">
        <w:rPr>
          <w:lang w:val="es-MX"/>
        </w:rPr>
        <w:t>entregas</w:t>
      </w:r>
      <w:r w:rsidR="00C66E4B">
        <w:rPr>
          <w:lang w:val="es-MX"/>
        </w:rPr>
        <w:t xml:space="preserve"> de los equipos implicados</w:t>
      </w:r>
      <w:r w:rsidR="003921C8">
        <w:rPr>
          <w:lang w:val="es-MX"/>
        </w:rPr>
        <w:t>.</w:t>
      </w:r>
    </w:p>
    <w:p w14:paraId="28E95339" w14:textId="58744966" w:rsidR="00971427" w:rsidRPr="00971427" w:rsidRDefault="00C50235" w:rsidP="00971427">
      <w:pPr>
        <w:pStyle w:val="Prrafodelista"/>
        <w:ind w:left="641"/>
        <w:rPr>
          <w:lang w:val="es-MX"/>
        </w:rPr>
      </w:pPr>
      <w:r>
        <w:rPr>
          <w:rStyle w:val="tl8wme"/>
          <w:lang w:val="es-MX"/>
        </w:rPr>
        <w:t xml:space="preserve">Como estrategia para dar solución a esta dificultad, </w:t>
      </w:r>
      <w:r>
        <w:rPr>
          <w:rStyle w:val="tl8wme"/>
        </w:rPr>
        <w:t>s</w:t>
      </w:r>
      <w:r w:rsidR="00971427">
        <w:rPr>
          <w:rStyle w:val="tl8wme"/>
        </w:rPr>
        <w:t xml:space="preserve">e </w:t>
      </w:r>
      <w:r w:rsidR="00073BBD">
        <w:rPr>
          <w:rStyle w:val="tl8wme"/>
        </w:rPr>
        <w:t>realizaron</w:t>
      </w:r>
      <w:r>
        <w:rPr>
          <w:rStyle w:val="tl8wme"/>
        </w:rPr>
        <w:t xml:space="preserve"> reuniones virtuales vía llamada o </w:t>
      </w:r>
      <w:r w:rsidR="00702FEA">
        <w:rPr>
          <w:rStyle w:val="tl8wme"/>
        </w:rPr>
        <w:t xml:space="preserve">chat como medios de comunicación </w:t>
      </w:r>
      <w:r w:rsidR="00971427">
        <w:rPr>
          <w:rStyle w:val="tl8wme"/>
        </w:rPr>
        <w:t>con todos los equipos para conocer el estado</w:t>
      </w:r>
      <w:r w:rsidR="00702FEA">
        <w:rPr>
          <w:rStyle w:val="tl8wme"/>
        </w:rPr>
        <w:t xml:space="preserve"> </w:t>
      </w:r>
      <w:r w:rsidR="00702FEA">
        <w:rPr>
          <w:rStyle w:val="tl8wme"/>
        </w:rPr>
        <w:lastRenderedPageBreak/>
        <w:t>actual</w:t>
      </w:r>
      <w:r w:rsidR="00971427">
        <w:rPr>
          <w:rStyle w:val="tl8wme"/>
        </w:rPr>
        <w:t xml:space="preserve"> de las </w:t>
      </w:r>
      <w:r w:rsidR="00702FEA">
        <w:rPr>
          <w:rStyle w:val="tl8wme"/>
        </w:rPr>
        <w:t>actividades que tenían a cargo</w:t>
      </w:r>
      <w:r w:rsidR="002C092D">
        <w:rPr>
          <w:rStyle w:val="tl8wme"/>
        </w:rPr>
        <w:t xml:space="preserve">; </w:t>
      </w:r>
      <w:r w:rsidR="00F741A7">
        <w:rPr>
          <w:rStyle w:val="tl8wme"/>
        </w:rPr>
        <w:t>manifestar</w:t>
      </w:r>
      <w:r w:rsidR="002C092D">
        <w:rPr>
          <w:rStyle w:val="tl8wme"/>
        </w:rPr>
        <w:t xml:space="preserve"> las dificultades que de pronto </w:t>
      </w:r>
      <w:r w:rsidR="000355EB">
        <w:rPr>
          <w:rStyle w:val="tl8wme"/>
        </w:rPr>
        <w:t>est</w:t>
      </w:r>
      <w:r w:rsidR="00DB48C1">
        <w:rPr>
          <w:rStyle w:val="tl8wme"/>
        </w:rPr>
        <w:t>aban</w:t>
      </w:r>
      <w:r w:rsidR="002C092D">
        <w:rPr>
          <w:rStyle w:val="tl8wme"/>
        </w:rPr>
        <w:t xml:space="preserve"> te</w:t>
      </w:r>
      <w:r w:rsidR="000355EB">
        <w:rPr>
          <w:rStyle w:val="tl8wme"/>
        </w:rPr>
        <w:t>nien</w:t>
      </w:r>
      <w:r w:rsidR="002C092D">
        <w:rPr>
          <w:rStyle w:val="tl8wme"/>
        </w:rPr>
        <w:t>do al realizarlas</w:t>
      </w:r>
      <w:r w:rsidR="00F741A7">
        <w:rPr>
          <w:rStyle w:val="tl8wme"/>
        </w:rPr>
        <w:t xml:space="preserve"> (por ej. </w:t>
      </w:r>
      <w:r w:rsidR="00B638AA">
        <w:rPr>
          <w:rStyle w:val="tl8wme"/>
        </w:rPr>
        <w:t>debido a</w:t>
      </w:r>
      <w:r w:rsidR="00AC75CD">
        <w:rPr>
          <w:rStyle w:val="tl8wme"/>
        </w:rPr>
        <w:t xml:space="preserve"> actividades de dependencia mutua</w:t>
      </w:r>
      <w:r w:rsidR="00B638AA">
        <w:rPr>
          <w:rStyle w:val="tl8wme"/>
        </w:rPr>
        <w:t>)</w:t>
      </w:r>
      <w:r w:rsidR="002C092D">
        <w:rPr>
          <w:rStyle w:val="tl8wme"/>
        </w:rPr>
        <w:t xml:space="preserve"> y de esta manera </w:t>
      </w:r>
      <w:r w:rsidR="004934A4">
        <w:rPr>
          <w:rStyle w:val="tl8wme"/>
        </w:rPr>
        <w:t>darles</w:t>
      </w:r>
      <w:r w:rsidR="002C092D">
        <w:rPr>
          <w:rStyle w:val="tl8wme"/>
        </w:rPr>
        <w:t xml:space="preserve"> un tiempo adicional para entregarlas; y </w:t>
      </w:r>
      <w:r w:rsidR="00702FEA">
        <w:rPr>
          <w:rStyle w:val="tl8wme"/>
        </w:rPr>
        <w:t>notificar</w:t>
      </w:r>
      <w:r w:rsidR="00D05AC0">
        <w:rPr>
          <w:rStyle w:val="tl8wme"/>
        </w:rPr>
        <w:t>les</w:t>
      </w:r>
      <w:r w:rsidR="00B80114">
        <w:rPr>
          <w:rStyle w:val="tl8wme"/>
        </w:rPr>
        <w:t xml:space="preserve"> a los equipos</w:t>
      </w:r>
      <w:r w:rsidR="00702FEA">
        <w:rPr>
          <w:rStyle w:val="tl8wme"/>
        </w:rPr>
        <w:t xml:space="preserve"> </w:t>
      </w:r>
      <w:r w:rsidR="00A2084E">
        <w:rPr>
          <w:rStyle w:val="tl8wme"/>
        </w:rPr>
        <w:t>aquellas que debían entregar en pocos días</w:t>
      </w:r>
      <w:r w:rsidR="000355EB">
        <w:rPr>
          <w:rStyle w:val="tl8wme"/>
        </w:rPr>
        <w:t>.</w:t>
      </w:r>
      <w:r w:rsidR="00A2084E">
        <w:rPr>
          <w:rStyle w:val="tl8wme"/>
        </w:rPr>
        <w:t xml:space="preserve"> E</w:t>
      </w:r>
      <w:r w:rsidR="00971427">
        <w:rPr>
          <w:rStyle w:val="tl8wme"/>
        </w:rPr>
        <w:t xml:space="preserve">sto permitió </w:t>
      </w:r>
      <w:r w:rsidR="009A7C50">
        <w:rPr>
          <w:rStyle w:val="tl8wme"/>
        </w:rPr>
        <w:t>que la</w:t>
      </w:r>
      <w:r w:rsidR="00971427">
        <w:rPr>
          <w:rStyle w:val="tl8wme"/>
        </w:rPr>
        <w:t xml:space="preserve"> </w:t>
      </w:r>
      <w:r w:rsidR="009A7C50">
        <w:rPr>
          <w:rStyle w:val="tl8wme"/>
        </w:rPr>
        <w:t>comunicación</w:t>
      </w:r>
      <w:r w:rsidR="00971427">
        <w:rPr>
          <w:rStyle w:val="tl8wme"/>
        </w:rPr>
        <w:t xml:space="preserve"> </w:t>
      </w:r>
      <w:r w:rsidR="009A7C50">
        <w:rPr>
          <w:rStyle w:val="tl8wme"/>
        </w:rPr>
        <w:t>entre todos</w:t>
      </w:r>
      <w:r w:rsidR="00971427">
        <w:rPr>
          <w:rStyle w:val="tl8wme"/>
        </w:rPr>
        <w:t xml:space="preserve"> los equipos</w:t>
      </w:r>
      <w:r w:rsidR="009A7C50">
        <w:rPr>
          <w:rStyle w:val="tl8wme"/>
        </w:rPr>
        <w:t xml:space="preserve"> mejorara, haciendo más fácil el desarrollo</w:t>
      </w:r>
      <w:r w:rsidR="0025599B">
        <w:rPr>
          <w:rStyle w:val="tl8wme"/>
        </w:rPr>
        <w:t xml:space="preserve">, </w:t>
      </w:r>
      <w:r w:rsidR="009A7C50">
        <w:rPr>
          <w:rStyle w:val="tl8wme"/>
        </w:rPr>
        <w:t>finalización</w:t>
      </w:r>
      <w:r w:rsidR="0025599B">
        <w:rPr>
          <w:rStyle w:val="tl8wme"/>
        </w:rPr>
        <w:t xml:space="preserve"> y entrega</w:t>
      </w:r>
      <w:r w:rsidR="009A7C50">
        <w:rPr>
          <w:rStyle w:val="tl8wme"/>
        </w:rPr>
        <w:t xml:space="preserve"> de </w:t>
      </w:r>
      <w:r w:rsidR="000355EB">
        <w:rPr>
          <w:rStyle w:val="tl8wme"/>
        </w:rPr>
        <w:t>sus</w:t>
      </w:r>
      <w:r w:rsidR="009A7C50">
        <w:rPr>
          <w:rStyle w:val="tl8wme"/>
        </w:rPr>
        <w:t xml:space="preserve"> actividades</w:t>
      </w:r>
      <w:r w:rsidR="000355EB">
        <w:rPr>
          <w:rStyle w:val="tl8wme"/>
        </w:rPr>
        <w:t xml:space="preserve"> en un me</w:t>
      </w:r>
      <w:r w:rsidR="00A62593">
        <w:rPr>
          <w:rStyle w:val="tl8wme"/>
        </w:rPr>
        <w:t>n</w:t>
      </w:r>
      <w:r w:rsidR="000355EB">
        <w:rPr>
          <w:rStyle w:val="tl8wme"/>
        </w:rPr>
        <w:t>or tiempo</w:t>
      </w:r>
      <w:r w:rsidR="001E472A">
        <w:rPr>
          <w:rStyle w:val="tl8wme"/>
        </w:rPr>
        <w:t>.</w:t>
      </w:r>
    </w:p>
    <w:p w14:paraId="0D3B27E4" w14:textId="77777777" w:rsidR="000361C6" w:rsidRDefault="00391D01" w:rsidP="00525E5E">
      <w:pPr>
        <w:pStyle w:val="Prrafodelista"/>
        <w:numPr>
          <w:ilvl w:val="0"/>
          <w:numId w:val="24"/>
        </w:numPr>
        <w:rPr>
          <w:lang w:val="es-MX"/>
        </w:rPr>
      </w:pPr>
      <w:r>
        <w:rPr>
          <w:b/>
          <w:bCs/>
          <w:lang w:val="es-MX"/>
        </w:rPr>
        <w:t>Carencia</w:t>
      </w:r>
      <w:r w:rsidR="00C7479E">
        <w:rPr>
          <w:b/>
          <w:bCs/>
          <w:lang w:val="es-MX"/>
        </w:rPr>
        <w:t xml:space="preserve"> de compromiso en la asistencia a las reuniones pactadas.</w:t>
      </w:r>
      <w:r w:rsidR="00C7479E">
        <w:rPr>
          <w:lang w:val="es-MX"/>
        </w:rPr>
        <w:t xml:space="preserve"> Se presentaron varias ocasiones donde los equipos no asistían a las reuniones que se acordaban en conjunto, algunas veces sí se justificaba su inasistencia debido a problemas de fuerza mayor</w:t>
      </w:r>
      <w:r w:rsidR="009F4AE8">
        <w:rPr>
          <w:lang w:val="es-MX"/>
        </w:rPr>
        <w:t xml:space="preserve">, pero en muchas de ellas no se encontraba la causa de su inasistencia, por lo que se evidenció la falta de compromiso y seriedad de los </w:t>
      </w:r>
      <w:r w:rsidR="007A512A">
        <w:rPr>
          <w:lang w:val="es-MX"/>
        </w:rPr>
        <w:t>integrantes</w:t>
      </w:r>
      <w:r w:rsidR="009F4AE8">
        <w:rPr>
          <w:lang w:val="es-MX"/>
        </w:rPr>
        <w:t xml:space="preserve"> en el proyecto. Estas reuniones tenían como fin informar a todos los equipos </w:t>
      </w:r>
      <w:r>
        <w:rPr>
          <w:lang w:val="es-MX"/>
        </w:rPr>
        <w:t xml:space="preserve">el </w:t>
      </w:r>
      <w:r w:rsidR="009F4AE8">
        <w:rPr>
          <w:lang w:val="es-MX"/>
        </w:rPr>
        <w:t>avance de sus actividades, el estado de estas (pendientes o completadas), o si tenían dudas o problemas con la realización de</w:t>
      </w:r>
      <w:r>
        <w:rPr>
          <w:lang w:val="es-MX"/>
        </w:rPr>
        <w:t xml:space="preserve"> algunas; pero, dado que no asistían, se creaba una incertidumbre acerca del estado actual de las actividades que tenían a su cargo, </w:t>
      </w:r>
      <w:r w:rsidR="0047481B">
        <w:rPr>
          <w:lang w:val="es-MX"/>
        </w:rPr>
        <w:t>causa de</w:t>
      </w:r>
      <w:r>
        <w:rPr>
          <w:lang w:val="es-MX"/>
        </w:rPr>
        <w:t xml:space="preserve"> carencia de compromiso y responsabilidad.</w:t>
      </w:r>
      <w:r w:rsidR="000361C6">
        <w:rPr>
          <w:lang w:val="es-MX"/>
        </w:rPr>
        <w:t xml:space="preserve"> </w:t>
      </w:r>
    </w:p>
    <w:p w14:paraId="2D6BB2B6" w14:textId="15F6C074" w:rsidR="007A44FF" w:rsidRDefault="000361C6" w:rsidP="000361C6">
      <w:pPr>
        <w:pStyle w:val="Prrafodelista"/>
        <w:ind w:left="641"/>
        <w:rPr>
          <w:rStyle w:val="tl8wme"/>
        </w:rPr>
      </w:pPr>
      <w:r>
        <w:rPr>
          <w:rStyle w:val="tl8wme"/>
          <w:lang w:val="es-MX"/>
        </w:rPr>
        <w:t>Para dar solución a esta dificultad, se establecía</w:t>
      </w:r>
      <w:r>
        <w:rPr>
          <w:rStyle w:val="tl8wme"/>
        </w:rPr>
        <w:t xml:space="preserve"> comunicación con los equipos de trabajo </w:t>
      </w:r>
      <w:r w:rsidR="00B7446E">
        <w:rPr>
          <w:rStyle w:val="tl8wme"/>
        </w:rPr>
        <w:t xml:space="preserve">vía chat </w:t>
      </w:r>
      <w:r>
        <w:rPr>
          <w:rStyle w:val="tl8wme"/>
        </w:rPr>
        <w:t xml:space="preserve">al final de cada reunión a la que no asistían, con el fin de conocer el motivo de su ausencia y </w:t>
      </w:r>
      <w:r w:rsidR="005A6F0B">
        <w:rPr>
          <w:rStyle w:val="tl8wme"/>
        </w:rPr>
        <w:t xml:space="preserve">llegar </w:t>
      </w:r>
      <w:r>
        <w:rPr>
          <w:rStyle w:val="tl8wme"/>
        </w:rPr>
        <w:t xml:space="preserve">a un acuerdo con </w:t>
      </w:r>
      <w:r w:rsidR="005A6F0B">
        <w:rPr>
          <w:rStyle w:val="tl8wme"/>
        </w:rPr>
        <w:t>ellos</w:t>
      </w:r>
      <w:r>
        <w:rPr>
          <w:rStyle w:val="tl8wme"/>
        </w:rPr>
        <w:t xml:space="preserve"> para</w:t>
      </w:r>
      <w:r w:rsidR="00EA0E99">
        <w:rPr>
          <w:rStyle w:val="tl8wme"/>
        </w:rPr>
        <w:t xml:space="preserve"> fijar un día diferente al de la próxima reunión para</w:t>
      </w:r>
      <w:r>
        <w:rPr>
          <w:rStyle w:val="tl8wme"/>
        </w:rPr>
        <w:t xml:space="preserve"> la revisión de las actividades</w:t>
      </w:r>
      <w:r w:rsidR="00B7446E">
        <w:rPr>
          <w:rStyle w:val="tl8wme"/>
        </w:rPr>
        <w:t xml:space="preserve"> pendientes por entregar</w:t>
      </w:r>
      <w:r w:rsidR="00505B42">
        <w:rPr>
          <w:rStyle w:val="tl8wme"/>
        </w:rPr>
        <w:t xml:space="preserve">. </w:t>
      </w:r>
      <w:r w:rsidR="007A44FF">
        <w:rPr>
          <w:rStyle w:val="tl8wme"/>
        </w:rPr>
        <w:t xml:space="preserve">Además, se les daba una advertencia, informándoles que su permanencia en el proyecto estaba poniéndose en </w:t>
      </w:r>
      <w:r w:rsidR="009A227E">
        <w:rPr>
          <w:rStyle w:val="tl8wme"/>
        </w:rPr>
        <w:t>riesgo</w:t>
      </w:r>
      <w:r w:rsidR="00C36545">
        <w:rPr>
          <w:rStyle w:val="tl8wme"/>
        </w:rPr>
        <w:t xml:space="preserve"> </w:t>
      </w:r>
      <w:r w:rsidR="009A227E">
        <w:rPr>
          <w:rStyle w:val="tl8wme"/>
        </w:rPr>
        <w:t>dadas</w:t>
      </w:r>
      <w:r w:rsidR="00203D81">
        <w:rPr>
          <w:rStyle w:val="tl8wme"/>
        </w:rPr>
        <w:t xml:space="preserve"> </w:t>
      </w:r>
      <w:r w:rsidR="009A227E">
        <w:rPr>
          <w:rStyle w:val="tl8wme"/>
        </w:rPr>
        <w:t>las</w:t>
      </w:r>
      <w:r w:rsidR="00C36545">
        <w:rPr>
          <w:rStyle w:val="tl8wme"/>
        </w:rPr>
        <w:t xml:space="preserve"> inasistencias constantes que</w:t>
      </w:r>
      <w:r w:rsidR="009A227E">
        <w:rPr>
          <w:rStyle w:val="tl8wme"/>
        </w:rPr>
        <w:t xml:space="preserve"> </w:t>
      </w:r>
      <w:r w:rsidR="00C36545">
        <w:rPr>
          <w:rStyle w:val="tl8wme"/>
        </w:rPr>
        <w:t>estaban</w:t>
      </w:r>
      <w:r w:rsidR="009A227E">
        <w:rPr>
          <w:rStyle w:val="tl8wme"/>
        </w:rPr>
        <w:t xml:space="preserve"> incurriendo</w:t>
      </w:r>
      <w:r w:rsidR="00C36545">
        <w:rPr>
          <w:rStyle w:val="tl8wme"/>
        </w:rPr>
        <w:t>.</w:t>
      </w:r>
    </w:p>
    <w:p w14:paraId="4D44DD4E" w14:textId="450A11AF" w:rsidR="000361C6" w:rsidRDefault="009C5AFE" w:rsidP="000968A5">
      <w:pPr>
        <w:pStyle w:val="Prrafodelista"/>
        <w:ind w:left="641"/>
        <w:rPr>
          <w:rStyle w:val="tl8wme"/>
        </w:rPr>
      </w:pPr>
      <w:r>
        <w:rPr>
          <w:rStyle w:val="tl8wme"/>
        </w:rPr>
        <w:t>Gracias a la</w:t>
      </w:r>
      <w:r w:rsidR="00CF6025">
        <w:rPr>
          <w:rStyle w:val="tl8wme"/>
        </w:rPr>
        <w:t xml:space="preserve"> implementación de esta estrategia</w:t>
      </w:r>
      <w:r w:rsidR="003C16C0">
        <w:rPr>
          <w:rStyle w:val="tl8wme"/>
        </w:rPr>
        <w:t>,</w:t>
      </w:r>
      <w:r w:rsidR="00CF6025">
        <w:rPr>
          <w:rStyle w:val="tl8wme"/>
        </w:rPr>
        <w:t xml:space="preserve"> se logró</w:t>
      </w:r>
      <w:r>
        <w:rPr>
          <w:rStyle w:val="tl8wme"/>
        </w:rPr>
        <w:t xml:space="preserve"> mantener</w:t>
      </w:r>
      <w:r w:rsidR="00FB13C7">
        <w:rPr>
          <w:rStyle w:val="tl8wme"/>
        </w:rPr>
        <w:t xml:space="preserve"> sin problema alguno</w:t>
      </w:r>
      <w:r w:rsidR="00CF6025">
        <w:rPr>
          <w:rStyle w:val="tl8wme"/>
        </w:rPr>
        <w:t xml:space="preserve"> la entrega</w:t>
      </w:r>
      <w:r>
        <w:rPr>
          <w:rStyle w:val="tl8wme"/>
        </w:rPr>
        <w:t xml:space="preserve"> continua</w:t>
      </w:r>
      <w:r w:rsidR="00CF6025">
        <w:rPr>
          <w:rStyle w:val="tl8wme"/>
        </w:rPr>
        <w:t xml:space="preserve"> de las actividades </w:t>
      </w:r>
      <w:r w:rsidR="001F1E3A">
        <w:rPr>
          <w:rStyle w:val="tl8wme"/>
        </w:rPr>
        <w:t>por parte de cada equipo de trabajo</w:t>
      </w:r>
      <w:r w:rsidR="007156C2">
        <w:rPr>
          <w:rStyle w:val="tl8wme"/>
        </w:rPr>
        <w:t>.</w:t>
      </w:r>
    </w:p>
    <w:p w14:paraId="1D2B924B" w14:textId="48AE649F" w:rsidR="00D664AA" w:rsidRDefault="00D664AA" w:rsidP="00D664AA">
      <w:r>
        <w:rPr>
          <w:lang w:val="es-MX"/>
        </w:rPr>
        <w:lastRenderedPageBreak/>
        <w:t xml:space="preserve">De este trabajo </w:t>
      </w:r>
      <w:r>
        <w:t>se obtuvieron muchas lecciones aprendidas que permitieron ajustar los lineamientos del estándar ISO/IEC 29110 y la metodología Iconix a las necesidades del equipo de trabajo y el proyecto. Estas lecciones han sido la mayor ganancia para el equipo, permitiendo confrontar las dificultades que se pueden llegar a tener en la industria.</w:t>
      </w:r>
    </w:p>
    <w:p w14:paraId="65570053" w14:textId="1A7BFA1C" w:rsidR="00EB1542" w:rsidRDefault="00EB1542" w:rsidP="00D664AA">
      <w:r>
        <w:t>Entre las lecciones aprendidas</w:t>
      </w:r>
      <w:r w:rsidR="00956AD1">
        <w:t>, cabe mencionar</w:t>
      </w:r>
      <w:r w:rsidR="0068453C">
        <w:t xml:space="preserve"> que</w:t>
      </w:r>
      <w:r>
        <w:t>:</w:t>
      </w:r>
    </w:p>
    <w:p w14:paraId="034557C8" w14:textId="7CF9990C" w:rsidR="00EB1542" w:rsidRDefault="0068453C" w:rsidP="00525E5E">
      <w:pPr>
        <w:pStyle w:val="Prrafodelista"/>
        <w:numPr>
          <w:ilvl w:val="0"/>
          <w:numId w:val="22"/>
        </w:numPr>
      </w:pPr>
      <w:r>
        <w:t>Se adquirieron</w:t>
      </w:r>
      <w:r w:rsidR="00B54CF4">
        <w:t xml:space="preserve"> habilidades</w:t>
      </w:r>
      <w:r w:rsidR="00EB1542">
        <w:t xml:space="preserve"> básicas</w:t>
      </w:r>
      <w:r w:rsidR="00B54CF4">
        <w:t xml:space="preserve"> para la adecuación</w:t>
      </w:r>
      <w:r w:rsidR="00520075">
        <w:t xml:space="preserve"> e implementación</w:t>
      </w:r>
      <w:r w:rsidR="00B54CF4">
        <w:t xml:space="preserve"> de estándar</w:t>
      </w:r>
      <w:r w:rsidR="00EB1542">
        <w:t>es</w:t>
      </w:r>
      <w:r w:rsidR="00B54CF4">
        <w:t xml:space="preserve"> y metodologí</w:t>
      </w:r>
      <w:r w:rsidR="00EB1542">
        <w:t>as</w:t>
      </w:r>
      <w:r w:rsidR="00B54CF4">
        <w:t xml:space="preserve"> a proyecto</w:t>
      </w:r>
      <w:r w:rsidR="00EB1542">
        <w:t>s</w:t>
      </w:r>
      <w:r w:rsidR="00EA5018">
        <w:t xml:space="preserve"> de software</w:t>
      </w:r>
      <w:r w:rsidR="00B54CF4">
        <w:t xml:space="preserve"> </w:t>
      </w:r>
      <w:r w:rsidR="00EB1542">
        <w:t>que poseen</w:t>
      </w:r>
      <w:r w:rsidR="00B54CF4">
        <w:t xml:space="preserve"> características particulares</w:t>
      </w:r>
      <w:r w:rsidR="00520075">
        <w:t>.</w:t>
      </w:r>
    </w:p>
    <w:p w14:paraId="3F17DAC8" w14:textId="38214B81" w:rsidR="00520075" w:rsidRDefault="0068453C" w:rsidP="00525E5E">
      <w:pPr>
        <w:pStyle w:val="Prrafodelista"/>
        <w:numPr>
          <w:ilvl w:val="0"/>
          <w:numId w:val="22"/>
        </w:numPr>
      </w:pPr>
      <w:r>
        <w:t>Se adquirieron</w:t>
      </w:r>
      <w:r w:rsidR="00EB1542">
        <w:t xml:space="preserve"> </w:t>
      </w:r>
      <w:r w:rsidR="00520075">
        <w:t xml:space="preserve">conocimientos </w:t>
      </w:r>
      <w:r w:rsidR="009A7C2E">
        <w:t xml:space="preserve">básicos </w:t>
      </w:r>
      <w:r w:rsidR="00333B12">
        <w:t>relacionados con la implementación de marco</w:t>
      </w:r>
      <w:r w:rsidR="009A7C2E">
        <w:t>s</w:t>
      </w:r>
      <w:r w:rsidR="00333B12">
        <w:t xml:space="preserve"> de trabajo sobre proyecto</w:t>
      </w:r>
      <w:r w:rsidR="009A7C2E">
        <w:t>s</w:t>
      </w:r>
      <w:r w:rsidR="00333B12">
        <w:t xml:space="preserve"> de software propuesto</w:t>
      </w:r>
      <w:r w:rsidR="009A7C2E">
        <w:t>s</w:t>
      </w:r>
      <w:r w:rsidR="00333B12">
        <w:t xml:space="preserve"> por empresa</w:t>
      </w:r>
      <w:r w:rsidR="009A7C2E">
        <w:t>s</w:t>
      </w:r>
      <w:r w:rsidR="00EB1542">
        <w:t>.</w:t>
      </w:r>
    </w:p>
    <w:p w14:paraId="7D1274D0" w14:textId="3B362032" w:rsidR="00EB1542" w:rsidRDefault="00026842" w:rsidP="00525E5E">
      <w:pPr>
        <w:pStyle w:val="Prrafodelista"/>
        <w:numPr>
          <w:ilvl w:val="0"/>
          <w:numId w:val="22"/>
        </w:numPr>
      </w:pPr>
      <w:r>
        <w:t>Se obtuvieron habilidades de comunicación para la coordinación y dirección</w:t>
      </w:r>
      <w:r w:rsidR="006920D3">
        <w:t xml:space="preserve"> adecuada</w:t>
      </w:r>
      <w:r>
        <w:t xml:space="preserve"> de equipos de trabajo</w:t>
      </w:r>
      <w:r w:rsidR="006920D3">
        <w:t xml:space="preserve"> pertenecientes a un proyecto de software.</w:t>
      </w:r>
    </w:p>
    <w:p w14:paraId="387DC0D3" w14:textId="19903941" w:rsidR="0022161F" w:rsidRDefault="006920D3" w:rsidP="00525E5E">
      <w:pPr>
        <w:pStyle w:val="Prrafodelista"/>
        <w:numPr>
          <w:ilvl w:val="0"/>
          <w:numId w:val="22"/>
        </w:numPr>
      </w:pPr>
      <w:r>
        <w:t>Se asimilaron competencias para la asociación entre estándares y metodologías</w:t>
      </w:r>
      <w:r w:rsidR="00956AD1">
        <w:t xml:space="preserve"> de desarrollo de software</w:t>
      </w:r>
      <w:r>
        <w:t xml:space="preserve"> </w:t>
      </w:r>
      <w:r w:rsidR="00956AD1">
        <w:t>con el objetivo de crear un marco de trabajo capaz de ser implementado en un proyecto de software.</w:t>
      </w:r>
    </w:p>
    <w:p w14:paraId="34BE5971" w14:textId="321399F7" w:rsidR="00EA5018" w:rsidRDefault="00C061CF" w:rsidP="00A02FCE">
      <w:r>
        <w:t>Las mejoras que se pueden aplicar a este proyecto, pueden estar basadas en las dificultades mencionadas anteriormente. Si desde el inicio se ejecuta una buena planificación</w:t>
      </w:r>
      <w:r w:rsidR="00F67566">
        <w:t xml:space="preserve">, se podrá tener una implementación del marco de trabajo sin problemas y contratiempos; esto no se pudo lograr con el presente proyecto, dado que era la primera vez que todo el equipo de trabajo (calidad, desarrollo y gestión) se enfrentaba a un </w:t>
      </w:r>
      <w:r w:rsidR="00DC0B14">
        <w:t>caso de estos que estaba</w:t>
      </w:r>
      <w:r w:rsidR="00AB0676">
        <w:t xml:space="preserve"> bajo las exigencias</w:t>
      </w:r>
      <w:r w:rsidR="00F67566">
        <w:t xml:space="preserve"> de una empresa, y se tuvo que tomar un</w:t>
      </w:r>
      <w:r w:rsidR="00256127">
        <w:t xml:space="preserve"> amplio</w:t>
      </w:r>
      <w:r w:rsidR="00F67566">
        <w:t xml:space="preserve"> tiempo para adquirir los conocimientos necesarios </w:t>
      </w:r>
      <w:r w:rsidR="00256127">
        <w:t>para iniciar en forma el desarrollo del proyecto. Este es otro punto, los equipos desde el inicio deben capacitarse al menos con los conocimientos básicos para tener la capacidad de afrontar el proyecto que se les aproxima.</w:t>
      </w:r>
    </w:p>
    <w:p w14:paraId="4CEFEF24" w14:textId="47DEB354" w:rsidR="00256127" w:rsidRDefault="005A24AB" w:rsidP="00A02FCE">
      <w:r>
        <w:lastRenderedPageBreak/>
        <w:t>Como recomendación f</w:t>
      </w:r>
      <w:r w:rsidR="00256127">
        <w:t>undamental</w:t>
      </w:r>
      <w:r>
        <w:t>,</w:t>
      </w:r>
      <w:r w:rsidR="00256127">
        <w:t xml:space="preserve"> tener en cuenta las dificultades presentadas en este </w:t>
      </w:r>
      <w:r w:rsidR="00164DFA">
        <w:t>trabajo</w:t>
      </w:r>
      <w:r w:rsidR="00256127">
        <w:t>, para que los equipos que vayan a enfrentar</w:t>
      </w:r>
      <w:r w:rsidR="00164DFA">
        <w:t xml:space="preserve"> </w:t>
      </w:r>
      <w:r w:rsidR="00A96A19">
        <w:t xml:space="preserve">a </w:t>
      </w:r>
      <w:r w:rsidR="00164DFA">
        <w:t>un proyecto similar, sepan cómo actuar y evitarlas.</w:t>
      </w:r>
    </w:p>
    <w:p w14:paraId="3A2416A1" w14:textId="35D9A325" w:rsidR="00EA5018" w:rsidRDefault="00164DFA" w:rsidP="00A02FCE">
      <w:r>
        <w:t>Respecto a la ISO/IEC 29110</w:t>
      </w:r>
      <w:r w:rsidR="0072448B">
        <w:t xml:space="preserve">, </w:t>
      </w:r>
      <w:r>
        <w:t>la metodología Iconix</w:t>
      </w:r>
      <w:r w:rsidR="0072448B">
        <w:t xml:space="preserve"> e IEEE 829</w:t>
      </w:r>
      <w:r>
        <w:t xml:space="preserve">, no se tiene mejora alguna </w:t>
      </w:r>
      <w:r w:rsidR="005A24AB">
        <w:t>para adicionar</w:t>
      </w:r>
      <w:r w:rsidR="0021676E">
        <w:t>les</w:t>
      </w:r>
      <w:r w:rsidR="005A24AB">
        <w:t>. Tal vez, reducir la documentación</w:t>
      </w:r>
      <w:r w:rsidR="0021676E">
        <w:t xml:space="preserve"> </w:t>
      </w:r>
      <w:r w:rsidR="005A24AB">
        <w:t xml:space="preserve">que </w:t>
      </w:r>
      <w:r w:rsidR="003723E9">
        <w:t>exigen</w:t>
      </w:r>
      <w:r w:rsidR="009B3227">
        <w:t xml:space="preserve"> para poder aplicarlas</w:t>
      </w:r>
      <w:r w:rsidR="005A24AB">
        <w:t>, pero basta sólo con adecuarla</w:t>
      </w:r>
      <w:r w:rsidR="003723E9">
        <w:t>s</w:t>
      </w:r>
      <w:r w:rsidR="005A24AB">
        <w:t xml:space="preserve"> al contexto del proyecto</w:t>
      </w:r>
      <w:r w:rsidR="00F45885">
        <w:t xml:space="preserve"> y no habría problemas para implementarla</w:t>
      </w:r>
      <w:r w:rsidR="003723E9">
        <w:t>s</w:t>
      </w:r>
      <w:r w:rsidR="00F45885">
        <w:t>.</w:t>
      </w:r>
    </w:p>
    <w:p w14:paraId="1B16687B" w14:textId="4FDE341F" w:rsidR="00A02FCE" w:rsidRDefault="00A02FCE" w:rsidP="00A02FCE">
      <w:r w:rsidRPr="00152197">
        <w:t xml:space="preserve">En este proyecto se buscó aplicar técnicas que facilitaran </w:t>
      </w:r>
      <w:r w:rsidR="00EA5018">
        <w:t xml:space="preserve">la </w:t>
      </w:r>
      <w:r w:rsidRPr="00152197">
        <w:t>gestión de los procesos en torno a las características del equipo de trabajo</w:t>
      </w:r>
      <w:r>
        <w:t>, para garantizar un producto de calidad para la empresa</w:t>
      </w:r>
      <w:r w:rsidR="005A24AB">
        <w:t xml:space="preserve"> Sanambiente</w:t>
      </w:r>
      <w:r>
        <w:t>.</w:t>
      </w:r>
      <w:r w:rsidR="00EA5018">
        <w:t xml:space="preserve"> </w:t>
      </w:r>
      <w:r>
        <w:t xml:space="preserve">El resultado final fue </w:t>
      </w:r>
      <w:r w:rsidR="005A24AB">
        <w:t>un marco de trabajo</w:t>
      </w:r>
      <w:r w:rsidR="00782E78">
        <w:t xml:space="preserve"> elaborado</w:t>
      </w:r>
      <w:r w:rsidR="00F81410">
        <w:t xml:space="preserve"> </w:t>
      </w:r>
      <w:r w:rsidR="00782E78">
        <w:t>bajo</w:t>
      </w:r>
      <w:r w:rsidR="002362C7">
        <w:t xml:space="preserve"> los lineamientos </w:t>
      </w:r>
      <w:r>
        <w:t>utilizados en la industria</w:t>
      </w:r>
      <w:r w:rsidR="002362C7">
        <w:t xml:space="preserve"> para el desarrollo de proyectos de software.</w:t>
      </w:r>
    </w:p>
    <w:p w14:paraId="7A71A599" w14:textId="0A393F66" w:rsidR="00477AA7" w:rsidRDefault="00873667" w:rsidP="00A02FCE">
      <w:r>
        <w:t xml:space="preserve">Para </w:t>
      </w:r>
      <w:r w:rsidR="00116531">
        <w:t>concluir</w:t>
      </w:r>
      <w:r>
        <w:t xml:space="preserve">, </w:t>
      </w:r>
      <w:r w:rsidR="00116531">
        <w:t>el presente</w:t>
      </w:r>
      <w:r w:rsidR="00477AA7">
        <w:t xml:space="preserve"> </w:t>
      </w:r>
      <w:r w:rsidR="00952D19">
        <w:t xml:space="preserve">trabajo </w:t>
      </w:r>
      <w:r w:rsidR="00116531">
        <w:t>queda</w:t>
      </w:r>
      <w:r w:rsidR="00372E3D">
        <w:t xml:space="preserve"> a disposición de</w:t>
      </w:r>
      <w:r w:rsidR="001F432C">
        <w:t xml:space="preserve"> mejora</w:t>
      </w:r>
      <w:r w:rsidR="001D508D">
        <w:t>s</w:t>
      </w:r>
      <w:r w:rsidR="005D120E">
        <w:t xml:space="preserve"> por parte de cualquier persona que des</w:t>
      </w:r>
      <w:r w:rsidR="001F432C">
        <w:t xml:space="preserve">ee </w:t>
      </w:r>
      <w:r w:rsidR="005D120E">
        <w:t>aumentar la eficacia de su implementación</w:t>
      </w:r>
      <w:r w:rsidR="00952D19">
        <w:t xml:space="preserve"> en proyectos futuros.</w:t>
      </w:r>
    </w:p>
    <w:p w14:paraId="7CE1EC26" w14:textId="4165DAE3" w:rsidR="00A02FCE" w:rsidRDefault="00A02FCE" w:rsidP="00A02FCE">
      <w:r>
        <w:t xml:space="preserve">  </w:t>
      </w:r>
    </w:p>
    <w:p w14:paraId="0524963B" w14:textId="6B5E144C" w:rsidR="0022161F" w:rsidRDefault="0022161F" w:rsidP="00185F30">
      <w:pPr>
        <w:ind w:firstLine="0"/>
      </w:pPr>
    </w:p>
    <w:p w14:paraId="620B54B9" w14:textId="23FE30CB" w:rsidR="00A02FCE" w:rsidRDefault="00A02FCE" w:rsidP="00185F30">
      <w:pPr>
        <w:ind w:firstLine="0"/>
      </w:pPr>
    </w:p>
    <w:p w14:paraId="0D11DEE0" w14:textId="3CD5252B" w:rsidR="001A348C" w:rsidRPr="00976B2F" w:rsidRDefault="001A348C" w:rsidP="001A348C">
      <w:r>
        <w:br w:type="page"/>
      </w:r>
    </w:p>
    <w:p w14:paraId="581BBEAD" w14:textId="3506ACE8" w:rsidR="007A540A" w:rsidRPr="00A21637" w:rsidRDefault="00A322AA" w:rsidP="0022161F">
      <w:pPr>
        <w:pStyle w:val="Ttulo1"/>
      </w:pPr>
      <w:bookmarkStart w:id="129" w:name="_Toc47024595"/>
      <w:r>
        <w:lastRenderedPageBreak/>
        <w:t>Referencias</w:t>
      </w:r>
      <w:bookmarkEnd w:id="129"/>
    </w:p>
    <w:p w14:paraId="1AC0B385" w14:textId="77777777" w:rsidR="00E70E1B" w:rsidRPr="00E70E1B" w:rsidRDefault="00FB271E" w:rsidP="00E70E1B">
      <w:pPr>
        <w:pStyle w:val="Bibliografa"/>
        <w:rPr>
          <w:rFonts w:cs="Times New Roman"/>
        </w:rPr>
      </w:pPr>
      <w:r>
        <w:fldChar w:fldCharType="begin"/>
      </w:r>
      <w:r w:rsidR="00E70E1B">
        <w:instrText xml:space="preserve"> ADDIN ZOTERO_BIBL {"uncited":[],"omitted":[],"custom":[]} CSL_BIBLIOGRAPHY </w:instrText>
      </w:r>
      <w:r>
        <w:fldChar w:fldCharType="separate"/>
      </w:r>
      <w:r w:rsidR="00E70E1B" w:rsidRPr="00E70E1B">
        <w:rPr>
          <w:rFonts w:cs="Times New Roman"/>
        </w:rPr>
        <w:t>Aguado Álvarez, J. C. (2019). Implementación de pruebas de calidad en la aplicación control currículo v.1 de la Institución Universitaria Antonio José Camacho. Institución Universitaria Antonio José Camacho.</w:t>
      </w:r>
    </w:p>
    <w:p w14:paraId="6DB3C6C3" w14:textId="77777777" w:rsidR="00E70E1B" w:rsidRPr="00E70E1B" w:rsidRDefault="00E70E1B" w:rsidP="00E70E1B">
      <w:pPr>
        <w:pStyle w:val="Bibliografa"/>
        <w:rPr>
          <w:rFonts w:cs="Times New Roman"/>
        </w:rPr>
      </w:pPr>
      <w:r w:rsidRPr="00E70E1B">
        <w:rPr>
          <w:rFonts w:cs="Times New Roman"/>
        </w:rPr>
        <w:t>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[Científico]. http://laccei.org/LACCEI2014-Guayaquil/RefereedPapers/RP246.pdf</w:t>
      </w:r>
    </w:p>
    <w:p w14:paraId="24DD11B1" w14:textId="77777777" w:rsidR="00E70E1B" w:rsidRPr="00E70E1B" w:rsidRDefault="00E70E1B" w:rsidP="00E70E1B">
      <w:pPr>
        <w:pStyle w:val="Bibliografa"/>
        <w:rPr>
          <w:rFonts w:cs="Times New Roman"/>
        </w:rPr>
      </w:pPr>
      <w:r w:rsidRPr="00E70E1B">
        <w:rPr>
          <w:rFonts w:cs="Times New Roman"/>
        </w:rPr>
        <w:t>Bolívar Guzmán, J., Lozano Argote, J., &amp; Ramírez, J. J. (2020). Desarrollo de los módulos de transferencia y comunicación de datos ambientales para la empresa de Sanambiente de Cali. Institución Universitaria Antonio José Camacho.</w:t>
      </w:r>
    </w:p>
    <w:p w14:paraId="4FFC67AD" w14:textId="77777777" w:rsidR="00E70E1B" w:rsidRPr="00E70E1B" w:rsidRDefault="00E70E1B" w:rsidP="00E70E1B">
      <w:pPr>
        <w:pStyle w:val="Bibliografa"/>
        <w:rPr>
          <w:rFonts w:cs="Times New Roman"/>
        </w:rPr>
      </w:pPr>
      <w:r w:rsidRPr="00E70E1B">
        <w:rPr>
          <w:rFonts w:cs="Times New Roman"/>
        </w:rPr>
        <w:t>Bona, C. (2002). AVALIAÇÃO DE PROCESSOS DE SOFTWARE: UM ESTUDO DE CASO EM XP E ICONIX [Universidade Federal de Santa Catarina]. https://repositorio.ufsc.br/xmlui/bitstream/handle/123456789/82842/193091.pdf?sequence=1&amp;isAllowed=y</w:t>
      </w:r>
    </w:p>
    <w:p w14:paraId="2122306A" w14:textId="77777777" w:rsidR="00E70E1B" w:rsidRPr="00E70E1B" w:rsidRDefault="00E70E1B" w:rsidP="00E70E1B">
      <w:pPr>
        <w:pStyle w:val="Bibliografa"/>
        <w:rPr>
          <w:rFonts w:cs="Times New Roman"/>
        </w:rPr>
      </w:pPr>
      <w:r w:rsidRPr="00E70E1B">
        <w:rPr>
          <w:rFonts w:cs="Times New Roman"/>
        </w:rPr>
        <w:t>Calvo Manzano, J., &amp; García, I. (2008). Hacia la gestión cuantitativa en la gestión de proyectos en el ámbito de las pymes. Revista Español de Innovación, Calidad e Ingeniería del Software, 4(2), 7-19.</w:t>
      </w:r>
    </w:p>
    <w:p w14:paraId="37A820CF" w14:textId="77777777" w:rsidR="00E70E1B" w:rsidRPr="00E70E1B" w:rsidRDefault="00E70E1B" w:rsidP="00E70E1B">
      <w:pPr>
        <w:pStyle w:val="Bibliografa"/>
        <w:rPr>
          <w:rFonts w:cs="Times New Roman"/>
        </w:rPr>
      </w:pPr>
      <w:r w:rsidRPr="00E70E1B">
        <w:rPr>
          <w:rFonts w:cs="Times New Roman"/>
        </w:rPr>
        <w:t>Cataldi, Z. (2000). Una metodología para el diseño, desarrollo y evaluación de software educativo [Universidad Nacional de la Plata]. http://sedici.unlp.edu.ar/bitstream/handle/10915/4055/Documento_completo.pdf?sequence=20&amp;isAllowed=y</w:t>
      </w:r>
    </w:p>
    <w:p w14:paraId="47FF77EB" w14:textId="77777777" w:rsidR="00E70E1B" w:rsidRPr="00E70E1B" w:rsidRDefault="00E70E1B" w:rsidP="00E70E1B">
      <w:pPr>
        <w:pStyle w:val="Bibliografa"/>
        <w:rPr>
          <w:rFonts w:cs="Times New Roman"/>
        </w:rPr>
      </w:pPr>
      <w:r w:rsidRPr="00E70E1B">
        <w:rPr>
          <w:rFonts w:cs="Times New Roman"/>
        </w:rPr>
        <w:lastRenderedPageBreak/>
        <w:t>Estrada Reyes, J. N. (2015). Análisis de la gestión de proyectos a nivel mundial. Palermo Business Review, 12, 38.</w:t>
      </w:r>
    </w:p>
    <w:p w14:paraId="2EA86098" w14:textId="77777777" w:rsidR="00E70E1B" w:rsidRPr="00E70E1B" w:rsidRDefault="00E70E1B" w:rsidP="00E70E1B">
      <w:pPr>
        <w:pStyle w:val="Bibliografa"/>
        <w:rPr>
          <w:rFonts w:cs="Times New Roman"/>
        </w:rPr>
      </w:pPr>
      <w:r w:rsidRPr="00E70E1B">
        <w:rPr>
          <w:rFonts w:cs="Times New Roman"/>
        </w:rPr>
        <w:t>Fiestas Jacinto, J. E. (2015). La implementación de un sistema de inteligencia de negocios que permita mejorar la toma de decisiones respecto a las remuneraciones de la empresa pesquera Carlos Eduardo S.R.L.-2014 [Universidad Nacional de Trujillo]. http://dspace.unitru.edu.pe/bitstream/handle/UNITRU/7684/Tesis%20Maestr%C3%ADaX%20-%20Juan%20Eduardo%20Fiestas%20Jacinto.pdf?sequence=1&amp;isAllowed=y</w:t>
      </w:r>
    </w:p>
    <w:p w14:paraId="0C8E621E" w14:textId="77777777" w:rsidR="00E70E1B" w:rsidRPr="00E70E1B" w:rsidRDefault="00E70E1B" w:rsidP="00E70E1B">
      <w:pPr>
        <w:pStyle w:val="Bibliografa"/>
        <w:rPr>
          <w:rFonts w:cs="Times New Roman"/>
          <w:lang w:val="en-US"/>
        </w:rPr>
      </w:pPr>
      <w:r w:rsidRPr="00E70E1B">
        <w:rPr>
          <w:rFonts w:cs="Times New Roman"/>
        </w:rPr>
        <w:t xml:space="preserve">González Toste, D., Valdés González, A. A., Romero Gómez, Y., &amp; García Pérez, Y. (2017). El uso de las TIC como apoyo al proceso de formación máster en «Ciencias de la educación». </w:t>
      </w:r>
      <w:r w:rsidRPr="00E70E1B">
        <w:rPr>
          <w:rFonts w:cs="Times New Roman"/>
          <w:lang w:val="en-US"/>
        </w:rPr>
        <w:t>2, núm. 4(octubre-diciembre (2014)), 1-11.</w:t>
      </w:r>
    </w:p>
    <w:p w14:paraId="4D56C388" w14:textId="77777777" w:rsidR="00E70E1B" w:rsidRPr="00E70E1B" w:rsidRDefault="00E70E1B" w:rsidP="00E70E1B">
      <w:pPr>
        <w:pStyle w:val="Bibliografa"/>
        <w:rPr>
          <w:rFonts w:cs="Times New Roman"/>
          <w:lang w:val="en-US"/>
        </w:rPr>
      </w:pPr>
      <w:r w:rsidRPr="00E70E1B">
        <w:rPr>
          <w:rFonts w:cs="Times New Roman"/>
          <w:lang w:val="en-US"/>
        </w:rPr>
        <w:t>Hugues, P., Fisher, P., &amp; Mc Daniel, J. (2010). System development life cycle models and methodologies. Canadian Society for International Health Certificate Course in Health Information Systems.</w:t>
      </w:r>
    </w:p>
    <w:p w14:paraId="14981FCF" w14:textId="77777777" w:rsidR="00E70E1B" w:rsidRPr="00E70E1B" w:rsidRDefault="00E70E1B" w:rsidP="00E70E1B">
      <w:pPr>
        <w:pStyle w:val="Bibliografa"/>
        <w:rPr>
          <w:rFonts w:cs="Times New Roman"/>
          <w:lang w:val="en-US"/>
        </w:rPr>
      </w:pPr>
      <w:r w:rsidRPr="00E70E1B">
        <w:rPr>
          <w:rFonts w:cs="Times New Roman"/>
          <w:lang w:val="en-US"/>
        </w:rPr>
        <w:t>ICONIX Brand Group. (2016). Manual introductorio de ICONIX. http://ima.udg.edu/%7Esellares/EINF-ES2/Present1011/MetodoPesadesICONIX.pdf</w:t>
      </w:r>
    </w:p>
    <w:p w14:paraId="2B091527" w14:textId="77777777" w:rsidR="00E70E1B" w:rsidRPr="00E70E1B" w:rsidRDefault="00E70E1B" w:rsidP="00E70E1B">
      <w:pPr>
        <w:pStyle w:val="Bibliografa"/>
        <w:rPr>
          <w:rFonts w:cs="Times New Roman"/>
          <w:lang w:val="en-US"/>
        </w:rPr>
      </w:pPr>
      <w:r w:rsidRPr="00E70E1B">
        <w:rPr>
          <w:rFonts w:cs="Times New Roman"/>
          <w:lang w:val="en-US"/>
        </w:rPr>
        <w:t>IEEE. (1991). A Compilation of IEEE Standard Computer Glossaries”, IEEE Standard Computer Dictionary (IEEE-STD-610). https://ieeexplore.ieee.org/document/182763</w:t>
      </w:r>
    </w:p>
    <w:p w14:paraId="167D418D" w14:textId="77777777" w:rsidR="00E70E1B" w:rsidRPr="00E70E1B" w:rsidRDefault="00E70E1B" w:rsidP="00E70E1B">
      <w:pPr>
        <w:pStyle w:val="Bibliografa"/>
        <w:rPr>
          <w:rFonts w:cs="Times New Roman"/>
          <w:lang w:val="en-US"/>
        </w:rPr>
      </w:pPr>
      <w:r w:rsidRPr="00E70E1B">
        <w:rPr>
          <w:rFonts w:cs="Times New Roman"/>
          <w:lang w:val="en-US"/>
        </w:rPr>
        <w:t>ISO/IEC. (2011). Software engineering—Lifecycle profiles for Very Small Entities (VSEs) Part 5-1-2: Management and engineering guide: Generic profile group: Basic profile. https://www.iso.org/obp/ui/#iso:std:iso-iec:tr:29110:-5-2-1:ed-1:v1:en</w:t>
      </w:r>
    </w:p>
    <w:p w14:paraId="5E488388" w14:textId="77777777" w:rsidR="00E70E1B" w:rsidRPr="00E70E1B" w:rsidRDefault="00E70E1B" w:rsidP="00E70E1B">
      <w:pPr>
        <w:pStyle w:val="Bibliografa"/>
        <w:rPr>
          <w:rFonts w:cs="Times New Roman"/>
          <w:lang w:val="en-US"/>
        </w:rPr>
      </w:pPr>
      <w:r w:rsidRPr="00E70E1B">
        <w:rPr>
          <w:rFonts w:cs="Times New Roman"/>
          <w:lang w:val="en-US"/>
        </w:rPr>
        <w:t xml:space="preserve">Jacobson, I., Booch, G., &amp; Rumbaugh, J. (2000). </w:t>
      </w:r>
      <w:r w:rsidRPr="00E70E1B">
        <w:rPr>
          <w:rFonts w:cs="Times New Roman"/>
        </w:rPr>
        <w:t xml:space="preserve">El proceso unificado de desarrollo de software (S. Sánchez, M. Á. Sicilia, C. Canal, &amp; F. J. Durán, Trads.). </w:t>
      </w:r>
      <w:r w:rsidRPr="00E70E1B">
        <w:rPr>
          <w:rFonts w:cs="Times New Roman"/>
          <w:lang w:val="en-US"/>
        </w:rPr>
        <w:t xml:space="preserve">Addison Wesley. </w:t>
      </w:r>
      <w:r w:rsidRPr="00E70E1B">
        <w:rPr>
          <w:rFonts w:cs="Times New Roman"/>
          <w:lang w:val="en-US"/>
        </w:rPr>
        <w:lastRenderedPageBreak/>
        <w:t>https://es.scribd.com/doc/50327385/El-Proceso-Unificado-de-Desarrollo-de-Software-Jacobson-Booch-Rumbaugh</w:t>
      </w:r>
    </w:p>
    <w:p w14:paraId="1EEAD2EC" w14:textId="77777777" w:rsidR="00E70E1B" w:rsidRPr="00E70E1B" w:rsidRDefault="00E70E1B" w:rsidP="00E70E1B">
      <w:pPr>
        <w:pStyle w:val="Bibliografa"/>
        <w:rPr>
          <w:rFonts w:cs="Times New Roman"/>
          <w:lang w:val="en-US"/>
        </w:rPr>
      </w:pPr>
      <w:r w:rsidRPr="00E70E1B">
        <w:rPr>
          <w:rFonts w:cs="Times New Roman"/>
        </w:rPr>
        <w:t xml:space="preserve">Laporte, C., O´connor, R., &amp; García, L. (2016). </w:t>
      </w:r>
      <w:r w:rsidRPr="00E70E1B">
        <w:rPr>
          <w:rFonts w:cs="Times New Roman"/>
          <w:lang w:val="en-US"/>
        </w:rPr>
        <w:t>THE IMPLEMENTATION OF ISO/IEC 29110 SOFTWARE ENGINEERING STANDARDS AND GUIDES IN VERY SMALL ENTITES [École de technologie supérieure, Montréal, Canada, School of Computing, Dublin City University, Dublin, Ireland, Universidad Peruana de Ciencias Aplicadas, Lima, Peru]. https://link.springer.com/chapter/10.1007/978-3-319-30243-0_9</w:t>
      </w:r>
    </w:p>
    <w:p w14:paraId="31AA6B65" w14:textId="77777777" w:rsidR="00E70E1B" w:rsidRPr="00E70E1B" w:rsidRDefault="00E70E1B" w:rsidP="00E70E1B">
      <w:pPr>
        <w:pStyle w:val="Bibliografa"/>
        <w:rPr>
          <w:rFonts w:cs="Times New Roman"/>
        </w:rPr>
      </w:pPr>
      <w:r w:rsidRPr="00E70E1B">
        <w:rPr>
          <w:rFonts w:cs="Times New Roman"/>
        </w:rPr>
        <w:t>Legaria Islas, D. J. (2018). IMPLEMENTACIÓN DE PROCESO ORGANIZACIONAL DE GESTIÓN DE PROYECTOS EN DEVELOPIT. http://repositorio.uchile.cl/handle/2250/159559</w:t>
      </w:r>
    </w:p>
    <w:p w14:paraId="71E6DC5A" w14:textId="77777777" w:rsidR="00E70E1B" w:rsidRPr="00E70E1B" w:rsidRDefault="00E70E1B" w:rsidP="00E70E1B">
      <w:pPr>
        <w:pStyle w:val="Bibliografa"/>
        <w:rPr>
          <w:rFonts w:cs="Times New Roman"/>
        </w:rPr>
      </w:pPr>
      <w:r w:rsidRPr="00E70E1B">
        <w:rPr>
          <w:rFonts w:cs="Times New Roman"/>
        </w:rPr>
        <w:t>Lugo García, J. A., &amp; Marín Sánchez, J. (2016). Control de proyectos de software: Actualidad y retos para la industria cubana. 24(1). http://dx.doi.org/10.4067/S0718-33052016000100010</w:t>
      </w:r>
    </w:p>
    <w:p w14:paraId="40A060A8" w14:textId="77777777" w:rsidR="00E70E1B" w:rsidRPr="00E70E1B" w:rsidRDefault="00E70E1B" w:rsidP="00E70E1B">
      <w:pPr>
        <w:pStyle w:val="Bibliografa"/>
        <w:rPr>
          <w:rFonts w:cs="Times New Roman"/>
        </w:rPr>
      </w:pPr>
      <w:r w:rsidRPr="00E70E1B">
        <w:rPr>
          <w:rFonts w:cs="Times New Roman"/>
        </w:rPr>
        <w:t>Madruñero Padilla, E. R. (2018). Implementación del estándar ISO/IEC 29110 en el proceso de desarrollo de software de la dirección de desarrollo tecnológico e informático de la Universidad Técnica del Norte [Universidad Técnica del Norte]. http://repositorio.utn.edu.ec/bitstream/123456789/8165/1/PG%20638%20TESIS.pdf</w:t>
      </w:r>
    </w:p>
    <w:p w14:paraId="63A8DF87" w14:textId="77777777" w:rsidR="00E70E1B" w:rsidRPr="00E70E1B" w:rsidRDefault="00E70E1B" w:rsidP="00E70E1B">
      <w:pPr>
        <w:pStyle w:val="Bibliografa"/>
        <w:rPr>
          <w:rFonts w:cs="Times New Roman"/>
        </w:rPr>
      </w:pPr>
      <w:r w:rsidRPr="00E70E1B">
        <w:rPr>
          <w:rFonts w:cs="Times New Roman"/>
        </w:rPr>
        <w:t>Marín Ospina, B. E. (2020). Adecuación de la norma ISO/IEC 29110 e IEEE 829 para la gestión de proyectos de desarrollo con metodología Iconix. 15.</w:t>
      </w:r>
    </w:p>
    <w:p w14:paraId="6094175B" w14:textId="77777777" w:rsidR="00E70E1B" w:rsidRPr="00E70E1B" w:rsidRDefault="00E70E1B" w:rsidP="00E70E1B">
      <w:pPr>
        <w:pStyle w:val="Bibliografa"/>
        <w:rPr>
          <w:rFonts w:cs="Times New Roman"/>
        </w:rPr>
      </w:pPr>
      <w:r w:rsidRPr="00E70E1B">
        <w:rPr>
          <w:rFonts w:cs="Times New Roman"/>
        </w:rPr>
        <w:t>Matla Cruz, E. O. (2014). Desarrollo de software guiado por la norma ISO/IEC 29110 y Scrum: SIDEP v.2.0 [Universidad Nacional Autónoma de México]. http://132.248.9.195/ptd2014/enero/0707739/0707739.pdf#page=32&amp;zoom=100,0,152</w:t>
      </w:r>
    </w:p>
    <w:p w14:paraId="2C50EBAE" w14:textId="77777777" w:rsidR="00E70E1B" w:rsidRPr="00E70E1B" w:rsidRDefault="00E70E1B" w:rsidP="00E70E1B">
      <w:pPr>
        <w:pStyle w:val="Bibliografa"/>
        <w:rPr>
          <w:rFonts w:cs="Times New Roman"/>
        </w:rPr>
      </w:pPr>
      <w:r w:rsidRPr="00E70E1B">
        <w:rPr>
          <w:rFonts w:cs="Times New Roman"/>
        </w:rPr>
        <w:lastRenderedPageBreak/>
        <w:t>Mina Posu, F. A., &amp; Romero Dorado, J. D. (2020). Aplicación de un modelo de calidad al módulo de comunicación y traspaso de información del sistema de gestión de datos ambientales de la empresa Sanambiente. Institución Universitaria Antonio José Camacho.</w:t>
      </w:r>
    </w:p>
    <w:p w14:paraId="376E4216" w14:textId="77777777" w:rsidR="00E70E1B" w:rsidRPr="00E70E1B" w:rsidRDefault="00E70E1B" w:rsidP="00E70E1B">
      <w:pPr>
        <w:pStyle w:val="Bibliografa"/>
        <w:rPr>
          <w:rFonts w:cs="Times New Roman"/>
        </w:rPr>
      </w:pPr>
      <w:r w:rsidRPr="00E70E1B">
        <w:rPr>
          <w:rFonts w:cs="Times New Roman"/>
        </w:rPr>
        <w:t>Mnkandla, E., &amp; Dwolatzky, B. (2004). A Survey of Agile Methodologies [Científico]. https://www.ee.co.za/wp-content/uploads/legacy/Trans12p236-247.pdf</w:t>
      </w:r>
    </w:p>
    <w:p w14:paraId="1BEA1199" w14:textId="77777777" w:rsidR="00E70E1B" w:rsidRPr="00E70E1B" w:rsidRDefault="00E70E1B" w:rsidP="00E70E1B">
      <w:pPr>
        <w:pStyle w:val="Bibliografa"/>
        <w:rPr>
          <w:rFonts w:cs="Times New Roman"/>
        </w:rPr>
      </w:pPr>
      <w:r w:rsidRPr="00E70E1B">
        <w:rPr>
          <w:rFonts w:cs="Times New Roman"/>
        </w:rPr>
        <w:t>PORRAS. (2019). “METODOLOGÍA ÁGIL ICONIX EN LA CALIDAD DEL PRODUCTO SOFTWARE, LIMA, 2017” [Universidad Nacional Federico villareal]. http://repositorio.unfv.edu.pe/handle/UNFV/2956</w:t>
      </w:r>
    </w:p>
    <w:p w14:paraId="7DB1D89F" w14:textId="77777777" w:rsidR="00E70E1B" w:rsidRPr="00E70E1B" w:rsidRDefault="00E70E1B" w:rsidP="00E70E1B">
      <w:pPr>
        <w:pStyle w:val="Bibliografa"/>
        <w:rPr>
          <w:rFonts w:cs="Times New Roman"/>
        </w:rPr>
      </w:pPr>
      <w:r w:rsidRPr="00E70E1B">
        <w:rPr>
          <w:rFonts w:cs="Times New Roman"/>
        </w:rPr>
        <w:t>Pressman, R. S. (2002). Ingeniería del Software. Un enfoque práctico (R. Martín Ojeda, V. Yagüe Galaup, I. Morales Jareño, &amp; S. Sánchez Alonso, Trads.; Quinta Edición). Concepción Fernández Madrid. http://www.javier8a.com/itc/bd1/ld-Ingenieria.de.software.enfoque.practico.7ed.Pressman.PDF</w:t>
      </w:r>
    </w:p>
    <w:p w14:paraId="2AD034E3" w14:textId="77777777" w:rsidR="00E70E1B" w:rsidRPr="00E70E1B" w:rsidRDefault="00E70E1B" w:rsidP="00E70E1B">
      <w:pPr>
        <w:pStyle w:val="Bibliografa"/>
        <w:rPr>
          <w:rFonts w:cs="Times New Roman"/>
        </w:rPr>
      </w:pPr>
      <w:r w:rsidRPr="00E70E1B">
        <w:rPr>
          <w:rFonts w:cs="Times New Roman"/>
        </w:rPr>
        <w:t>Puerta Marín, H. A., &amp; Espinosa Bedoya, A. (2015). UNA ADAPTACIÓN DE PMBOK AL CICLO DE VIDA DE DESARROLLO DE PROYECTOS SOFTWARE EN PEQUEÑAS EMPRESAS. VI Congreso Iberoamericano de Ingeniería de Proyectos - CIIP. https://www.researchgate.net/profile/Albeiro_Espinosa_Bedoya/publication/284717563_UNA_ADAPTACION_DE_PMBOK_AL_CICLO_DE_VIDA_DE_DESARROLLO_DE_PROYECTOS_SOFTWARE_EN_PEQUENAS_EMPRESAS/links/5746166608ae9f741b4313cb/UNA-ADAPTACION-DE-PMBOK-AL-CICLO-DE-VIDA-DE-DESARROLLO-DE-PROYECTOS-SOFTWARE-EN-PEQUENAS-EMPRESAS.pdf</w:t>
      </w:r>
    </w:p>
    <w:p w14:paraId="1089BC50" w14:textId="77777777" w:rsidR="00E70E1B" w:rsidRPr="00E70E1B" w:rsidRDefault="00E70E1B" w:rsidP="00E70E1B">
      <w:pPr>
        <w:pStyle w:val="Bibliografa"/>
        <w:rPr>
          <w:rFonts w:cs="Times New Roman"/>
        </w:rPr>
      </w:pPr>
      <w:r w:rsidRPr="00E70E1B">
        <w:rPr>
          <w:rFonts w:cs="Times New Roman"/>
        </w:rPr>
        <w:t>Ramos, C., &amp; Mendoza, L. (2014). Implementación del estándar ISO/IEC 29110-4-1 para pequeñas organizaciones de desarrollo de software [Universidad Peruana de Ciencias Aplicadas]. https://repositorioacademico.upc.edu.pe/handle/10757/336665?show=full</w:t>
      </w:r>
    </w:p>
    <w:p w14:paraId="0F0A065B" w14:textId="77777777" w:rsidR="00E70E1B" w:rsidRPr="00E70E1B" w:rsidRDefault="00E70E1B" w:rsidP="00E70E1B">
      <w:pPr>
        <w:pStyle w:val="Bibliografa"/>
        <w:rPr>
          <w:rFonts w:cs="Times New Roman"/>
          <w:lang w:val="en-US"/>
        </w:rPr>
      </w:pPr>
      <w:r w:rsidRPr="00E70E1B">
        <w:rPr>
          <w:rFonts w:cs="Times New Roman"/>
        </w:rPr>
        <w:lastRenderedPageBreak/>
        <w:t>Roberts, A., &amp; Wallace, W. (2002). Gestión de Proyectos (1.</w:t>
      </w:r>
      <w:r w:rsidRPr="00E70E1B">
        <w:rPr>
          <w:rFonts w:cs="Times New Roman"/>
          <w:vertAlign w:val="superscript"/>
        </w:rPr>
        <w:t>a</w:t>
      </w:r>
      <w:r w:rsidRPr="00E70E1B">
        <w:rPr>
          <w:rFonts w:cs="Times New Roman"/>
        </w:rPr>
        <w:t xml:space="preserve"> ed., p. 54). </w:t>
      </w:r>
      <w:r w:rsidRPr="00E70E1B">
        <w:rPr>
          <w:rFonts w:cs="Times New Roman"/>
          <w:lang w:val="en-US"/>
        </w:rPr>
        <w:t>Edinburg Business School, Heriot-Watt University. https://www.ebsglobal.net/documents/course-tasters/spanish/pdf/pr-bk-taster.pdf</w:t>
      </w:r>
    </w:p>
    <w:p w14:paraId="0EA29ADE" w14:textId="77777777" w:rsidR="00E70E1B" w:rsidRPr="00E70E1B" w:rsidRDefault="00E70E1B" w:rsidP="00E70E1B">
      <w:pPr>
        <w:pStyle w:val="Bibliografa"/>
        <w:rPr>
          <w:rFonts w:cs="Times New Roman"/>
          <w:lang w:val="en-US"/>
        </w:rPr>
      </w:pPr>
      <w:r w:rsidRPr="00E70E1B">
        <w:rPr>
          <w:rFonts w:cs="Times New Roman"/>
          <w:lang w:val="en-US"/>
        </w:rPr>
        <w:t>Rosenberg, D., &amp; Scott, K. (2001). Applying Use Case Driven Object Modeling with UML: An Annotated e-Commerce Example (First Edition). Addison Wesley. https://pja.mykhi.org/0sem/MAS/books/Addison.Wesley.Applying.Use.Case.Driven.Object.Modeling.pdf</w:t>
      </w:r>
    </w:p>
    <w:p w14:paraId="0F1BE6E8" w14:textId="77777777" w:rsidR="00E70E1B" w:rsidRPr="00E70E1B" w:rsidRDefault="00E70E1B" w:rsidP="00E70E1B">
      <w:pPr>
        <w:pStyle w:val="Bibliografa"/>
        <w:rPr>
          <w:rFonts w:cs="Times New Roman"/>
        </w:rPr>
      </w:pPr>
      <w:r w:rsidRPr="00E70E1B">
        <w:rPr>
          <w:rFonts w:cs="Times New Roman"/>
          <w:lang w:val="en-US"/>
        </w:rPr>
        <w:t xml:space="preserve">Rosenberg, D., Stephens, M., &amp; Collins-Cope, M. (2005). Agile Development with ICONIX Process. </w:t>
      </w:r>
      <w:r w:rsidRPr="00E70E1B">
        <w:rPr>
          <w:rFonts w:cs="Times New Roman"/>
        </w:rPr>
        <w:t>Apress.</w:t>
      </w:r>
    </w:p>
    <w:p w14:paraId="3C7604DC" w14:textId="77777777" w:rsidR="00E70E1B" w:rsidRPr="00E70E1B" w:rsidRDefault="00E70E1B" w:rsidP="00E70E1B">
      <w:pPr>
        <w:pStyle w:val="Bibliografa"/>
        <w:rPr>
          <w:rFonts w:cs="Times New Roman"/>
        </w:rPr>
      </w:pPr>
      <w:r w:rsidRPr="00E70E1B">
        <w:rPr>
          <w:rFonts w:cs="Times New Roman"/>
        </w:rPr>
        <w:t>Scalone, F. (2006). Estudio comparativo de los modelos y estándares de calidad del software [Universidad Tecnológica Nacional Facultad Regional Buenos Aires]. http://laboratorios.fi.uba.ar/lsi/scalone-tesis-maestria-ingenieria-en-calidad.pdf</w:t>
      </w:r>
    </w:p>
    <w:p w14:paraId="16A536B4" w14:textId="77777777" w:rsidR="00E70E1B" w:rsidRPr="00E70E1B" w:rsidRDefault="00E70E1B" w:rsidP="00E70E1B">
      <w:pPr>
        <w:pStyle w:val="Bibliografa"/>
        <w:rPr>
          <w:rFonts w:cs="Times New Roman"/>
        </w:rPr>
      </w:pPr>
      <w:r w:rsidRPr="00E70E1B">
        <w:rPr>
          <w:rFonts w:cs="Times New Roman"/>
        </w:rPr>
        <w:t>Silva Ascuntar, S., &amp; García G., Y. C. (2018). Documentación de la metodología ICONIX a través del desarrollo del caso «Oriéntate Cali». Institución Universitaria Antonio José Camacho.</w:t>
      </w:r>
    </w:p>
    <w:p w14:paraId="5B305581" w14:textId="77777777" w:rsidR="00E70E1B" w:rsidRPr="00E70E1B" w:rsidRDefault="00E70E1B" w:rsidP="00E70E1B">
      <w:pPr>
        <w:pStyle w:val="Bibliografa"/>
        <w:rPr>
          <w:rFonts w:cs="Times New Roman"/>
        </w:rPr>
      </w:pPr>
      <w:r w:rsidRPr="00E70E1B">
        <w:rPr>
          <w:rFonts w:cs="Times New Roman"/>
        </w:rPr>
        <w:t>UNE. (1995). Gestión de la calidad y aseguramiento de la calidad. Vocabulario. (ISO 8402). https://www.une.org/encuentra-tu-norma/busca-tu-norma/norma?c=N0013715</w:t>
      </w:r>
    </w:p>
    <w:p w14:paraId="684D25F4" w14:textId="77777777" w:rsidR="00E70E1B" w:rsidRPr="00E70E1B" w:rsidRDefault="00E70E1B" w:rsidP="00E70E1B">
      <w:pPr>
        <w:pStyle w:val="Bibliografa"/>
        <w:rPr>
          <w:rFonts w:cs="Times New Roman"/>
        </w:rPr>
      </w:pPr>
      <w:r w:rsidRPr="00E70E1B">
        <w:rPr>
          <w:rFonts w:cs="Times New Roman"/>
        </w:rPr>
        <w:t>Estatuto de Investigaciones y Producción Intelectual, Pub. L. No. Acuerdo No. 14, 11 (2018). http://www.uniajc.edu.co/documentos/secgeneral/ESTATUTO_GENERAL__022_2007.pdf</w:t>
      </w:r>
    </w:p>
    <w:p w14:paraId="72B5F7A6" w14:textId="77777777" w:rsidR="00E70E1B" w:rsidRPr="00E70E1B" w:rsidRDefault="00E70E1B" w:rsidP="00E70E1B">
      <w:pPr>
        <w:pStyle w:val="Bibliografa"/>
        <w:rPr>
          <w:rFonts w:cs="Times New Roman"/>
        </w:rPr>
      </w:pPr>
      <w:r w:rsidRPr="00E70E1B">
        <w:rPr>
          <w:rFonts w:cs="Times New Roman"/>
        </w:rPr>
        <w:t>Vásquez González, P. (2007). Metodologías de Gestión de proyectos, alcance, impacto y tendencias [Universidad de Chile]. http://repositorio.uchile.cl/bitstream/handle/2250/108432/ec-vasquez_g.pdf?sequence=3&amp;isAllowed=y</w:t>
      </w:r>
    </w:p>
    <w:p w14:paraId="29137525" w14:textId="49EA9EBB" w:rsidR="00B7448C" w:rsidRPr="004F6006" w:rsidRDefault="00FB271E" w:rsidP="00C7692B">
      <w:pPr>
        <w:ind w:firstLine="0"/>
      </w:pPr>
      <w:r>
        <w:lastRenderedPageBreak/>
        <w:fldChar w:fldCharType="end"/>
      </w:r>
    </w:p>
    <w:sectPr w:rsidR="00B7448C" w:rsidRPr="004F6006" w:rsidSect="00CB1974">
      <w:headerReference w:type="even" r:id="rId24"/>
      <w:headerReference w:type="default" r:id="rId25"/>
      <w:footerReference w:type="even" r:id="rId26"/>
      <w:footerReference w:type="default" r:id="rId27"/>
      <w:headerReference w:type="first" r:id="rId28"/>
      <w:footerReference w:type="first" r:id="rId29"/>
      <w:pgSz w:w="12240" w:h="15840"/>
      <w:pgMar w:top="1440" w:right="1440" w:bottom="1440" w:left="1440" w:header="709" w:footer="709" w:gutter="0"/>
      <w:pgNumType w:start="1"/>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A84DB" w16cex:dateUtc="2020-07-28T16:04:00Z"/>
  <w16cex:commentExtensible w16cex:durableId="22CC1DB7" w16cex:dateUtc="2020-07-29T21:09:00Z"/>
  <w16cex:commentExtensible w16cex:durableId="22CC1EB5" w16cex:dateUtc="2020-07-29T21:13:00Z"/>
  <w16cex:commentExtensible w16cex:durableId="22CC1A7D" w16cex:dateUtc="2020-07-29T20:55: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6C9B6" w14:textId="77777777" w:rsidR="005E312B" w:rsidRDefault="005E312B" w:rsidP="00294A0E">
      <w:pPr>
        <w:spacing w:line="240" w:lineRule="auto"/>
      </w:pPr>
      <w:r>
        <w:separator/>
      </w:r>
    </w:p>
  </w:endnote>
  <w:endnote w:type="continuationSeparator" w:id="0">
    <w:p w14:paraId="78573B40" w14:textId="77777777" w:rsidR="005E312B" w:rsidRDefault="005E312B" w:rsidP="00294A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AAA01E" w14:textId="77777777" w:rsidR="00381C8E" w:rsidRDefault="00381C8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B8066" w14:textId="77777777" w:rsidR="00381C8E" w:rsidRDefault="00381C8E">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F68B6" w14:textId="77777777" w:rsidR="00381C8E" w:rsidRDefault="00381C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3F1EDE" w14:textId="77777777" w:rsidR="005E312B" w:rsidRDefault="005E312B" w:rsidP="00294A0E">
      <w:pPr>
        <w:spacing w:line="240" w:lineRule="auto"/>
      </w:pPr>
      <w:r>
        <w:separator/>
      </w:r>
    </w:p>
  </w:footnote>
  <w:footnote w:type="continuationSeparator" w:id="0">
    <w:p w14:paraId="0C3DC3D2" w14:textId="77777777" w:rsidR="005E312B" w:rsidRDefault="005E312B" w:rsidP="00294A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41300522"/>
      <w:docPartObj>
        <w:docPartGallery w:val="Page Numbers (Top of Page)"/>
        <w:docPartUnique/>
      </w:docPartObj>
    </w:sdtPr>
    <w:sdtContent>
      <w:p w14:paraId="3193FB33" w14:textId="69573F76" w:rsidR="00381C8E" w:rsidRDefault="00381C8E">
        <w:pPr>
          <w:pStyle w:val="Encabezado"/>
          <w:jc w:val="right"/>
        </w:pPr>
        <w:r>
          <w:fldChar w:fldCharType="begin"/>
        </w:r>
        <w:r>
          <w:instrText>PAGE   \* MERGEFORMAT</w:instrText>
        </w:r>
        <w:r>
          <w:fldChar w:fldCharType="separate"/>
        </w:r>
        <w:r w:rsidRPr="00770B9E">
          <w:rPr>
            <w:noProof/>
            <w:lang w:val="es-ES"/>
          </w:rPr>
          <w:t>xii</w:t>
        </w:r>
        <w:r>
          <w:fldChar w:fldCharType="end"/>
        </w:r>
      </w:p>
    </w:sdtContent>
  </w:sdt>
  <w:p w14:paraId="1518AC65" w14:textId="77777777" w:rsidR="00381C8E" w:rsidRDefault="00381C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1B11A" w14:textId="77777777" w:rsidR="00381C8E" w:rsidRDefault="00381C8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9346994"/>
      <w:docPartObj>
        <w:docPartGallery w:val="Page Numbers (Top of Page)"/>
        <w:docPartUnique/>
      </w:docPartObj>
    </w:sdtPr>
    <w:sdtContent>
      <w:p w14:paraId="1BCFBAA5" w14:textId="01088124" w:rsidR="00381C8E" w:rsidRDefault="00381C8E">
        <w:pPr>
          <w:pStyle w:val="Encabezado"/>
          <w:jc w:val="right"/>
        </w:pPr>
        <w:r>
          <w:fldChar w:fldCharType="begin"/>
        </w:r>
        <w:r>
          <w:instrText>PAGE   \* MERGEFORMAT</w:instrText>
        </w:r>
        <w:r>
          <w:fldChar w:fldCharType="separate"/>
        </w:r>
        <w:r w:rsidRPr="0008256B">
          <w:rPr>
            <w:noProof/>
            <w:lang w:val="es-ES"/>
          </w:rPr>
          <w:t>75</w:t>
        </w:r>
        <w:r>
          <w:fldChar w:fldCharType="end"/>
        </w:r>
      </w:p>
    </w:sdtContent>
  </w:sdt>
  <w:p w14:paraId="0B38173F" w14:textId="77777777" w:rsidR="00381C8E" w:rsidRDefault="00381C8E">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A0973F" w14:textId="77777777" w:rsidR="00381C8E" w:rsidRDefault="00381C8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050B9"/>
    <w:multiLevelType w:val="multilevel"/>
    <w:tmpl w:val="82242D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4085CC0"/>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4666F2C"/>
    <w:multiLevelType w:val="hybridMultilevel"/>
    <w:tmpl w:val="E06AC91C"/>
    <w:lvl w:ilvl="0" w:tplc="D370F51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46D74E3"/>
    <w:multiLevelType w:val="multilevel"/>
    <w:tmpl w:val="F142F5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4D35360"/>
    <w:multiLevelType w:val="hybridMultilevel"/>
    <w:tmpl w:val="BA0AA2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55712E8"/>
    <w:multiLevelType w:val="hybridMultilevel"/>
    <w:tmpl w:val="0DFA7B10"/>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6" w15:restartNumberingAfterBreak="0">
    <w:nsid w:val="05D02864"/>
    <w:multiLevelType w:val="hybridMultilevel"/>
    <w:tmpl w:val="2BCC78DE"/>
    <w:lvl w:ilvl="0" w:tplc="7B9EB93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9D73C7"/>
    <w:multiLevelType w:val="multilevel"/>
    <w:tmpl w:val="2B64163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72D08B1"/>
    <w:multiLevelType w:val="hybridMultilevel"/>
    <w:tmpl w:val="FDDEB134"/>
    <w:lvl w:ilvl="0" w:tplc="96D4DF46">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076B34F2"/>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7C66F57"/>
    <w:multiLevelType w:val="multilevel"/>
    <w:tmpl w:val="45C646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7DE060D"/>
    <w:multiLevelType w:val="hybridMultilevel"/>
    <w:tmpl w:val="A43ADF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DC0028"/>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0A144B61"/>
    <w:multiLevelType w:val="multilevel"/>
    <w:tmpl w:val="A68A98C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A1E59E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B5A34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0BFF6159"/>
    <w:multiLevelType w:val="hybridMultilevel"/>
    <w:tmpl w:val="CC7C4B4E"/>
    <w:lvl w:ilvl="0" w:tplc="73E6C81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D9C5954"/>
    <w:multiLevelType w:val="hybridMultilevel"/>
    <w:tmpl w:val="50B22F7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8" w15:restartNumberingAfterBreak="0">
    <w:nsid w:val="0E905A8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0EB30EB0"/>
    <w:multiLevelType w:val="multilevel"/>
    <w:tmpl w:val="4F9A1C6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0F20036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F2E02E3"/>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0FA55F3F"/>
    <w:multiLevelType w:val="hybridMultilevel"/>
    <w:tmpl w:val="E0862E30"/>
    <w:lvl w:ilvl="0" w:tplc="769237D0">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1004233C"/>
    <w:multiLevelType w:val="hybridMultilevel"/>
    <w:tmpl w:val="BE94DDEC"/>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4" w15:restartNumberingAfterBreak="0">
    <w:nsid w:val="102341A3"/>
    <w:multiLevelType w:val="hybridMultilevel"/>
    <w:tmpl w:val="7D021F3A"/>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25" w15:restartNumberingAfterBreak="0">
    <w:nsid w:val="10246060"/>
    <w:multiLevelType w:val="hybridMultilevel"/>
    <w:tmpl w:val="ADA40FC2"/>
    <w:lvl w:ilvl="0" w:tplc="D23844D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05D665E"/>
    <w:multiLevelType w:val="hybridMultilevel"/>
    <w:tmpl w:val="DEA04450"/>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27" w15:restartNumberingAfterBreak="0">
    <w:nsid w:val="10AB1D7B"/>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10C344C8"/>
    <w:multiLevelType w:val="multilevel"/>
    <w:tmpl w:val="C6EA8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119F2550"/>
    <w:multiLevelType w:val="multilevel"/>
    <w:tmpl w:val="3E34A3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119F3BD3"/>
    <w:multiLevelType w:val="hybridMultilevel"/>
    <w:tmpl w:val="B612454C"/>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31" w15:restartNumberingAfterBreak="0">
    <w:nsid w:val="11D66EDE"/>
    <w:multiLevelType w:val="multilevel"/>
    <w:tmpl w:val="80BC315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12D11FFC"/>
    <w:multiLevelType w:val="multilevel"/>
    <w:tmpl w:val="1E667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13C76DEA"/>
    <w:multiLevelType w:val="hybridMultilevel"/>
    <w:tmpl w:val="A13E3DEE"/>
    <w:lvl w:ilvl="0" w:tplc="240A0001">
      <w:start w:val="1"/>
      <w:numFmt w:val="bullet"/>
      <w:lvlText w:val=""/>
      <w:lvlJc w:val="left"/>
      <w:pPr>
        <w:ind w:left="1364" w:hanging="360"/>
      </w:pPr>
      <w:rPr>
        <w:rFonts w:ascii="Symbol" w:hAnsi="Symbol" w:hint="default"/>
      </w:rPr>
    </w:lvl>
    <w:lvl w:ilvl="1" w:tplc="240A0003" w:tentative="1">
      <w:start w:val="1"/>
      <w:numFmt w:val="bullet"/>
      <w:lvlText w:val="o"/>
      <w:lvlJc w:val="left"/>
      <w:pPr>
        <w:ind w:left="2084" w:hanging="360"/>
      </w:pPr>
      <w:rPr>
        <w:rFonts w:ascii="Courier New" w:hAnsi="Courier New" w:cs="Courier New" w:hint="default"/>
      </w:rPr>
    </w:lvl>
    <w:lvl w:ilvl="2" w:tplc="240A0005" w:tentative="1">
      <w:start w:val="1"/>
      <w:numFmt w:val="bullet"/>
      <w:lvlText w:val=""/>
      <w:lvlJc w:val="left"/>
      <w:pPr>
        <w:ind w:left="2804" w:hanging="360"/>
      </w:pPr>
      <w:rPr>
        <w:rFonts w:ascii="Wingdings" w:hAnsi="Wingdings" w:hint="default"/>
      </w:rPr>
    </w:lvl>
    <w:lvl w:ilvl="3" w:tplc="240A0001" w:tentative="1">
      <w:start w:val="1"/>
      <w:numFmt w:val="bullet"/>
      <w:lvlText w:val=""/>
      <w:lvlJc w:val="left"/>
      <w:pPr>
        <w:ind w:left="3524" w:hanging="360"/>
      </w:pPr>
      <w:rPr>
        <w:rFonts w:ascii="Symbol" w:hAnsi="Symbol" w:hint="default"/>
      </w:rPr>
    </w:lvl>
    <w:lvl w:ilvl="4" w:tplc="240A0003" w:tentative="1">
      <w:start w:val="1"/>
      <w:numFmt w:val="bullet"/>
      <w:lvlText w:val="o"/>
      <w:lvlJc w:val="left"/>
      <w:pPr>
        <w:ind w:left="4244" w:hanging="360"/>
      </w:pPr>
      <w:rPr>
        <w:rFonts w:ascii="Courier New" w:hAnsi="Courier New" w:cs="Courier New" w:hint="default"/>
      </w:rPr>
    </w:lvl>
    <w:lvl w:ilvl="5" w:tplc="240A0005" w:tentative="1">
      <w:start w:val="1"/>
      <w:numFmt w:val="bullet"/>
      <w:lvlText w:val=""/>
      <w:lvlJc w:val="left"/>
      <w:pPr>
        <w:ind w:left="4964" w:hanging="360"/>
      </w:pPr>
      <w:rPr>
        <w:rFonts w:ascii="Wingdings" w:hAnsi="Wingdings" w:hint="default"/>
      </w:rPr>
    </w:lvl>
    <w:lvl w:ilvl="6" w:tplc="240A0001" w:tentative="1">
      <w:start w:val="1"/>
      <w:numFmt w:val="bullet"/>
      <w:lvlText w:val=""/>
      <w:lvlJc w:val="left"/>
      <w:pPr>
        <w:ind w:left="5684" w:hanging="360"/>
      </w:pPr>
      <w:rPr>
        <w:rFonts w:ascii="Symbol" w:hAnsi="Symbol" w:hint="default"/>
      </w:rPr>
    </w:lvl>
    <w:lvl w:ilvl="7" w:tplc="240A0003" w:tentative="1">
      <w:start w:val="1"/>
      <w:numFmt w:val="bullet"/>
      <w:lvlText w:val="o"/>
      <w:lvlJc w:val="left"/>
      <w:pPr>
        <w:ind w:left="6404" w:hanging="360"/>
      </w:pPr>
      <w:rPr>
        <w:rFonts w:ascii="Courier New" w:hAnsi="Courier New" w:cs="Courier New" w:hint="default"/>
      </w:rPr>
    </w:lvl>
    <w:lvl w:ilvl="8" w:tplc="240A0005" w:tentative="1">
      <w:start w:val="1"/>
      <w:numFmt w:val="bullet"/>
      <w:lvlText w:val=""/>
      <w:lvlJc w:val="left"/>
      <w:pPr>
        <w:ind w:left="7124" w:hanging="360"/>
      </w:pPr>
      <w:rPr>
        <w:rFonts w:ascii="Wingdings" w:hAnsi="Wingdings" w:hint="default"/>
      </w:rPr>
    </w:lvl>
  </w:abstractNum>
  <w:abstractNum w:abstractNumId="34" w15:restartNumberingAfterBreak="0">
    <w:nsid w:val="143E4C3E"/>
    <w:multiLevelType w:val="multilevel"/>
    <w:tmpl w:val="ECA2800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15:restartNumberingAfterBreak="0">
    <w:nsid w:val="169C1934"/>
    <w:multiLevelType w:val="hybridMultilevel"/>
    <w:tmpl w:val="D2DCD1DA"/>
    <w:lvl w:ilvl="0" w:tplc="2FF416E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6C95BC0"/>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A276FE2"/>
    <w:multiLevelType w:val="multilevel"/>
    <w:tmpl w:val="A8403AA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1A2D5F18"/>
    <w:multiLevelType w:val="hybridMultilevel"/>
    <w:tmpl w:val="A8A8A0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A2D6031"/>
    <w:multiLevelType w:val="hybridMultilevel"/>
    <w:tmpl w:val="862229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1C8016E1"/>
    <w:multiLevelType w:val="multilevel"/>
    <w:tmpl w:val="3CCA5E5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1C9008D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1D49283A"/>
    <w:multiLevelType w:val="multilevel"/>
    <w:tmpl w:val="07F6D2E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1D8F2B04"/>
    <w:multiLevelType w:val="multilevel"/>
    <w:tmpl w:val="E32824B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1DF14E72"/>
    <w:multiLevelType w:val="multilevel"/>
    <w:tmpl w:val="82743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1E2243EC"/>
    <w:multiLevelType w:val="multilevel"/>
    <w:tmpl w:val="500C32A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1E3D3927"/>
    <w:multiLevelType w:val="hybridMultilevel"/>
    <w:tmpl w:val="AA74CDD4"/>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47" w15:restartNumberingAfterBreak="0">
    <w:nsid w:val="1F286659"/>
    <w:multiLevelType w:val="hybridMultilevel"/>
    <w:tmpl w:val="60F41058"/>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48" w15:restartNumberingAfterBreak="0">
    <w:nsid w:val="20F10154"/>
    <w:multiLevelType w:val="multilevel"/>
    <w:tmpl w:val="A7A6FBC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20FD51DB"/>
    <w:multiLevelType w:val="multilevel"/>
    <w:tmpl w:val="2E9EEA7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21741FFD"/>
    <w:multiLevelType w:val="hybridMultilevel"/>
    <w:tmpl w:val="1F743044"/>
    <w:lvl w:ilvl="0" w:tplc="240A000F">
      <w:start w:val="1"/>
      <w:numFmt w:val="decimal"/>
      <w:lvlText w:val="%1."/>
      <w:lvlJc w:val="left"/>
      <w:pPr>
        <w:ind w:left="643" w:hanging="360"/>
      </w:pPr>
      <w:rPr>
        <w:rFonts w:hint="default"/>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51" w15:restartNumberingAfterBreak="0">
    <w:nsid w:val="227405F8"/>
    <w:multiLevelType w:val="hybridMultilevel"/>
    <w:tmpl w:val="DB8C42AE"/>
    <w:lvl w:ilvl="0" w:tplc="E21ABC0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2FC55E4"/>
    <w:multiLevelType w:val="hybridMultilevel"/>
    <w:tmpl w:val="1D9EC206"/>
    <w:lvl w:ilvl="0" w:tplc="ED98AA3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231931A2"/>
    <w:multiLevelType w:val="multilevel"/>
    <w:tmpl w:val="2158A9F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54" w15:restartNumberingAfterBreak="0">
    <w:nsid w:val="238D173B"/>
    <w:multiLevelType w:val="multilevel"/>
    <w:tmpl w:val="D42E78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23966B6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4DC57C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7" w15:restartNumberingAfterBreak="0">
    <w:nsid w:val="26303986"/>
    <w:multiLevelType w:val="multilevel"/>
    <w:tmpl w:val="25C2091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15:restartNumberingAfterBreak="0">
    <w:nsid w:val="277F7EEA"/>
    <w:multiLevelType w:val="multilevel"/>
    <w:tmpl w:val="6450B9C8"/>
    <w:lvl w:ilvl="0">
      <w:start w:val="1"/>
      <w:numFmt w:val="decimal"/>
      <w:suff w:val="space"/>
      <w:lvlText w:val="%1."/>
      <w:lvlJc w:val="left"/>
      <w:pPr>
        <w:ind w:left="5179" w:hanging="360"/>
      </w:pPr>
      <w:rPr>
        <w:rFonts w:hint="default"/>
      </w:rPr>
    </w:lvl>
    <w:lvl w:ilvl="1">
      <w:start w:val="1"/>
      <w:numFmt w:val="decimal"/>
      <w:suff w:val="space"/>
      <w:lvlText w:val="%1.%2"/>
      <w:lvlJc w:val="left"/>
      <w:pPr>
        <w:ind w:left="792" w:hanging="432"/>
      </w:pPr>
      <w:rPr>
        <w:rFonts w:hint="default"/>
      </w:rPr>
    </w:lvl>
    <w:lvl w:ilvl="2">
      <w:start w:val="1"/>
      <w:numFmt w:val="decimal"/>
      <w:suff w:val="space"/>
      <w:lvlText w:val="%1.%2.%3"/>
      <w:lvlJc w:val="left"/>
      <w:pPr>
        <w:ind w:left="1224" w:hanging="504"/>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Restart w:val="3"/>
      <w:pStyle w:val="Ttulo5"/>
      <w:suff w:val="space"/>
      <w:lvlText w:val="%1.%2.%3.%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9" w15:restartNumberingAfterBreak="0">
    <w:nsid w:val="279F4749"/>
    <w:multiLevelType w:val="hybridMultilevel"/>
    <w:tmpl w:val="E534B1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27BB6822"/>
    <w:multiLevelType w:val="multilevel"/>
    <w:tmpl w:val="AB50C27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280F7DED"/>
    <w:multiLevelType w:val="hybridMultilevel"/>
    <w:tmpl w:val="7A0460DA"/>
    <w:lvl w:ilvl="0" w:tplc="E644560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15:restartNumberingAfterBreak="0">
    <w:nsid w:val="297E03BD"/>
    <w:multiLevelType w:val="hybridMultilevel"/>
    <w:tmpl w:val="92262696"/>
    <w:lvl w:ilvl="0" w:tplc="240A0003">
      <w:start w:val="1"/>
      <w:numFmt w:val="bullet"/>
      <w:lvlText w:val="o"/>
      <w:lvlJc w:val="left"/>
      <w:pPr>
        <w:ind w:left="1724" w:hanging="360"/>
      </w:pPr>
      <w:rPr>
        <w:rFonts w:ascii="Courier New" w:hAnsi="Courier New" w:cs="Courier New" w:hint="default"/>
      </w:rPr>
    </w:lvl>
    <w:lvl w:ilvl="1" w:tplc="240A0003" w:tentative="1">
      <w:start w:val="1"/>
      <w:numFmt w:val="bullet"/>
      <w:lvlText w:val="o"/>
      <w:lvlJc w:val="left"/>
      <w:pPr>
        <w:ind w:left="2444" w:hanging="360"/>
      </w:pPr>
      <w:rPr>
        <w:rFonts w:ascii="Courier New" w:hAnsi="Courier New" w:cs="Courier New" w:hint="default"/>
      </w:rPr>
    </w:lvl>
    <w:lvl w:ilvl="2" w:tplc="240A0005" w:tentative="1">
      <w:start w:val="1"/>
      <w:numFmt w:val="bullet"/>
      <w:lvlText w:val=""/>
      <w:lvlJc w:val="left"/>
      <w:pPr>
        <w:ind w:left="3164" w:hanging="360"/>
      </w:pPr>
      <w:rPr>
        <w:rFonts w:ascii="Wingdings" w:hAnsi="Wingdings" w:hint="default"/>
      </w:rPr>
    </w:lvl>
    <w:lvl w:ilvl="3" w:tplc="240A0001" w:tentative="1">
      <w:start w:val="1"/>
      <w:numFmt w:val="bullet"/>
      <w:lvlText w:val=""/>
      <w:lvlJc w:val="left"/>
      <w:pPr>
        <w:ind w:left="3884" w:hanging="360"/>
      </w:pPr>
      <w:rPr>
        <w:rFonts w:ascii="Symbol" w:hAnsi="Symbol" w:hint="default"/>
      </w:rPr>
    </w:lvl>
    <w:lvl w:ilvl="4" w:tplc="240A0003" w:tentative="1">
      <w:start w:val="1"/>
      <w:numFmt w:val="bullet"/>
      <w:lvlText w:val="o"/>
      <w:lvlJc w:val="left"/>
      <w:pPr>
        <w:ind w:left="4604" w:hanging="360"/>
      </w:pPr>
      <w:rPr>
        <w:rFonts w:ascii="Courier New" w:hAnsi="Courier New" w:cs="Courier New" w:hint="default"/>
      </w:rPr>
    </w:lvl>
    <w:lvl w:ilvl="5" w:tplc="240A0005" w:tentative="1">
      <w:start w:val="1"/>
      <w:numFmt w:val="bullet"/>
      <w:lvlText w:val=""/>
      <w:lvlJc w:val="left"/>
      <w:pPr>
        <w:ind w:left="5324" w:hanging="360"/>
      </w:pPr>
      <w:rPr>
        <w:rFonts w:ascii="Wingdings" w:hAnsi="Wingdings" w:hint="default"/>
      </w:rPr>
    </w:lvl>
    <w:lvl w:ilvl="6" w:tplc="240A0001" w:tentative="1">
      <w:start w:val="1"/>
      <w:numFmt w:val="bullet"/>
      <w:lvlText w:val=""/>
      <w:lvlJc w:val="left"/>
      <w:pPr>
        <w:ind w:left="6044" w:hanging="360"/>
      </w:pPr>
      <w:rPr>
        <w:rFonts w:ascii="Symbol" w:hAnsi="Symbol" w:hint="default"/>
      </w:rPr>
    </w:lvl>
    <w:lvl w:ilvl="7" w:tplc="240A0003" w:tentative="1">
      <w:start w:val="1"/>
      <w:numFmt w:val="bullet"/>
      <w:lvlText w:val="o"/>
      <w:lvlJc w:val="left"/>
      <w:pPr>
        <w:ind w:left="6764" w:hanging="360"/>
      </w:pPr>
      <w:rPr>
        <w:rFonts w:ascii="Courier New" w:hAnsi="Courier New" w:cs="Courier New" w:hint="default"/>
      </w:rPr>
    </w:lvl>
    <w:lvl w:ilvl="8" w:tplc="240A0005" w:tentative="1">
      <w:start w:val="1"/>
      <w:numFmt w:val="bullet"/>
      <w:lvlText w:val=""/>
      <w:lvlJc w:val="left"/>
      <w:pPr>
        <w:ind w:left="7484" w:hanging="360"/>
      </w:pPr>
      <w:rPr>
        <w:rFonts w:ascii="Wingdings" w:hAnsi="Wingdings" w:hint="default"/>
      </w:rPr>
    </w:lvl>
  </w:abstractNum>
  <w:abstractNum w:abstractNumId="63" w15:restartNumberingAfterBreak="0">
    <w:nsid w:val="2A037A8E"/>
    <w:multiLevelType w:val="multilevel"/>
    <w:tmpl w:val="32CE69D4"/>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64" w15:restartNumberingAfterBreak="0">
    <w:nsid w:val="2B2037C5"/>
    <w:multiLevelType w:val="hybridMultilevel"/>
    <w:tmpl w:val="7F1E3750"/>
    <w:lvl w:ilvl="0" w:tplc="53205D52">
      <w:start w:val="4"/>
      <w:numFmt w:val="bullet"/>
      <w:lvlText w:val=""/>
      <w:lvlJc w:val="left"/>
      <w:pPr>
        <w:ind w:left="644" w:hanging="360"/>
      </w:pPr>
      <w:rPr>
        <w:rFonts w:ascii="Symbol" w:eastAsiaTheme="minorHAnsi" w:hAnsi="Symbol" w:cstheme="minorBidi" w:hint="default"/>
      </w:rPr>
    </w:lvl>
    <w:lvl w:ilvl="1" w:tplc="240A0003" w:tentative="1">
      <w:start w:val="1"/>
      <w:numFmt w:val="bullet"/>
      <w:lvlText w:val="o"/>
      <w:lvlJc w:val="left"/>
      <w:pPr>
        <w:ind w:left="1364" w:hanging="360"/>
      </w:pPr>
      <w:rPr>
        <w:rFonts w:ascii="Courier New" w:hAnsi="Courier New" w:cs="Courier New" w:hint="default"/>
      </w:rPr>
    </w:lvl>
    <w:lvl w:ilvl="2" w:tplc="240A0005" w:tentative="1">
      <w:start w:val="1"/>
      <w:numFmt w:val="bullet"/>
      <w:lvlText w:val=""/>
      <w:lvlJc w:val="left"/>
      <w:pPr>
        <w:ind w:left="2084" w:hanging="360"/>
      </w:pPr>
      <w:rPr>
        <w:rFonts w:ascii="Wingdings" w:hAnsi="Wingdings" w:hint="default"/>
      </w:rPr>
    </w:lvl>
    <w:lvl w:ilvl="3" w:tplc="240A0001" w:tentative="1">
      <w:start w:val="1"/>
      <w:numFmt w:val="bullet"/>
      <w:lvlText w:val=""/>
      <w:lvlJc w:val="left"/>
      <w:pPr>
        <w:ind w:left="2804" w:hanging="360"/>
      </w:pPr>
      <w:rPr>
        <w:rFonts w:ascii="Symbol" w:hAnsi="Symbol" w:hint="default"/>
      </w:rPr>
    </w:lvl>
    <w:lvl w:ilvl="4" w:tplc="240A0003" w:tentative="1">
      <w:start w:val="1"/>
      <w:numFmt w:val="bullet"/>
      <w:lvlText w:val="o"/>
      <w:lvlJc w:val="left"/>
      <w:pPr>
        <w:ind w:left="3524" w:hanging="360"/>
      </w:pPr>
      <w:rPr>
        <w:rFonts w:ascii="Courier New" w:hAnsi="Courier New" w:cs="Courier New" w:hint="default"/>
      </w:rPr>
    </w:lvl>
    <w:lvl w:ilvl="5" w:tplc="240A0005" w:tentative="1">
      <w:start w:val="1"/>
      <w:numFmt w:val="bullet"/>
      <w:lvlText w:val=""/>
      <w:lvlJc w:val="left"/>
      <w:pPr>
        <w:ind w:left="4244" w:hanging="360"/>
      </w:pPr>
      <w:rPr>
        <w:rFonts w:ascii="Wingdings" w:hAnsi="Wingdings" w:hint="default"/>
      </w:rPr>
    </w:lvl>
    <w:lvl w:ilvl="6" w:tplc="240A0001" w:tentative="1">
      <w:start w:val="1"/>
      <w:numFmt w:val="bullet"/>
      <w:lvlText w:val=""/>
      <w:lvlJc w:val="left"/>
      <w:pPr>
        <w:ind w:left="4964" w:hanging="360"/>
      </w:pPr>
      <w:rPr>
        <w:rFonts w:ascii="Symbol" w:hAnsi="Symbol" w:hint="default"/>
      </w:rPr>
    </w:lvl>
    <w:lvl w:ilvl="7" w:tplc="240A0003" w:tentative="1">
      <w:start w:val="1"/>
      <w:numFmt w:val="bullet"/>
      <w:lvlText w:val="o"/>
      <w:lvlJc w:val="left"/>
      <w:pPr>
        <w:ind w:left="5684" w:hanging="360"/>
      </w:pPr>
      <w:rPr>
        <w:rFonts w:ascii="Courier New" w:hAnsi="Courier New" w:cs="Courier New" w:hint="default"/>
      </w:rPr>
    </w:lvl>
    <w:lvl w:ilvl="8" w:tplc="240A0005" w:tentative="1">
      <w:start w:val="1"/>
      <w:numFmt w:val="bullet"/>
      <w:lvlText w:val=""/>
      <w:lvlJc w:val="left"/>
      <w:pPr>
        <w:ind w:left="6404" w:hanging="360"/>
      </w:pPr>
      <w:rPr>
        <w:rFonts w:ascii="Wingdings" w:hAnsi="Wingdings" w:hint="default"/>
      </w:rPr>
    </w:lvl>
  </w:abstractNum>
  <w:abstractNum w:abstractNumId="65" w15:restartNumberingAfterBreak="0">
    <w:nsid w:val="2DD03D8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6" w15:restartNumberingAfterBreak="0">
    <w:nsid w:val="2F8F4320"/>
    <w:multiLevelType w:val="hybridMultilevel"/>
    <w:tmpl w:val="C25828B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7" w15:restartNumberingAfterBreak="0">
    <w:nsid w:val="2FB56248"/>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02D613C"/>
    <w:multiLevelType w:val="multilevel"/>
    <w:tmpl w:val="DDA45D7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9" w15:restartNumberingAfterBreak="0">
    <w:nsid w:val="314B5A02"/>
    <w:multiLevelType w:val="multilevel"/>
    <w:tmpl w:val="42FAE4B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15:restartNumberingAfterBreak="0">
    <w:nsid w:val="32AC23B2"/>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35357BCE"/>
    <w:multiLevelType w:val="multilevel"/>
    <w:tmpl w:val="2E9EEA7E"/>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35454F13"/>
    <w:multiLevelType w:val="multilevel"/>
    <w:tmpl w:val="C32C1D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15:restartNumberingAfterBreak="0">
    <w:nsid w:val="35BC1C35"/>
    <w:multiLevelType w:val="hybridMultilevel"/>
    <w:tmpl w:val="56F468E6"/>
    <w:lvl w:ilvl="0" w:tplc="A3E4F30C">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4" w15:restartNumberingAfterBreak="0">
    <w:nsid w:val="375C7E48"/>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15:restartNumberingAfterBreak="0">
    <w:nsid w:val="386A6BA1"/>
    <w:multiLevelType w:val="hybridMultilevel"/>
    <w:tmpl w:val="82E640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39633B90"/>
    <w:multiLevelType w:val="multilevel"/>
    <w:tmpl w:val="572810F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15:restartNumberingAfterBreak="0">
    <w:nsid w:val="3A03464D"/>
    <w:multiLevelType w:val="hybridMultilevel"/>
    <w:tmpl w:val="C342732E"/>
    <w:lvl w:ilvl="0" w:tplc="07F6EB8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D680F65"/>
    <w:multiLevelType w:val="multilevel"/>
    <w:tmpl w:val="F9002190"/>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15:restartNumberingAfterBreak="0">
    <w:nsid w:val="3D762A22"/>
    <w:multiLevelType w:val="multilevel"/>
    <w:tmpl w:val="36001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3E6D13BD"/>
    <w:multiLevelType w:val="multilevel"/>
    <w:tmpl w:val="70A4AA28"/>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81" w15:restartNumberingAfterBreak="0">
    <w:nsid w:val="3FED24DA"/>
    <w:multiLevelType w:val="multilevel"/>
    <w:tmpl w:val="FE1ADD3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15:restartNumberingAfterBreak="0">
    <w:nsid w:val="41406998"/>
    <w:multiLevelType w:val="hybridMultilevel"/>
    <w:tmpl w:val="FDA2E2AE"/>
    <w:lvl w:ilvl="0" w:tplc="A81EFA60">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3" w15:restartNumberingAfterBreak="0">
    <w:nsid w:val="41575CB9"/>
    <w:multiLevelType w:val="multilevel"/>
    <w:tmpl w:val="2FD2E65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84" w15:restartNumberingAfterBreak="0">
    <w:nsid w:val="435B4ED7"/>
    <w:multiLevelType w:val="hybridMultilevel"/>
    <w:tmpl w:val="F94C7BE8"/>
    <w:lvl w:ilvl="0" w:tplc="FCBAEE8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43955D93"/>
    <w:multiLevelType w:val="hybridMultilevel"/>
    <w:tmpl w:val="9140CC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6" w15:restartNumberingAfterBreak="0">
    <w:nsid w:val="46C07E91"/>
    <w:multiLevelType w:val="hybridMultilevel"/>
    <w:tmpl w:val="0DEC63A8"/>
    <w:lvl w:ilvl="0" w:tplc="A2BA570A">
      <w:start w:val="4"/>
      <w:numFmt w:val="decimal"/>
      <w:lvlText w:val="%1."/>
      <w:lvlJc w:val="left"/>
      <w:pPr>
        <w:ind w:left="643"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7" w15:restartNumberingAfterBreak="0">
    <w:nsid w:val="47D2173B"/>
    <w:multiLevelType w:val="hybridMultilevel"/>
    <w:tmpl w:val="B9E2C0D6"/>
    <w:lvl w:ilvl="0" w:tplc="6158C44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86F0AF7"/>
    <w:multiLevelType w:val="hybridMultilevel"/>
    <w:tmpl w:val="B02AC2CA"/>
    <w:lvl w:ilvl="0" w:tplc="240A0005">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9" w15:restartNumberingAfterBreak="0">
    <w:nsid w:val="4AB13857"/>
    <w:multiLevelType w:val="multilevel"/>
    <w:tmpl w:val="97FC03D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15:restartNumberingAfterBreak="0">
    <w:nsid w:val="4ADE6721"/>
    <w:multiLevelType w:val="hybridMultilevel"/>
    <w:tmpl w:val="F95E4CD8"/>
    <w:lvl w:ilvl="0" w:tplc="792E67AE">
      <w:start w:val="1"/>
      <w:numFmt w:val="decimal"/>
      <w:lvlText w:val="%1."/>
      <w:lvlJc w:val="left"/>
      <w:pPr>
        <w:ind w:left="643" w:hanging="360"/>
      </w:pPr>
      <w:rPr>
        <w:rFonts w:ascii="Times New Roman" w:eastAsiaTheme="minorHAnsi" w:hAnsi="Times New Roman" w:cstheme="minorBidi"/>
        <w:b/>
        <w:bCs/>
      </w:rPr>
    </w:lvl>
    <w:lvl w:ilvl="1" w:tplc="240A0003" w:tentative="1">
      <w:start w:val="1"/>
      <w:numFmt w:val="bullet"/>
      <w:lvlText w:val="o"/>
      <w:lvlJc w:val="left"/>
      <w:pPr>
        <w:ind w:left="1363" w:hanging="360"/>
      </w:pPr>
      <w:rPr>
        <w:rFonts w:ascii="Courier New" w:hAnsi="Courier New" w:cs="Courier New" w:hint="default"/>
      </w:rPr>
    </w:lvl>
    <w:lvl w:ilvl="2" w:tplc="240A0005" w:tentative="1">
      <w:start w:val="1"/>
      <w:numFmt w:val="bullet"/>
      <w:lvlText w:val=""/>
      <w:lvlJc w:val="left"/>
      <w:pPr>
        <w:ind w:left="2083" w:hanging="360"/>
      </w:pPr>
      <w:rPr>
        <w:rFonts w:ascii="Wingdings" w:hAnsi="Wingdings" w:hint="default"/>
      </w:rPr>
    </w:lvl>
    <w:lvl w:ilvl="3" w:tplc="240A0001" w:tentative="1">
      <w:start w:val="1"/>
      <w:numFmt w:val="bullet"/>
      <w:lvlText w:val=""/>
      <w:lvlJc w:val="left"/>
      <w:pPr>
        <w:ind w:left="2803" w:hanging="360"/>
      </w:pPr>
      <w:rPr>
        <w:rFonts w:ascii="Symbol" w:hAnsi="Symbol" w:hint="default"/>
      </w:rPr>
    </w:lvl>
    <w:lvl w:ilvl="4" w:tplc="240A0003" w:tentative="1">
      <w:start w:val="1"/>
      <w:numFmt w:val="bullet"/>
      <w:lvlText w:val="o"/>
      <w:lvlJc w:val="left"/>
      <w:pPr>
        <w:ind w:left="3523" w:hanging="360"/>
      </w:pPr>
      <w:rPr>
        <w:rFonts w:ascii="Courier New" w:hAnsi="Courier New" w:cs="Courier New" w:hint="default"/>
      </w:rPr>
    </w:lvl>
    <w:lvl w:ilvl="5" w:tplc="240A0005" w:tentative="1">
      <w:start w:val="1"/>
      <w:numFmt w:val="bullet"/>
      <w:lvlText w:val=""/>
      <w:lvlJc w:val="left"/>
      <w:pPr>
        <w:ind w:left="4243" w:hanging="360"/>
      </w:pPr>
      <w:rPr>
        <w:rFonts w:ascii="Wingdings" w:hAnsi="Wingdings" w:hint="default"/>
      </w:rPr>
    </w:lvl>
    <w:lvl w:ilvl="6" w:tplc="240A0001" w:tentative="1">
      <w:start w:val="1"/>
      <w:numFmt w:val="bullet"/>
      <w:lvlText w:val=""/>
      <w:lvlJc w:val="left"/>
      <w:pPr>
        <w:ind w:left="4963" w:hanging="360"/>
      </w:pPr>
      <w:rPr>
        <w:rFonts w:ascii="Symbol" w:hAnsi="Symbol" w:hint="default"/>
      </w:rPr>
    </w:lvl>
    <w:lvl w:ilvl="7" w:tplc="240A0003" w:tentative="1">
      <w:start w:val="1"/>
      <w:numFmt w:val="bullet"/>
      <w:lvlText w:val="o"/>
      <w:lvlJc w:val="left"/>
      <w:pPr>
        <w:ind w:left="5683" w:hanging="360"/>
      </w:pPr>
      <w:rPr>
        <w:rFonts w:ascii="Courier New" w:hAnsi="Courier New" w:cs="Courier New" w:hint="default"/>
      </w:rPr>
    </w:lvl>
    <w:lvl w:ilvl="8" w:tplc="240A0005" w:tentative="1">
      <w:start w:val="1"/>
      <w:numFmt w:val="bullet"/>
      <w:lvlText w:val=""/>
      <w:lvlJc w:val="left"/>
      <w:pPr>
        <w:ind w:left="6403" w:hanging="360"/>
      </w:pPr>
      <w:rPr>
        <w:rFonts w:ascii="Wingdings" w:hAnsi="Wingdings" w:hint="default"/>
      </w:rPr>
    </w:lvl>
  </w:abstractNum>
  <w:abstractNum w:abstractNumId="91" w15:restartNumberingAfterBreak="0">
    <w:nsid w:val="4BE72FD1"/>
    <w:multiLevelType w:val="multilevel"/>
    <w:tmpl w:val="71B498A8"/>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2" w15:restartNumberingAfterBreak="0">
    <w:nsid w:val="4C7560AC"/>
    <w:multiLevelType w:val="multilevel"/>
    <w:tmpl w:val="ED7411C0"/>
    <w:lvl w:ilvl="0">
      <w:start w:val="1"/>
      <w:numFmt w:val="decimal"/>
      <w:pStyle w:val="Ttulo1"/>
      <w:suff w:val="space"/>
      <w:lvlText w:val="%1."/>
      <w:lvlJc w:val="left"/>
      <w:pPr>
        <w:ind w:left="284" w:hanging="284"/>
      </w:pPr>
      <w:rPr>
        <w:rFonts w:hint="default"/>
      </w:rPr>
    </w:lvl>
    <w:lvl w:ilvl="1">
      <w:start w:val="1"/>
      <w:numFmt w:val="decimal"/>
      <w:pStyle w:val="Ttulo2"/>
      <w:suff w:val="space"/>
      <w:lvlText w:val="%1.%2"/>
      <w:lvlJc w:val="left"/>
      <w:pPr>
        <w:ind w:left="284" w:hanging="284"/>
      </w:pPr>
      <w:rPr>
        <w:rFonts w:hint="default"/>
      </w:rPr>
    </w:lvl>
    <w:lvl w:ilvl="2">
      <w:start w:val="1"/>
      <w:numFmt w:val="decimal"/>
      <w:pStyle w:val="Ttulo3"/>
      <w:suff w:val="space"/>
      <w:lvlText w:val="%1.%2.%3"/>
      <w:lvlJc w:val="left"/>
      <w:pPr>
        <w:ind w:left="0" w:firstLine="28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3" w15:restartNumberingAfterBreak="0">
    <w:nsid w:val="4E433653"/>
    <w:multiLevelType w:val="hybridMultilevel"/>
    <w:tmpl w:val="BBFEAA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51D22367"/>
    <w:multiLevelType w:val="multilevel"/>
    <w:tmpl w:val="60C86A9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5" w15:restartNumberingAfterBreak="0">
    <w:nsid w:val="51EE6858"/>
    <w:multiLevelType w:val="hybridMultilevel"/>
    <w:tmpl w:val="FE3A8F9C"/>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96" w15:restartNumberingAfterBreak="0">
    <w:nsid w:val="52960473"/>
    <w:multiLevelType w:val="hybridMultilevel"/>
    <w:tmpl w:val="0DA285AC"/>
    <w:lvl w:ilvl="0" w:tplc="A8E25F8C">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350790B"/>
    <w:multiLevelType w:val="multilevel"/>
    <w:tmpl w:val="4A308D86"/>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98" w15:restartNumberingAfterBreak="0">
    <w:nsid w:val="5580633A"/>
    <w:multiLevelType w:val="hybridMultilevel"/>
    <w:tmpl w:val="142AD3D2"/>
    <w:lvl w:ilvl="0" w:tplc="240A0001">
      <w:start w:val="1"/>
      <w:numFmt w:val="bullet"/>
      <w:lvlText w:val=""/>
      <w:lvlJc w:val="left"/>
      <w:pPr>
        <w:ind w:left="360" w:hanging="360"/>
      </w:pPr>
      <w:rPr>
        <w:rFonts w:ascii="Symbol" w:hAnsi="Symbol" w:hint="default"/>
      </w:rPr>
    </w:lvl>
    <w:lvl w:ilvl="1" w:tplc="240A0003">
      <w:start w:val="1"/>
      <w:numFmt w:val="bullet"/>
      <w:lvlText w:val="o"/>
      <w:lvlJc w:val="left"/>
      <w:pPr>
        <w:ind w:left="1080" w:hanging="360"/>
      </w:pPr>
      <w:rPr>
        <w:rFonts w:ascii="Courier New" w:hAnsi="Courier New" w:cs="Courier New" w:hint="default"/>
      </w:rPr>
    </w:lvl>
    <w:lvl w:ilvl="2" w:tplc="240A0005">
      <w:start w:val="1"/>
      <w:numFmt w:val="bullet"/>
      <w:lvlText w:val=""/>
      <w:lvlJc w:val="left"/>
      <w:pPr>
        <w:ind w:left="1800" w:hanging="360"/>
      </w:pPr>
      <w:rPr>
        <w:rFonts w:ascii="Wingdings" w:hAnsi="Wingdings" w:hint="default"/>
      </w:rPr>
    </w:lvl>
    <w:lvl w:ilvl="3" w:tplc="240A000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99" w15:restartNumberingAfterBreak="0">
    <w:nsid w:val="569020E0"/>
    <w:multiLevelType w:val="hybridMultilevel"/>
    <w:tmpl w:val="F3AEDC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0" w15:restartNumberingAfterBreak="0">
    <w:nsid w:val="57C73142"/>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1" w15:restartNumberingAfterBreak="0">
    <w:nsid w:val="5A5B29D7"/>
    <w:multiLevelType w:val="hybridMultilevel"/>
    <w:tmpl w:val="11C291A8"/>
    <w:lvl w:ilvl="0" w:tplc="4F92ED5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5EB803CE"/>
    <w:multiLevelType w:val="multilevel"/>
    <w:tmpl w:val="63B0CA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5EC877BE"/>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4" w15:restartNumberingAfterBreak="0">
    <w:nsid w:val="5F00486F"/>
    <w:multiLevelType w:val="multilevel"/>
    <w:tmpl w:val="9C2E1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5" w15:restartNumberingAfterBreak="0">
    <w:nsid w:val="5FC42254"/>
    <w:multiLevelType w:val="multilevel"/>
    <w:tmpl w:val="45FC59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15:restartNumberingAfterBreak="0">
    <w:nsid w:val="60FA31A3"/>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7" w15:restartNumberingAfterBreak="0">
    <w:nsid w:val="61930DC7"/>
    <w:multiLevelType w:val="hybridMultilevel"/>
    <w:tmpl w:val="EEE20736"/>
    <w:lvl w:ilvl="0" w:tplc="DBD8719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1CA5D60"/>
    <w:multiLevelType w:val="multilevel"/>
    <w:tmpl w:val="D19CD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15:restartNumberingAfterBreak="0">
    <w:nsid w:val="624E2403"/>
    <w:multiLevelType w:val="multilevel"/>
    <w:tmpl w:val="4F4A37F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0" w15:restartNumberingAfterBreak="0">
    <w:nsid w:val="62D60822"/>
    <w:multiLevelType w:val="hybridMultilevel"/>
    <w:tmpl w:val="24902D4C"/>
    <w:lvl w:ilvl="0" w:tplc="01E4BF96">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1" w15:restartNumberingAfterBreak="0">
    <w:nsid w:val="635863E9"/>
    <w:multiLevelType w:val="multilevel"/>
    <w:tmpl w:val="A42CB2B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2" w15:restartNumberingAfterBreak="0">
    <w:nsid w:val="639C299B"/>
    <w:multiLevelType w:val="hybridMultilevel"/>
    <w:tmpl w:val="CAF844DC"/>
    <w:lvl w:ilvl="0" w:tplc="FB1E45F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408487E"/>
    <w:multiLevelType w:val="multilevel"/>
    <w:tmpl w:val="739A6FB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4" w15:restartNumberingAfterBreak="0">
    <w:nsid w:val="65070CE6"/>
    <w:multiLevelType w:val="multilevel"/>
    <w:tmpl w:val="2450569E"/>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5" w15:restartNumberingAfterBreak="0">
    <w:nsid w:val="65EB3278"/>
    <w:multiLevelType w:val="multilevel"/>
    <w:tmpl w:val="FD1EF1D2"/>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6" w15:restartNumberingAfterBreak="0">
    <w:nsid w:val="66644D9D"/>
    <w:multiLevelType w:val="hybridMultilevel"/>
    <w:tmpl w:val="4170D5E0"/>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17" w15:restartNumberingAfterBreak="0">
    <w:nsid w:val="690401ED"/>
    <w:multiLevelType w:val="multilevel"/>
    <w:tmpl w:val="2F68FAA2"/>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18" w15:restartNumberingAfterBreak="0">
    <w:nsid w:val="6A4F29C0"/>
    <w:multiLevelType w:val="hybridMultilevel"/>
    <w:tmpl w:val="CDACC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9" w15:restartNumberingAfterBreak="0">
    <w:nsid w:val="6A5052B3"/>
    <w:multiLevelType w:val="hybridMultilevel"/>
    <w:tmpl w:val="50261E86"/>
    <w:lvl w:ilvl="0" w:tplc="72AA72EA">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0" w15:restartNumberingAfterBreak="0">
    <w:nsid w:val="6A854688"/>
    <w:multiLevelType w:val="hybridMultilevel"/>
    <w:tmpl w:val="22FCA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1" w15:restartNumberingAfterBreak="0">
    <w:nsid w:val="6BA90675"/>
    <w:multiLevelType w:val="hybridMultilevel"/>
    <w:tmpl w:val="7CFC5ADE"/>
    <w:lvl w:ilvl="0" w:tplc="873A1C08">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2" w15:restartNumberingAfterBreak="0">
    <w:nsid w:val="6D343187"/>
    <w:multiLevelType w:val="multilevel"/>
    <w:tmpl w:val="3CB69F7A"/>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3" w15:restartNumberingAfterBreak="0">
    <w:nsid w:val="6D923D6F"/>
    <w:multiLevelType w:val="multilevel"/>
    <w:tmpl w:val="84D216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4" w15:restartNumberingAfterBreak="0">
    <w:nsid w:val="6E712FC4"/>
    <w:multiLevelType w:val="multilevel"/>
    <w:tmpl w:val="5DFE3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5" w15:restartNumberingAfterBreak="0">
    <w:nsid w:val="6E9B7381"/>
    <w:multiLevelType w:val="hybridMultilevel"/>
    <w:tmpl w:val="C2FE3E7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26" w15:restartNumberingAfterBreak="0">
    <w:nsid w:val="6EDA66E0"/>
    <w:multiLevelType w:val="multilevel"/>
    <w:tmpl w:val="8AB83B5C"/>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7" w15:restartNumberingAfterBreak="0">
    <w:nsid w:val="71324B3A"/>
    <w:multiLevelType w:val="hybridMultilevel"/>
    <w:tmpl w:val="320EC400"/>
    <w:lvl w:ilvl="0" w:tplc="C22A4820">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73207177"/>
    <w:multiLevelType w:val="multilevel"/>
    <w:tmpl w:val="A8C88CE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9" w15:restartNumberingAfterBreak="0">
    <w:nsid w:val="7496696A"/>
    <w:multiLevelType w:val="multilevel"/>
    <w:tmpl w:val="33862276"/>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0" w15:restartNumberingAfterBreak="0">
    <w:nsid w:val="74A82E82"/>
    <w:multiLevelType w:val="hybridMultilevel"/>
    <w:tmpl w:val="D3A0444A"/>
    <w:lvl w:ilvl="0" w:tplc="3EA48F72">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1" w15:restartNumberingAfterBreak="0">
    <w:nsid w:val="75114E24"/>
    <w:multiLevelType w:val="hybridMultilevel"/>
    <w:tmpl w:val="805A6B44"/>
    <w:lvl w:ilvl="0" w:tplc="8EE6B4C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75273CD1"/>
    <w:multiLevelType w:val="hybridMultilevel"/>
    <w:tmpl w:val="A80081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756160D7"/>
    <w:multiLevelType w:val="hybridMultilevel"/>
    <w:tmpl w:val="69FA12D4"/>
    <w:lvl w:ilvl="0" w:tplc="B8263E2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756F020E"/>
    <w:multiLevelType w:val="multilevel"/>
    <w:tmpl w:val="E544EDD4"/>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5" w15:restartNumberingAfterBreak="0">
    <w:nsid w:val="76BD1551"/>
    <w:multiLevelType w:val="hybridMultilevel"/>
    <w:tmpl w:val="A6105996"/>
    <w:lvl w:ilvl="0" w:tplc="240A0001">
      <w:start w:val="1"/>
      <w:numFmt w:val="bullet"/>
      <w:lvlText w:val=""/>
      <w:lvlJc w:val="left"/>
      <w:pPr>
        <w:ind w:left="1004" w:hanging="360"/>
      </w:pPr>
      <w:rPr>
        <w:rFonts w:ascii="Symbol" w:hAnsi="Symbol" w:hint="default"/>
      </w:rPr>
    </w:lvl>
    <w:lvl w:ilvl="1" w:tplc="240A0003" w:tentative="1">
      <w:start w:val="1"/>
      <w:numFmt w:val="bullet"/>
      <w:lvlText w:val="o"/>
      <w:lvlJc w:val="left"/>
      <w:pPr>
        <w:ind w:left="1724" w:hanging="360"/>
      </w:pPr>
      <w:rPr>
        <w:rFonts w:ascii="Courier New" w:hAnsi="Courier New" w:cs="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cs="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cs="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36" w15:restartNumberingAfterBreak="0">
    <w:nsid w:val="76D21E10"/>
    <w:multiLevelType w:val="multilevel"/>
    <w:tmpl w:val="7FA2DFAC"/>
    <w:lvl w:ilvl="0">
      <w:start w:val="3"/>
      <w:numFmt w:val="decimal"/>
      <w:lvlText w:val="%1."/>
      <w:lvlJc w:val="left"/>
      <w:pPr>
        <w:ind w:left="720" w:hanging="360"/>
      </w:pPr>
      <w:rPr>
        <w:rFonts w:hint="default"/>
        <w:b/>
        <w:bCs/>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37" w15:restartNumberingAfterBreak="0">
    <w:nsid w:val="780D6EA9"/>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8" w15:restartNumberingAfterBreak="0">
    <w:nsid w:val="7A8B0A26"/>
    <w:multiLevelType w:val="hybridMultilevel"/>
    <w:tmpl w:val="8DCAF4E2"/>
    <w:lvl w:ilvl="0" w:tplc="38FCAE94">
      <w:start w:val="5"/>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9" w15:restartNumberingAfterBreak="0">
    <w:nsid w:val="7B4609C9"/>
    <w:multiLevelType w:val="hybridMultilevel"/>
    <w:tmpl w:val="0A2EFA02"/>
    <w:lvl w:ilvl="0" w:tplc="240A0003">
      <w:start w:val="1"/>
      <w:numFmt w:val="bullet"/>
      <w:lvlText w:val="o"/>
      <w:lvlJc w:val="left"/>
      <w:pPr>
        <w:ind w:left="2008" w:hanging="360"/>
      </w:pPr>
      <w:rPr>
        <w:rFonts w:ascii="Courier New" w:hAnsi="Courier New" w:cs="Courier New" w:hint="default"/>
      </w:rPr>
    </w:lvl>
    <w:lvl w:ilvl="1" w:tplc="240A0003" w:tentative="1">
      <w:start w:val="1"/>
      <w:numFmt w:val="bullet"/>
      <w:lvlText w:val="o"/>
      <w:lvlJc w:val="left"/>
      <w:pPr>
        <w:ind w:left="2728" w:hanging="360"/>
      </w:pPr>
      <w:rPr>
        <w:rFonts w:ascii="Courier New" w:hAnsi="Courier New" w:cs="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cs="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cs="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140" w15:restartNumberingAfterBreak="0">
    <w:nsid w:val="7BED1837"/>
    <w:multiLevelType w:val="multilevel"/>
    <w:tmpl w:val="4F38747A"/>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abstractNum w:abstractNumId="141" w15:restartNumberingAfterBreak="0">
    <w:nsid w:val="7CE70468"/>
    <w:multiLevelType w:val="multilevel"/>
    <w:tmpl w:val="D714B322"/>
    <w:lvl w:ilvl="0">
      <w:start w:val="1"/>
      <w:numFmt w:val="decimal"/>
      <w:lvlText w:val="%1."/>
      <w:lvlJc w:val="left"/>
      <w:pPr>
        <w:ind w:left="720" w:hanging="360"/>
      </w:pPr>
      <w:rPr>
        <w:b/>
        <w:bCs/>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2" w15:restartNumberingAfterBreak="0">
    <w:nsid w:val="7DFD338E"/>
    <w:multiLevelType w:val="multilevel"/>
    <w:tmpl w:val="1CC404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3" w15:restartNumberingAfterBreak="0">
    <w:nsid w:val="7E387242"/>
    <w:multiLevelType w:val="hybridMultilevel"/>
    <w:tmpl w:val="C5FE53A4"/>
    <w:lvl w:ilvl="0" w:tplc="306038C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7F44347F"/>
    <w:multiLevelType w:val="multilevel"/>
    <w:tmpl w:val="B94C3816"/>
    <w:lvl w:ilvl="0">
      <w:start w:val="3"/>
      <w:numFmt w:val="decimal"/>
      <w:lvlText w:val="%1."/>
      <w:lvlJc w:val="left"/>
      <w:pPr>
        <w:ind w:left="720" w:hanging="360"/>
      </w:pPr>
      <w:rPr>
        <w:rFonts w:hint="default"/>
        <w:u w:val="none"/>
      </w:rPr>
    </w:lvl>
    <w:lvl w:ilvl="1">
      <w:start w:val="1"/>
      <w:numFmt w:val="lowerLetter"/>
      <w:lvlText w:val="%2."/>
      <w:lvlJc w:val="left"/>
      <w:pPr>
        <w:ind w:left="1440" w:hanging="360"/>
      </w:pPr>
      <w:rPr>
        <w:rFonts w:hint="default"/>
        <w:u w:val="none"/>
      </w:rPr>
    </w:lvl>
    <w:lvl w:ilvl="2">
      <w:start w:val="1"/>
      <w:numFmt w:val="lowerRoman"/>
      <w:lvlText w:val="%3."/>
      <w:lvlJc w:val="right"/>
      <w:pPr>
        <w:ind w:left="2160" w:hanging="360"/>
      </w:pPr>
      <w:rPr>
        <w:rFonts w:hint="default"/>
        <w:u w:val="none"/>
      </w:rPr>
    </w:lvl>
    <w:lvl w:ilvl="3">
      <w:start w:val="1"/>
      <w:numFmt w:val="decimal"/>
      <w:lvlText w:val="%4."/>
      <w:lvlJc w:val="left"/>
      <w:pPr>
        <w:ind w:left="2880" w:hanging="360"/>
      </w:pPr>
      <w:rPr>
        <w:rFonts w:hint="default"/>
        <w:u w:val="none"/>
      </w:rPr>
    </w:lvl>
    <w:lvl w:ilvl="4">
      <w:start w:val="1"/>
      <w:numFmt w:val="lowerLetter"/>
      <w:lvlText w:val="%5."/>
      <w:lvlJc w:val="left"/>
      <w:pPr>
        <w:ind w:left="3600" w:hanging="360"/>
      </w:pPr>
      <w:rPr>
        <w:rFonts w:hint="default"/>
        <w:u w:val="none"/>
      </w:rPr>
    </w:lvl>
    <w:lvl w:ilvl="5">
      <w:start w:val="1"/>
      <w:numFmt w:val="lowerRoman"/>
      <w:lvlText w:val="%6."/>
      <w:lvlJc w:val="right"/>
      <w:pPr>
        <w:ind w:left="4320" w:hanging="360"/>
      </w:pPr>
      <w:rPr>
        <w:rFonts w:hint="default"/>
        <w:u w:val="none"/>
      </w:rPr>
    </w:lvl>
    <w:lvl w:ilvl="6">
      <w:start w:val="1"/>
      <w:numFmt w:val="decimal"/>
      <w:lvlText w:val="%7."/>
      <w:lvlJc w:val="left"/>
      <w:pPr>
        <w:ind w:left="5040" w:hanging="360"/>
      </w:pPr>
      <w:rPr>
        <w:rFonts w:hint="default"/>
        <w:u w:val="none"/>
      </w:rPr>
    </w:lvl>
    <w:lvl w:ilvl="7">
      <w:start w:val="1"/>
      <w:numFmt w:val="lowerLetter"/>
      <w:lvlText w:val="%8."/>
      <w:lvlJc w:val="left"/>
      <w:pPr>
        <w:ind w:left="5760" w:hanging="360"/>
      </w:pPr>
      <w:rPr>
        <w:rFonts w:hint="default"/>
        <w:u w:val="none"/>
      </w:rPr>
    </w:lvl>
    <w:lvl w:ilvl="8">
      <w:start w:val="1"/>
      <w:numFmt w:val="lowerRoman"/>
      <w:lvlText w:val="%9."/>
      <w:lvlJc w:val="right"/>
      <w:pPr>
        <w:ind w:left="6480" w:hanging="360"/>
      </w:pPr>
      <w:rPr>
        <w:rFonts w:hint="default"/>
        <w:u w:val="none"/>
      </w:rPr>
    </w:lvl>
  </w:abstractNum>
  <w:num w:numId="1">
    <w:abstractNumId w:val="50"/>
  </w:num>
  <w:num w:numId="2">
    <w:abstractNumId w:val="58"/>
  </w:num>
  <w:num w:numId="3">
    <w:abstractNumId w:val="64"/>
  </w:num>
  <w:num w:numId="4">
    <w:abstractNumId w:val="47"/>
  </w:num>
  <w:num w:numId="5">
    <w:abstractNumId w:val="125"/>
  </w:num>
  <w:num w:numId="6">
    <w:abstractNumId w:val="26"/>
  </w:num>
  <w:num w:numId="7">
    <w:abstractNumId w:val="46"/>
  </w:num>
  <w:num w:numId="8">
    <w:abstractNumId w:val="116"/>
  </w:num>
  <w:num w:numId="9">
    <w:abstractNumId w:val="139"/>
  </w:num>
  <w:num w:numId="10">
    <w:abstractNumId w:val="92"/>
  </w:num>
  <w:num w:numId="11">
    <w:abstractNumId w:val="98"/>
  </w:num>
  <w:num w:numId="12">
    <w:abstractNumId w:val="4"/>
  </w:num>
  <w:num w:numId="13">
    <w:abstractNumId w:val="118"/>
  </w:num>
  <w:num w:numId="14">
    <w:abstractNumId w:val="59"/>
  </w:num>
  <w:num w:numId="15">
    <w:abstractNumId w:val="38"/>
  </w:num>
  <w:num w:numId="16">
    <w:abstractNumId w:val="132"/>
  </w:num>
  <w:num w:numId="17">
    <w:abstractNumId w:val="75"/>
  </w:num>
  <w:num w:numId="18">
    <w:abstractNumId w:val="11"/>
  </w:num>
  <w:num w:numId="19">
    <w:abstractNumId w:val="93"/>
  </w:num>
  <w:num w:numId="20">
    <w:abstractNumId w:val="17"/>
  </w:num>
  <w:num w:numId="21">
    <w:abstractNumId w:val="33"/>
  </w:num>
  <w:num w:numId="22">
    <w:abstractNumId w:val="95"/>
  </w:num>
  <w:num w:numId="23">
    <w:abstractNumId w:val="90"/>
  </w:num>
  <w:num w:numId="24">
    <w:abstractNumId w:val="86"/>
  </w:num>
  <w:num w:numId="25">
    <w:abstractNumId w:val="99"/>
  </w:num>
  <w:num w:numId="26">
    <w:abstractNumId w:val="28"/>
  </w:num>
  <w:num w:numId="27">
    <w:abstractNumId w:val="10"/>
  </w:num>
  <w:num w:numId="28">
    <w:abstractNumId w:val="44"/>
  </w:num>
  <w:num w:numId="29">
    <w:abstractNumId w:val="128"/>
  </w:num>
  <w:num w:numId="30">
    <w:abstractNumId w:val="3"/>
  </w:num>
  <w:num w:numId="31">
    <w:abstractNumId w:val="102"/>
  </w:num>
  <w:num w:numId="32">
    <w:abstractNumId w:val="105"/>
  </w:num>
  <w:num w:numId="33">
    <w:abstractNumId w:val="13"/>
  </w:num>
  <w:num w:numId="34">
    <w:abstractNumId w:val="15"/>
  </w:num>
  <w:num w:numId="35">
    <w:abstractNumId w:val="91"/>
  </w:num>
  <w:num w:numId="36">
    <w:abstractNumId w:val="124"/>
  </w:num>
  <w:num w:numId="37">
    <w:abstractNumId w:val="78"/>
  </w:num>
  <w:num w:numId="38">
    <w:abstractNumId w:val="111"/>
  </w:num>
  <w:num w:numId="39">
    <w:abstractNumId w:val="79"/>
  </w:num>
  <w:num w:numId="40">
    <w:abstractNumId w:val="0"/>
  </w:num>
  <w:num w:numId="41">
    <w:abstractNumId w:val="48"/>
  </w:num>
  <w:num w:numId="42">
    <w:abstractNumId w:val="141"/>
  </w:num>
  <w:num w:numId="43">
    <w:abstractNumId w:val="34"/>
  </w:num>
  <w:num w:numId="44">
    <w:abstractNumId w:val="122"/>
  </w:num>
  <w:num w:numId="45">
    <w:abstractNumId w:val="42"/>
  </w:num>
  <w:num w:numId="46">
    <w:abstractNumId w:val="56"/>
  </w:num>
  <w:num w:numId="47">
    <w:abstractNumId w:val="108"/>
  </w:num>
  <w:num w:numId="48">
    <w:abstractNumId w:val="142"/>
  </w:num>
  <w:num w:numId="49">
    <w:abstractNumId w:val="68"/>
  </w:num>
  <w:num w:numId="50">
    <w:abstractNumId w:val="71"/>
  </w:num>
  <w:num w:numId="51">
    <w:abstractNumId w:val="69"/>
  </w:num>
  <w:num w:numId="52">
    <w:abstractNumId w:val="60"/>
  </w:num>
  <w:num w:numId="53">
    <w:abstractNumId w:val="54"/>
  </w:num>
  <w:num w:numId="54">
    <w:abstractNumId w:val="31"/>
  </w:num>
  <w:num w:numId="55">
    <w:abstractNumId w:val="43"/>
  </w:num>
  <w:num w:numId="56">
    <w:abstractNumId w:val="39"/>
  </w:num>
  <w:num w:numId="57">
    <w:abstractNumId w:val="110"/>
  </w:num>
  <w:num w:numId="58">
    <w:abstractNumId w:val="85"/>
  </w:num>
  <w:num w:numId="59">
    <w:abstractNumId w:val="120"/>
  </w:num>
  <w:num w:numId="60">
    <w:abstractNumId w:val="104"/>
  </w:num>
  <w:num w:numId="61">
    <w:abstractNumId w:val="9"/>
  </w:num>
  <w:num w:numId="62">
    <w:abstractNumId w:val="100"/>
  </w:num>
  <w:num w:numId="63">
    <w:abstractNumId w:val="21"/>
  </w:num>
  <w:num w:numId="64">
    <w:abstractNumId w:val="123"/>
  </w:num>
  <w:num w:numId="65">
    <w:abstractNumId w:val="41"/>
  </w:num>
  <w:num w:numId="66">
    <w:abstractNumId w:val="74"/>
  </w:num>
  <w:num w:numId="67">
    <w:abstractNumId w:val="103"/>
  </w:num>
  <w:num w:numId="68">
    <w:abstractNumId w:val="1"/>
  </w:num>
  <w:num w:numId="69">
    <w:abstractNumId w:val="18"/>
  </w:num>
  <w:num w:numId="70">
    <w:abstractNumId w:val="106"/>
  </w:num>
  <w:num w:numId="71">
    <w:abstractNumId w:val="137"/>
  </w:num>
  <w:num w:numId="72">
    <w:abstractNumId w:val="27"/>
  </w:num>
  <w:num w:numId="73">
    <w:abstractNumId w:val="65"/>
  </w:num>
  <w:num w:numId="74">
    <w:abstractNumId w:val="12"/>
  </w:num>
  <w:num w:numId="75">
    <w:abstractNumId w:val="83"/>
  </w:num>
  <w:num w:numId="76">
    <w:abstractNumId w:val="144"/>
  </w:num>
  <w:num w:numId="77">
    <w:abstractNumId w:val="113"/>
  </w:num>
  <w:num w:numId="78">
    <w:abstractNumId w:val="117"/>
  </w:num>
  <w:num w:numId="79">
    <w:abstractNumId w:val="140"/>
  </w:num>
  <w:num w:numId="80">
    <w:abstractNumId w:val="63"/>
  </w:num>
  <w:num w:numId="81">
    <w:abstractNumId w:val="45"/>
  </w:num>
  <w:num w:numId="82">
    <w:abstractNumId w:val="129"/>
  </w:num>
  <w:num w:numId="83">
    <w:abstractNumId w:val="94"/>
  </w:num>
  <w:num w:numId="84">
    <w:abstractNumId w:val="81"/>
  </w:num>
  <w:num w:numId="85">
    <w:abstractNumId w:val="134"/>
  </w:num>
  <w:num w:numId="86">
    <w:abstractNumId w:val="126"/>
  </w:num>
  <w:num w:numId="87">
    <w:abstractNumId w:val="40"/>
  </w:num>
  <w:num w:numId="88">
    <w:abstractNumId w:val="109"/>
  </w:num>
  <w:num w:numId="89">
    <w:abstractNumId w:val="89"/>
  </w:num>
  <w:num w:numId="90">
    <w:abstractNumId w:val="76"/>
  </w:num>
  <w:num w:numId="91">
    <w:abstractNumId w:val="37"/>
  </w:num>
  <w:num w:numId="92">
    <w:abstractNumId w:val="19"/>
  </w:num>
  <w:num w:numId="93">
    <w:abstractNumId w:val="53"/>
  </w:num>
  <w:num w:numId="94">
    <w:abstractNumId w:val="80"/>
  </w:num>
  <w:num w:numId="95">
    <w:abstractNumId w:val="115"/>
  </w:num>
  <w:num w:numId="96">
    <w:abstractNumId w:val="97"/>
  </w:num>
  <w:num w:numId="97">
    <w:abstractNumId w:val="114"/>
  </w:num>
  <w:num w:numId="98">
    <w:abstractNumId w:val="136"/>
  </w:num>
  <w:num w:numId="99">
    <w:abstractNumId w:val="61"/>
  </w:num>
  <w:num w:numId="100">
    <w:abstractNumId w:val="73"/>
  </w:num>
  <w:num w:numId="101">
    <w:abstractNumId w:val="130"/>
  </w:num>
  <w:num w:numId="102">
    <w:abstractNumId w:val="82"/>
  </w:num>
  <w:num w:numId="103">
    <w:abstractNumId w:val="29"/>
  </w:num>
  <w:num w:numId="104">
    <w:abstractNumId w:val="57"/>
  </w:num>
  <w:num w:numId="105">
    <w:abstractNumId w:val="7"/>
  </w:num>
  <w:num w:numId="106">
    <w:abstractNumId w:val="32"/>
  </w:num>
  <w:num w:numId="107">
    <w:abstractNumId w:val="72"/>
  </w:num>
  <w:num w:numId="108">
    <w:abstractNumId w:val="8"/>
  </w:num>
  <w:num w:numId="109">
    <w:abstractNumId w:val="2"/>
  </w:num>
  <w:num w:numId="110">
    <w:abstractNumId w:val="22"/>
  </w:num>
  <w:num w:numId="111">
    <w:abstractNumId w:val="119"/>
  </w:num>
  <w:num w:numId="112">
    <w:abstractNumId w:val="138"/>
  </w:num>
  <w:num w:numId="113">
    <w:abstractNumId w:val="121"/>
  </w:num>
  <w:num w:numId="114">
    <w:abstractNumId w:val="51"/>
  </w:num>
  <w:num w:numId="115">
    <w:abstractNumId w:val="77"/>
  </w:num>
  <w:num w:numId="116">
    <w:abstractNumId w:val="87"/>
  </w:num>
  <w:num w:numId="117">
    <w:abstractNumId w:val="133"/>
  </w:num>
  <w:num w:numId="118">
    <w:abstractNumId w:val="131"/>
  </w:num>
  <w:num w:numId="119">
    <w:abstractNumId w:val="96"/>
  </w:num>
  <w:num w:numId="120">
    <w:abstractNumId w:val="143"/>
  </w:num>
  <w:num w:numId="121">
    <w:abstractNumId w:val="35"/>
  </w:num>
  <w:num w:numId="122">
    <w:abstractNumId w:val="16"/>
  </w:num>
  <w:num w:numId="123">
    <w:abstractNumId w:val="84"/>
  </w:num>
  <w:num w:numId="124">
    <w:abstractNumId w:val="101"/>
  </w:num>
  <w:num w:numId="125">
    <w:abstractNumId w:val="52"/>
  </w:num>
  <w:num w:numId="126">
    <w:abstractNumId w:val="6"/>
  </w:num>
  <w:num w:numId="127">
    <w:abstractNumId w:val="127"/>
  </w:num>
  <w:num w:numId="128">
    <w:abstractNumId w:val="107"/>
  </w:num>
  <w:num w:numId="129">
    <w:abstractNumId w:val="25"/>
  </w:num>
  <w:num w:numId="130">
    <w:abstractNumId w:val="112"/>
  </w:num>
  <w:num w:numId="131">
    <w:abstractNumId w:val="66"/>
  </w:num>
  <w:num w:numId="132">
    <w:abstractNumId w:val="36"/>
  </w:num>
  <w:num w:numId="133">
    <w:abstractNumId w:val="20"/>
  </w:num>
  <w:num w:numId="134">
    <w:abstractNumId w:val="67"/>
  </w:num>
  <w:num w:numId="135">
    <w:abstractNumId w:val="70"/>
  </w:num>
  <w:num w:numId="136">
    <w:abstractNumId w:val="55"/>
  </w:num>
  <w:num w:numId="137">
    <w:abstractNumId w:val="14"/>
  </w:num>
  <w:num w:numId="138">
    <w:abstractNumId w:val="88"/>
  </w:num>
  <w:num w:numId="139">
    <w:abstractNumId w:val="135"/>
  </w:num>
  <w:num w:numId="140">
    <w:abstractNumId w:val="62"/>
  </w:num>
  <w:num w:numId="141">
    <w:abstractNumId w:val="30"/>
  </w:num>
  <w:num w:numId="142">
    <w:abstractNumId w:val="23"/>
  </w:num>
  <w:num w:numId="143">
    <w:abstractNumId w:val="24"/>
  </w:num>
  <w:num w:numId="144">
    <w:abstractNumId w:val="5"/>
  </w:num>
  <w:num w:numId="145">
    <w:abstractNumId w:val="49"/>
  </w:num>
  <w:numIdMacAtCleanup w:val="13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NIA ISADORA MORA PEDREROS">
    <w15:presenceInfo w15:providerId="AD" w15:userId="S::timora@admon.uniajc.edu.co::a26240c4-cb39-4b96-92fb-eae7d16b3a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D45"/>
    <w:rsid w:val="000000F1"/>
    <w:rsid w:val="0000098D"/>
    <w:rsid w:val="00000B10"/>
    <w:rsid w:val="00000C53"/>
    <w:rsid w:val="000012EE"/>
    <w:rsid w:val="0000146A"/>
    <w:rsid w:val="00001DC5"/>
    <w:rsid w:val="00004313"/>
    <w:rsid w:val="00004A87"/>
    <w:rsid w:val="00004CF3"/>
    <w:rsid w:val="00005B5D"/>
    <w:rsid w:val="00005CF4"/>
    <w:rsid w:val="00007418"/>
    <w:rsid w:val="00010104"/>
    <w:rsid w:val="00010124"/>
    <w:rsid w:val="000108AD"/>
    <w:rsid w:val="00010F47"/>
    <w:rsid w:val="000113F3"/>
    <w:rsid w:val="0001167D"/>
    <w:rsid w:val="00012978"/>
    <w:rsid w:val="00012B6E"/>
    <w:rsid w:val="000130F7"/>
    <w:rsid w:val="000133E8"/>
    <w:rsid w:val="00013F4F"/>
    <w:rsid w:val="0001450E"/>
    <w:rsid w:val="00014D66"/>
    <w:rsid w:val="00014DEB"/>
    <w:rsid w:val="000151A4"/>
    <w:rsid w:val="000151CE"/>
    <w:rsid w:val="00015A0C"/>
    <w:rsid w:val="00015B47"/>
    <w:rsid w:val="00015E55"/>
    <w:rsid w:val="000160C1"/>
    <w:rsid w:val="000161A7"/>
    <w:rsid w:val="00016DEF"/>
    <w:rsid w:val="000173BB"/>
    <w:rsid w:val="00021156"/>
    <w:rsid w:val="0002136A"/>
    <w:rsid w:val="0002153E"/>
    <w:rsid w:val="000216D3"/>
    <w:rsid w:val="000224F5"/>
    <w:rsid w:val="00022B2E"/>
    <w:rsid w:val="00023013"/>
    <w:rsid w:val="000239C4"/>
    <w:rsid w:val="00024880"/>
    <w:rsid w:val="00025723"/>
    <w:rsid w:val="00025C75"/>
    <w:rsid w:val="00026842"/>
    <w:rsid w:val="00026A51"/>
    <w:rsid w:val="000273AD"/>
    <w:rsid w:val="0002745D"/>
    <w:rsid w:val="00027DA1"/>
    <w:rsid w:val="00027F22"/>
    <w:rsid w:val="00030891"/>
    <w:rsid w:val="00030C94"/>
    <w:rsid w:val="000318F3"/>
    <w:rsid w:val="00031A7B"/>
    <w:rsid w:val="00031FC8"/>
    <w:rsid w:val="0003201D"/>
    <w:rsid w:val="00032469"/>
    <w:rsid w:val="00033027"/>
    <w:rsid w:val="0003426A"/>
    <w:rsid w:val="000344F1"/>
    <w:rsid w:val="000355EB"/>
    <w:rsid w:val="000361C6"/>
    <w:rsid w:val="000361D6"/>
    <w:rsid w:val="000362D8"/>
    <w:rsid w:val="00036CFF"/>
    <w:rsid w:val="00036D20"/>
    <w:rsid w:val="00036D24"/>
    <w:rsid w:val="0004022A"/>
    <w:rsid w:val="0004023D"/>
    <w:rsid w:val="000404FB"/>
    <w:rsid w:val="0004055D"/>
    <w:rsid w:val="000405F5"/>
    <w:rsid w:val="000409B1"/>
    <w:rsid w:val="000424EA"/>
    <w:rsid w:val="00042701"/>
    <w:rsid w:val="00046B6F"/>
    <w:rsid w:val="00046E69"/>
    <w:rsid w:val="00050BC9"/>
    <w:rsid w:val="00051057"/>
    <w:rsid w:val="000517F0"/>
    <w:rsid w:val="00052035"/>
    <w:rsid w:val="0005220B"/>
    <w:rsid w:val="000525B4"/>
    <w:rsid w:val="000528A8"/>
    <w:rsid w:val="00052D16"/>
    <w:rsid w:val="00052E93"/>
    <w:rsid w:val="00053D3E"/>
    <w:rsid w:val="00053E03"/>
    <w:rsid w:val="0005437E"/>
    <w:rsid w:val="00054DB2"/>
    <w:rsid w:val="0005562A"/>
    <w:rsid w:val="00055D12"/>
    <w:rsid w:val="0005627F"/>
    <w:rsid w:val="000565FC"/>
    <w:rsid w:val="000576B6"/>
    <w:rsid w:val="00057A93"/>
    <w:rsid w:val="00063148"/>
    <w:rsid w:val="00063F62"/>
    <w:rsid w:val="00064371"/>
    <w:rsid w:val="0006467C"/>
    <w:rsid w:val="00065325"/>
    <w:rsid w:val="0006543D"/>
    <w:rsid w:val="000666B3"/>
    <w:rsid w:val="00066E34"/>
    <w:rsid w:val="00066FF0"/>
    <w:rsid w:val="000671C4"/>
    <w:rsid w:val="000706C8"/>
    <w:rsid w:val="00070A25"/>
    <w:rsid w:val="00070CE7"/>
    <w:rsid w:val="00071010"/>
    <w:rsid w:val="000716E2"/>
    <w:rsid w:val="00071A25"/>
    <w:rsid w:val="00071C00"/>
    <w:rsid w:val="00072762"/>
    <w:rsid w:val="00072D1E"/>
    <w:rsid w:val="00072EAC"/>
    <w:rsid w:val="00073765"/>
    <w:rsid w:val="00073BBD"/>
    <w:rsid w:val="00073EA0"/>
    <w:rsid w:val="000744A9"/>
    <w:rsid w:val="000759E6"/>
    <w:rsid w:val="00075C8A"/>
    <w:rsid w:val="0007631F"/>
    <w:rsid w:val="00076C42"/>
    <w:rsid w:val="00076C84"/>
    <w:rsid w:val="00076D6F"/>
    <w:rsid w:val="00076F5C"/>
    <w:rsid w:val="00077536"/>
    <w:rsid w:val="000777C6"/>
    <w:rsid w:val="0008256B"/>
    <w:rsid w:val="00082EC6"/>
    <w:rsid w:val="0008340E"/>
    <w:rsid w:val="00083A0A"/>
    <w:rsid w:val="00083A4D"/>
    <w:rsid w:val="00083CDD"/>
    <w:rsid w:val="000843A9"/>
    <w:rsid w:val="000859D8"/>
    <w:rsid w:val="00086415"/>
    <w:rsid w:val="00087975"/>
    <w:rsid w:val="000914C2"/>
    <w:rsid w:val="0009194E"/>
    <w:rsid w:val="00091FC0"/>
    <w:rsid w:val="00092054"/>
    <w:rsid w:val="0009266B"/>
    <w:rsid w:val="0009350B"/>
    <w:rsid w:val="000935FE"/>
    <w:rsid w:val="00093BEA"/>
    <w:rsid w:val="000947DD"/>
    <w:rsid w:val="000956EB"/>
    <w:rsid w:val="000960D5"/>
    <w:rsid w:val="000968A5"/>
    <w:rsid w:val="0009797E"/>
    <w:rsid w:val="000A00C0"/>
    <w:rsid w:val="000A03CA"/>
    <w:rsid w:val="000A082A"/>
    <w:rsid w:val="000A1274"/>
    <w:rsid w:val="000A186F"/>
    <w:rsid w:val="000A227B"/>
    <w:rsid w:val="000A314C"/>
    <w:rsid w:val="000A32DB"/>
    <w:rsid w:val="000A3395"/>
    <w:rsid w:val="000A57C7"/>
    <w:rsid w:val="000A5830"/>
    <w:rsid w:val="000A5931"/>
    <w:rsid w:val="000A59CA"/>
    <w:rsid w:val="000A7B9C"/>
    <w:rsid w:val="000A7D01"/>
    <w:rsid w:val="000B0C1F"/>
    <w:rsid w:val="000B0EBF"/>
    <w:rsid w:val="000B1092"/>
    <w:rsid w:val="000B15F7"/>
    <w:rsid w:val="000B19DE"/>
    <w:rsid w:val="000B1D0F"/>
    <w:rsid w:val="000B208A"/>
    <w:rsid w:val="000B20EA"/>
    <w:rsid w:val="000B21AF"/>
    <w:rsid w:val="000B27E6"/>
    <w:rsid w:val="000B32F1"/>
    <w:rsid w:val="000B359D"/>
    <w:rsid w:val="000B5611"/>
    <w:rsid w:val="000B5B81"/>
    <w:rsid w:val="000B65FD"/>
    <w:rsid w:val="000B71B1"/>
    <w:rsid w:val="000C022D"/>
    <w:rsid w:val="000C0EB5"/>
    <w:rsid w:val="000C0EE3"/>
    <w:rsid w:val="000C13D4"/>
    <w:rsid w:val="000C1A1E"/>
    <w:rsid w:val="000C21AE"/>
    <w:rsid w:val="000C30C8"/>
    <w:rsid w:val="000C39B5"/>
    <w:rsid w:val="000C3EC8"/>
    <w:rsid w:val="000C3FBF"/>
    <w:rsid w:val="000C42BE"/>
    <w:rsid w:val="000C4347"/>
    <w:rsid w:val="000C436B"/>
    <w:rsid w:val="000C47DF"/>
    <w:rsid w:val="000C4DF6"/>
    <w:rsid w:val="000C5009"/>
    <w:rsid w:val="000C6900"/>
    <w:rsid w:val="000C7170"/>
    <w:rsid w:val="000D2088"/>
    <w:rsid w:val="000D21E6"/>
    <w:rsid w:val="000D2CC7"/>
    <w:rsid w:val="000D3092"/>
    <w:rsid w:val="000D3E61"/>
    <w:rsid w:val="000D3FBB"/>
    <w:rsid w:val="000D41D3"/>
    <w:rsid w:val="000D4214"/>
    <w:rsid w:val="000D45F9"/>
    <w:rsid w:val="000D4AB2"/>
    <w:rsid w:val="000D4B0D"/>
    <w:rsid w:val="000D4CD1"/>
    <w:rsid w:val="000D4EA8"/>
    <w:rsid w:val="000D55A0"/>
    <w:rsid w:val="000D5897"/>
    <w:rsid w:val="000D6A23"/>
    <w:rsid w:val="000D6BA4"/>
    <w:rsid w:val="000D6E6C"/>
    <w:rsid w:val="000D74D9"/>
    <w:rsid w:val="000D7A1E"/>
    <w:rsid w:val="000E03FF"/>
    <w:rsid w:val="000E0451"/>
    <w:rsid w:val="000E0AEE"/>
    <w:rsid w:val="000E0EDD"/>
    <w:rsid w:val="000E2202"/>
    <w:rsid w:val="000E2252"/>
    <w:rsid w:val="000E2B01"/>
    <w:rsid w:val="000E35D0"/>
    <w:rsid w:val="000E36AF"/>
    <w:rsid w:val="000E3C88"/>
    <w:rsid w:val="000E4B1D"/>
    <w:rsid w:val="000E4CAA"/>
    <w:rsid w:val="000E52BD"/>
    <w:rsid w:val="000E5765"/>
    <w:rsid w:val="000E5D88"/>
    <w:rsid w:val="000E6591"/>
    <w:rsid w:val="000E6702"/>
    <w:rsid w:val="000E68F4"/>
    <w:rsid w:val="000E738E"/>
    <w:rsid w:val="000F0CAD"/>
    <w:rsid w:val="000F2E61"/>
    <w:rsid w:val="000F301D"/>
    <w:rsid w:val="000F36DB"/>
    <w:rsid w:val="000F38FA"/>
    <w:rsid w:val="000F392A"/>
    <w:rsid w:val="000F3963"/>
    <w:rsid w:val="000F3A91"/>
    <w:rsid w:val="000F3AB3"/>
    <w:rsid w:val="000F5195"/>
    <w:rsid w:val="000F5732"/>
    <w:rsid w:val="000F599C"/>
    <w:rsid w:val="000F5C09"/>
    <w:rsid w:val="000F7ABF"/>
    <w:rsid w:val="000F7DC0"/>
    <w:rsid w:val="0010117E"/>
    <w:rsid w:val="00101CCC"/>
    <w:rsid w:val="00101DBA"/>
    <w:rsid w:val="00103105"/>
    <w:rsid w:val="00103205"/>
    <w:rsid w:val="001036D2"/>
    <w:rsid w:val="0010387F"/>
    <w:rsid w:val="00104106"/>
    <w:rsid w:val="00104FBE"/>
    <w:rsid w:val="001052BF"/>
    <w:rsid w:val="001055D8"/>
    <w:rsid w:val="00105AA2"/>
    <w:rsid w:val="0010622F"/>
    <w:rsid w:val="00106C37"/>
    <w:rsid w:val="00106CB7"/>
    <w:rsid w:val="0010738D"/>
    <w:rsid w:val="00107668"/>
    <w:rsid w:val="001103E4"/>
    <w:rsid w:val="001108B7"/>
    <w:rsid w:val="00110B8E"/>
    <w:rsid w:val="00110F3F"/>
    <w:rsid w:val="00110F47"/>
    <w:rsid w:val="001116E4"/>
    <w:rsid w:val="00113292"/>
    <w:rsid w:val="00114D63"/>
    <w:rsid w:val="0011644A"/>
    <w:rsid w:val="00116504"/>
    <w:rsid w:val="00116531"/>
    <w:rsid w:val="001166DD"/>
    <w:rsid w:val="00116782"/>
    <w:rsid w:val="00116FC4"/>
    <w:rsid w:val="00117484"/>
    <w:rsid w:val="00117BDD"/>
    <w:rsid w:val="001203D3"/>
    <w:rsid w:val="00120583"/>
    <w:rsid w:val="001215E8"/>
    <w:rsid w:val="00121DCF"/>
    <w:rsid w:val="0012227F"/>
    <w:rsid w:val="00122352"/>
    <w:rsid w:val="00123120"/>
    <w:rsid w:val="00123880"/>
    <w:rsid w:val="00123A7E"/>
    <w:rsid w:val="00124262"/>
    <w:rsid w:val="001249FA"/>
    <w:rsid w:val="0012525D"/>
    <w:rsid w:val="00125501"/>
    <w:rsid w:val="00125761"/>
    <w:rsid w:val="00125EE1"/>
    <w:rsid w:val="00126209"/>
    <w:rsid w:val="001264AD"/>
    <w:rsid w:val="00126B5A"/>
    <w:rsid w:val="00126BFF"/>
    <w:rsid w:val="00126E76"/>
    <w:rsid w:val="00126EFC"/>
    <w:rsid w:val="00126F6E"/>
    <w:rsid w:val="00127EDE"/>
    <w:rsid w:val="00127F3D"/>
    <w:rsid w:val="0013060A"/>
    <w:rsid w:val="00130D64"/>
    <w:rsid w:val="00131AE5"/>
    <w:rsid w:val="00132298"/>
    <w:rsid w:val="00134EF6"/>
    <w:rsid w:val="00134FB4"/>
    <w:rsid w:val="00135187"/>
    <w:rsid w:val="00136F1E"/>
    <w:rsid w:val="00137AC2"/>
    <w:rsid w:val="00140531"/>
    <w:rsid w:val="0014062D"/>
    <w:rsid w:val="00141833"/>
    <w:rsid w:val="00141A7F"/>
    <w:rsid w:val="00141C73"/>
    <w:rsid w:val="00141F6E"/>
    <w:rsid w:val="001421F1"/>
    <w:rsid w:val="001423C2"/>
    <w:rsid w:val="001427CF"/>
    <w:rsid w:val="001428D6"/>
    <w:rsid w:val="00142FD9"/>
    <w:rsid w:val="00143012"/>
    <w:rsid w:val="001433C4"/>
    <w:rsid w:val="00144241"/>
    <w:rsid w:val="001455A5"/>
    <w:rsid w:val="001456D5"/>
    <w:rsid w:val="00145C24"/>
    <w:rsid w:val="0014651D"/>
    <w:rsid w:val="0014749A"/>
    <w:rsid w:val="00147C19"/>
    <w:rsid w:val="0015012A"/>
    <w:rsid w:val="00150897"/>
    <w:rsid w:val="001512CF"/>
    <w:rsid w:val="00151FA5"/>
    <w:rsid w:val="001524A6"/>
    <w:rsid w:val="001527E3"/>
    <w:rsid w:val="00153198"/>
    <w:rsid w:val="001545F7"/>
    <w:rsid w:val="001548D1"/>
    <w:rsid w:val="00154E89"/>
    <w:rsid w:val="00155AA4"/>
    <w:rsid w:val="00156203"/>
    <w:rsid w:val="00156844"/>
    <w:rsid w:val="00156A9D"/>
    <w:rsid w:val="00156FE6"/>
    <w:rsid w:val="00160537"/>
    <w:rsid w:val="00161AA5"/>
    <w:rsid w:val="00162A6E"/>
    <w:rsid w:val="0016311D"/>
    <w:rsid w:val="00163966"/>
    <w:rsid w:val="00164A0B"/>
    <w:rsid w:val="00164DFA"/>
    <w:rsid w:val="001652A3"/>
    <w:rsid w:val="0016578B"/>
    <w:rsid w:val="00166356"/>
    <w:rsid w:val="00167A43"/>
    <w:rsid w:val="00170758"/>
    <w:rsid w:val="00170EA9"/>
    <w:rsid w:val="00171014"/>
    <w:rsid w:val="001715D3"/>
    <w:rsid w:val="00172AA2"/>
    <w:rsid w:val="00172F55"/>
    <w:rsid w:val="00173062"/>
    <w:rsid w:val="001754BD"/>
    <w:rsid w:val="00176139"/>
    <w:rsid w:val="00176173"/>
    <w:rsid w:val="00176283"/>
    <w:rsid w:val="00176451"/>
    <w:rsid w:val="00176A2C"/>
    <w:rsid w:val="00176D5D"/>
    <w:rsid w:val="00176DE6"/>
    <w:rsid w:val="00176F99"/>
    <w:rsid w:val="001772AA"/>
    <w:rsid w:val="001772F3"/>
    <w:rsid w:val="0017772D"/>
    <w:rsid w:val="00180825"/>
    <w:rsid w:val="001819CA"/>
    <w:rsid w:val="00182CC3"/>
    <w:rsid w:val="00182D65"/>
    <w:rsid w:val="00183540"/>
    <w:rsid w:val="001835B2"/>
    <w:rsid w:val="001837BF"/>
    <w:rsid w:val="00183FA8"/>
    <w:rsid w:val="001845D4"/>
    <w:rsid w:val="001849BD"/>
    <w:rsid w:val="00184B3C"/>
    <w:rsid w:val="00184D07"/>
    <w:rsid w:val="00185AA6"/>
    <w:rsid w:val="00185DA7"/>
    <w:rsid w:val="00185F30"/>
    <w:rsid w:val="0018685D"/>
    <w:rsid w:val="00186B11"/>
    <w:rsid w:val="00187AD5"/>
    <w:rsid w:val="00187D07"/>
    <w:rsid w:val="0019119E"/>
    <w:rsid w:val="00192180"/>
    <w:rsid w:val="001927EC"/>
    <w:rsid w:val="00193D8F"/>
    <w:rsid w:val="00193E09"/>
    <w:rsid w:val="00193F22"/>
    <w:rsid w:val="00194165"/>
    <w:rsid w:val="00194D8C"/>
    <w:rsid w:val="001953EF"/>
    <w:rsid w:val="00195553"/>
    <w:rsid w:val="00195933"/>
    <w:rsid w:val="00196454"/>
    <w:rsid w:val="001970EC"/>
    <w:rsid w:val="001A052A"/>
    <w:rsid w:val="001A0878"/>
    <w:rsid w:val="001A1936"/>
    <w:rsid w:val="001A20FF"/>
    <w:rsid w:val="001A31D5"/>
    <w:rsid w:val="001A348C"/>
    <w:rsid w:val="001A4374"/>
    <w:rsid w:val="001A4D04"/>
    <w:rsid w:val="001A5896"/>
    <w:rsid w:val="001A6167"/>
    <w:rsid w:val="001A6E0F"/>
    <w:rsid w:val="001B06EE"/>
    <w:rsid w:val="001B094A"/>
    <w:rsid w:val="001B1D0D"/>
    <w:rsid w:val="001B2234"/>
    <w:rsid w:val="001B29C2"/>
    <w:rsid w:val="001B33AA"/>
    <w:rsid w:val="001B39DD"/>
    <w:rsid w:val="001B3E13"/>
    <w:rsid w:val="001B4690"/>
    <w:rsid w:val="001B5AE8"/>
    <w:rsid w:val="001B63AE"/>
    <w:rsid w:val="001B732E"/>
    <w:rsid w:val="001B73D7"/>
    <w:rsid w:val="001C0035"/>
    <w:rsid w:val="001C00C1"/>
    <w:rsid w:val="001C01F0"/>
    <w:rsid w:val="001C0843"/>
    <w:rsid w:val="001C14E9"/>
    <w:rsid w:val="001C1689"/>
    <w:rsid w:val="001C198A"/>
    <w:rsid w:val="001C1E38"/>
    <w:rsid w:val="001C1F28"/>
    <w:rsid w:val="001C29DB"/>
    <w:rsid w:val="001C2CCE"/>
    <w:rsid w:val="001C4EAF"/>
    <w:rsid w:val="001C554F"/>
    <w:rsid w:val="001C5748"/>
    <w:rsid w:val="001C5D57"/>
    <w:rsid w:val="001C6112"/>
    <w:rsid w:val="001C62AD"/>
    <w:rsid w:val="001C66AE"/>
    <w:rsid w:val="001C6EE0"/>
    <w:rsid w:val="001D0268"/>
    <w:rsid w:val="001D0A38"/>
    <w:rsid w:val="001D0F0D"/>
    <w:rsid w:val="001D157E"/>
    <w:rsid w:val="001D1FA3"/>
    <w:rsid w:val="001D2327"/>
    <w:rsid w:val="001D247C"/>
    <w:rsid w:val="001D24C0"/>
    <w:rsid w:val="001D2504"/>
    <w:rsid w:val="001D3E1F"/>
    <w:rsid w:val="001D4936"/>
    <w:rsid w:val="001D4D98"/>
    <w:rsid w:val="001D4FCB"/>
    <w:rsid w:val="001D508D"/>
    <w:rsid w:val="001D5149"/>
    <w:rsid w:val="001D52DD"/>
    <w:rsid w:val="001D5470"/>
    <w:rsid w:val="001D57D7"/>
    <w:rsid w:val="001D60AC"/>
    <w:rsid w:val="001D65D3"/>
    <w:rsid w:val="001D6DB9"/>
    <w:rsid w:val="001D7910"/>
    <w:rsid w:val="001D79FB"/>
    <w:rsid w:val="001E013E"/>
    <w:rsid w:val="001E11AC"/>
    <w:rsid w:val="001E171B"/>
    <w:rsid w:val="001E3AEC"/>
    <w:rsid w:val="001E472A"/>
    <w:rsid w:val="001E4C6A"/>
    <w:rsid w:val="001E4ED3"/>
    <w:rsid w:val="001E50EA"/>
    <w:rsid w:val="001E65E1"/>
    <w:rsid w:val="001E7251"/>
    <w:rsid w:val="001E7CE5"/>
    <w:rsid w:val="001F0D8F"/>
    <w:rsid w:val="001F14B9"/>
    <w:rsid w:val="001F193C"/>
    <w:rsid w:val="001F1E3A"/>
    <w:rsid w:val="001F2073"/>
    <w:rsid w:val="001F2DCD"/>
    <w:rsid w:val="001F3918"/>
    <w:rsid w:val="001F3A57"/>
    <w:rsid w:val="001F432C"/>
    <w:rsid w:val="001F43AC"/>
    <w:rsid w:val="001F5536"/>
    <w:rsid w:val="001F5BA9"/>
    <w:rsid w:val="001F77B2"/>
    <w:rsid w:val="001F79CC"/>
    <w:rsid w:val="0020006B"/>
    <w:rsid w:val="002016EB"/>
    <w:rsid w:val="00201A22"/>
    <w:rsid w:val="00202663"/>
    <w:rsid w:val="0020281B"/>
    <w:rsid w:val="00203D81"/>
    <w:rsid w:val="002044B3"/>
    <w:rsid w:val="002047E1"/>
    <w:rsid w:val="002061C0"/>
    <w:rsid w:val="0020777E"/>
    <w:rsid w:val="00210B8F"/>
    <w:rsid w:val="00210DAB"/>
    <w:rsid w:val="002116F1"/>
    <w:rsid w:val="00212779"/>
    <w:rsid w:val="0021279F"/>
    <w:rsid w:val="002128FB"/>
    <w:rsid w:val="00214546"/>
    <w:rsid w:val="0021676E"/>
    <w:rsid w:val="002167A4"/>
    <w:rsid w:val="00216A5F"/>
    <w:rsid w:val="0021757F"/>
    <w:rsid w:val="00217991"/>
    <w:rsid w:val="00217B7F"/>
    <w:rsid w:val="00217FF3"/>
    <w:rsid w:val="00220BE5"/>
    <w:rsid w:val="0022135A"/>
    <w:rsid w:val="002215AF"/>
    <w:rsid w:val="0022161F"/>
    <w:rsid w:val="00221D0E"/>
    <w:rsid w:val="0022225C"/>
    <w:rsid w:val="002224BC"/>
    <w:rsid w:val="002225F9"/>
    <w:rsid w:val="00222DFA"/>
    <w:rsid w:val="00222F92"/>
    <w:rsid w:val="002237EB"/>
    <w:rsid w:val="0022454D"/>
    <w:rsid w:val="00225AEC"/>
    <w:rsid w:val="002266C8"/>
    <w:rsid w:val="00227699"/>
    <w:rsid w:val="002277C5"/>
    <w:rsid w:val="00227B0F"/>
    <w:rsid w:val="00227E9A"/>
    <w:rsid w:val="002302E2"/>
    <w:rsid w:val="00230B3D"/>
    <w:rsid w:val="00232169"/>
    <w:rsid w:val="00232AE7"/>
    <w:rsid w:val="00232E19"/>
    <w:rsid w:val="0023344B"/>
    <w:rsid w:val="00233742"/>
    <w:rsid w:val="0023380C"/>
    <w:rsid w:val="00233FB2"/>
    <w:rsid w:val="002341F3"/>
    <w:rsid w:val="00234BB1"/>
    <w:rsid w:val="00234FD1"/>
    <w:rsid w:val="00236053"/>
    <w:rsid w:val="002362C7"/>
    <w:rsid w:val="00240E45"/>
    <w:rsid w:val="0024116F"/>
    <w:rsid w:val="00241448"/>
    <w:rsid w:val="00241811"/>
    <w:rsid w:val="002431D1"/>
    <w:rsid w:val="00244103"/>
    <w:rsid w:val="002446A1"/>
    <w:rsid w:val="0024492B"/>
    <w:rsid w:val="0024509F"/>
    <w:rsid w:val="00245A2A"/>
    <w:rsid w:val="00245AA0"/>
    <w:rsid w:val="00245CFE"/>
    <w:rsid w:val="00245E00"/>
    <w:rsid w:val="00246F35"/>
    <w:rsid w:val="002504DB"/>
    <w:rsid w:val="0025183A"/>
    <w:rsid w:val="00252748"/>
    <w:rsid w:val="00252FCB"/>
    <w:rsid w:val="002541E2"/>
    <w:rsid w:val="00254690"/>
    <w:rsid w:val="0025474F"/>
    <w:rsid w:val="00254E5F"/>
    <w:rsid w:val="00255758"/>
    <w:rsid w:val="00255805"/>
    <w:rsid w:val="0025599B"/>
    <w:rsid w:val="00255D16"/>
    <w:rsid w:val="00256127"/>
    <w:rsid w:val="00256580"/>
    <w:rsid w:val="0025674D"/>
    <w:rsid w:val="002569A0"/>
    <w:rsid w:val="00257CA2"/>
    <w:rsid w:val="002603B1"/>
    <w:rsid w:val="0026093B"/>
    <w:rsid w:val="0026110B"/>
    <w:rsid w:val="002614A6"/>
    <w:rsid w:val="002624A3"/>
    <w:rsid w:val="00263635"/>
    <w:rsid w:val="00263DF3"/>
    <w:rsid w:val="002644F3"/>
    <w:rsid w:val="00264A5E"/>
    <w:rsid w:val="00265AE4"/>
    <w:rsid w:val="002662EC"/>
    <w:rsid w:val="0026642B"/>
    <w:rsid w:val="00266458"/>
    <w:rsid w:val="002674E6"/>
    <w:rsid w:val="00267A52"/>
    <w:rsid w:val="00267DE1"/>
    <w:rsid w:val="00270AE4"/>
    <w:rsid w:val="002721F6"/>
    <w:rsid w:val="002723D8"/>
    <w:rsid w:val="00272653"/>
    <w:rsid w:val="002726FB"/>
    <w:rsid w:val="00272939"/>
    <w:rsid w:val="002729D4"/>
    <w:rsid w:val="00272DB2"/>
    <w:rsid w:val="0027380A"/>
    <w:rsid w:val="00274224"/>
    <w:rsid w:val="002745A1"/>
    <w:rsid w:val="00274BC6"/>
    <w:rsid w:val="00274ECB"/>
    <w:rsid w:val="00276966"/>
    <w:rsid w:val="00276B9A"/>
    <w:rsid w:val="00277492"/>
    <w:rsid w:val="002811C5"/>
    <w:rsid w:val="002826F4"/>
    <w:rsid w:val="00282829"/>
    <w:rsid w:val="00282E9A"/>
    <w:rsid w:val="00283077"/>
    <w:rsid w:val="00283852"/>
    <w:rsid w:val="00283D85"/>
    <w:rsid w:val="002848AA"/>
    <w:rsid w:val="00285784"/>
    <w:rsid w:val="002869B1"/>
    <w:rsid w:val="00287CD5"/>
    <w:rsid w:val="00287D20"/>
    <w:rsid w:val="00287E5C"/>
    <w:rsid w:val="00290915"/>
    <w:rsid w:val="00290AA9"/>
    <w:rsid w:val="0029179E"/>
    <w:rsid w:val="00292FAA"/>
    <w:rsid w:val="00293402"/>
    <w:rsid w:val="00294762"/>
    <w:rsid w:val="00294A0E"/>
    <w:rsid w:val="0029666A"/>
    <w:rsid w:val="00297822"/>
    <w:rsid w:val="00297B8F"/>
    <w:rsid w:val="00297CF5"/>
    <w:rsid w:val="00297EFF"/>
    <w:rsid w:val="002A011E"/>
    <w:rsid w:val="002A0C74"/>
    <w:rsid w:val="002A0D83"/>
    <w:rsid w:val="002A1A2A"/>
    <w:rsid w:val="002A1E4F"/>
    <w:rsid w:val="002A24AF"/>
    <w:rsid w:val="002A2586"/>
    <w:rsid w:val="002A2994"/>
    <w:rsid w:val="002A3A80"/>
    <w:rsid w:val="002A4EC0"/>
    <w:rsid w:val="002A4F93"/>
    <w:rsid w:val="002A5387"/>
    <w:rsid w:val="002A5711"/>
    <w:rsid w:val="002A57DE"/>
    <w:rsid w:val="002A5CF0"/>
    <w:rsid w:val="002A7218"/>
    <w:rsid w:val="002A72E3"/>
    <w:rsid w:val="002A78DB"/>
    <w:rsid w:val="002B1901"/>
    <w:rsid w:val="002B1C61"/>
    <w:rsid w:val="002B22E4"/>
    <w:rsid w:val="002B2BEF"/>
    <w:rsid w:val="002B349E"/>
    <w:rsid w:val="002B3500"/>
    <w:rsid w:val="002B358C"/>
    <w:rsid w:val="002B3972"/>
    <w:rsid w:val="002B3AF2"/>
    <w:rsid w:val="002B4589"/>
    <w:rsid w:val="002B4811"/>
    <w:rsid w:val="002B54F8"/>
    <w:rsid w:val="002B5ADE"/>
    <w:rsid w:val="002B6219"/>
    <w:rsid w:val="002B7352"/>
    <w:rsid w:val="002C092D"/>
    <w:rsid w:val="002C09A1"/>
    <w:rsid w:val="002C4045"/>
    <w:rsid w:val="002C4363"/>
    <w:rsid w:val="002C556C"/>
    <w:rsid w:val="002C5888"/>
    <w:rsid w:val="002C7484"/>
    <w:rsid w:val="002C7C99"/>
    <w:rsid w:val="002D022D"/>
    <w:rsid w:val="002D0355"/>
    <w:rsid w:val="002D0A2A"/>
    <w:rsid w:val="002D0AA1"/>
    <w:rsid w:val="002D106E"/>
    <w:rsid w:val="002D1A31"/>
    <w:rsid w:val="002D1C14"/>
    <w:rsid w:val="002D1ECC"/>
    <w:rsid w:val="002D244B"/>
    <w:rsid w:val="002D2B7D"/>
    <w:rsid w:val="002D3DE8"/>
    <w:rsid w:val="002D4746"/>
    <w:rsid w:val="002D4781"/>
    <w:rsid w:val="002D4A01"/>
    <w:rsid w:val="002D5324"/>
    <w:rsid w:val="002D6033"/>
    <w:rsid w:val="002D6688"/>
    <w:rsid w:val="002D6C0C"/>
    <w:rsid w:val="002D7664"/>
    <w:rsid w:val="002D7970"/>
    <w:rsid w:val="002E0059"/>
    <w:rsid w:val="002E0130"/>
    <w:rsid w:val="002E09B9"/>
    <w:rsid w:val="002E1D27"/>
    <w:rsid w:val="002E30CA"/>
    <w:rsid w:val="002E406C"/>
    <w:rsid w:val="002E41C9"/>
    <w:rsid w:val="002E49F7"/>
    <w:rsid w:val="002E4E9D"/>
    <w:rsid w:val="002E5A2B"/>
    <w:rsid w:val="002E5D5E"/>
    <w:rsid w:val="002E6719"/>
    <w:rsid w:val="002E6771"/>
    <w:rsid w:val="002E6B38"/>
    <w:rsid w:val="002E6B7E"/>
    <w:rsid w:val="002E7416"/>
    <w:rsid w:val="002E744A"/>
    <w:rsid w:val="002F1AF6"/>
    <w:rsid w:val="002F203C"/>
    <w:rsid w:val="002F25FA"/>
    <w:rsid w:val="002F29F1"/>
    <w:rsid w:val="002F32B8"/>
    <w:rsid w:val="002F3420"/>
    <w:rsid w:val="002F3D96"/>
    <w:rsid w:val="002F6701"/>
    <w:rsid w:val="002F6710"/>
    <w:rsid w:val="002F6B74"/>
    <w:rsid w:val="002F7185"/>
    <w:rsid w:val="002F7214"/>
    <w:rsid w:val="002F7AFE"/>
    <w:rsid w:val="00300E07"/>
    <w:rsid w:val="003027DB"/>
    <w:rsid w:val="0030340F"/>
    <w:rsid w:val="00303F14"/>
    <w:rsid w:val="0030482C"/>
    <w:rsid w:val="00305A68"/>
    <w:rsid w:val="00305E55"/>
    <w:rsid w:val="00305E88"/>
    <w:rsid w:val="003065FD"/>
    <w:rsid w:val="00306E84"/>
    <w:rsid w:val="003079F8"/>
    <w:rsid w:val="0031022A"/>
    <w:rsid w:val="00311153"/>
    <w:rsid w:val="00311553"/>
    <w:rsid w:val="00311F6B"/>
    <w:rsid w:val="00312A2F"/>
    <w:rsid w:val="00312F78"/>
    <w:rsid w:val="00313190"/>
    <w:rsid w:val="00313999"/>
    <w:rsid w:val="00313B42"/>
    <w:rsid w:val="00314042"/>
    <w:rsid w:val="003159B1"/>
    <w:rsid w:val="0031765B"/>
    <w:rsid w:val="0032009C"/>
    <w:rsid w:val="003202EA"/>
    <w:rsid w:val="003204F7"/>
    <w:rsid w:val="0032096C"/>
    <w:rsid w:val="00320981"/>
    <w:rsid w:val="00320C69"/>
    <w:rsid w:val="00320EA2"/>
    <w:rsid w:val="003217B6"/>
    <w:rsid w:val="003222B8"/>
    <w:rsid w:val="0032352C"/>
    <w:rsid w:val="003238BD"/>
    <w:rsid w:val="00324675"/>
    <w:rsid w:val="00325818"/>
    <w:rsid w:val="003267DD"/>
    <w:rsid w:val="00326E0C"/>
    <w:rsid w:val="00330484"/>
    <w:rsid w:val="00332161"/>
    <w:rsid w:val="00332275"/>
    <w:rsid w:val="003323AD"/>
    <w:rsid w:val="003324A5"/>
    <w:rsid w:val="003325A7"/>
    <w:rsid w:val="00332ACD"/>
    <w:rsid w:val="003337A9"/>
    <w:rsid w:val="00333867"/>
    <w:rsid w:val="00333B12"/>
    <w:rsid w:val="00334258"/>
    <w:rsid w:val="00334259"/>
    <w:rsid w:val="00336420"/>
    <w:rsid w:val="00336F07"/>
    <w:rsid w:val="00337C32"/>
    <w:rsid w:val="00337DD1"/>
    <w:rsid w:val="0034041B"/>
    <w:rsid w:val="00340A5D"/>
    <w:rsid w:val="003415D4"/>
    <w:rsid w:val="003419C2"/>
    <w:rsid w:val="00342250"/>
    <w:rsid w:val="00343535"/>
    <w:rsid w:val="00344CBC"/>
    <w:rsid w:val="00345E67"/>
    <w:rsid w:val="003507AC"/>
    <w:rsid w:val="00350B96"/>
    <w:rsid w:val="00350E9E"/>
    <w:rsid w:val="003510FC"/>
    <w:rsid w:val="003517E0"/>
    <w:rsid w:val="003527EE"/>
    <w:rsid w:val="00353F48"/>
    <w:rsid w:val="00354131"/>
    <w:rsid w:val="00355783"/>
    <w:rsid w:val="003560CE"/>
    <w:rsid w:val="003563EE"/>
    <w:rsid w:val="00356EFD"/>
    <w:rsid w:val="0035726B"/>
    <w:rsid w:val="003573C9"/>
    <w:rsid w:val="00357A3A"/>
    <w:rsid w:val="00360E75"/>
    <w:rsid w:val="0036139D"/>
    <w:rsid w:val="003613EA"/>
    <w:rsid w:val="00361EC2"/>
    <w:rsid w:val="0036227D"/>
    <w:rsid w:val="00362DDC"/>
    <w:rsid w:val="003635B7"/>
    <w:rsid w:val="00363C98"/>
    <w:rsid w:val="00363F51"/>
    <w:rsid w:val="00363F54"/>
    <w:rsid w:val="00365907"/>
    <w:rsid w:val="00365B0E"/>
    <w:rsid w:val="00366A8A"/>
    <w:rsid w:val="0036745F"/>
    <w:rsid w:val="00367574"/>
    <w:rsid w:val="00367D47"/>
    <w:rsid w:val="0037021E"/>
    <w:rsid w:val="00371333"/>
    <w:rsid w:val="0037152D"/>
    <w:rsid w:val="00371DE3"/>
    <w:rsid w:val="00371F68"/>
    <w:rsid w:val="003722E5"/>
    <w:rsid w:val="003723E9"/>
    <w:rsid w:val="003727D4"/>
    <w:rsid w:val="00372A34"/>
    <w:rsid w:val="00372D49"/>
    <w:rsid w:val="00372E3D"/>
    <w:rsid w:val="003733F9"/>
    <w:rsid w:val="0037434C"/>
    <w:rsid w:val="00374410"/>
    <w:rsid w:val="003746D5"/>
    <w:rsid w:val="003753F5"/>
    <w:rsid w:val="00376D5C"/>
    <w:rsid w:val="00376EE3"/>
    <w:rsid w:val="00380C1E"/>
    <w:rsid w:val="003810A5"/>
    <w:rsid w:val="003815C4"/>
    <w:rsid w:val="00381A32"/>
    <w:rsid w:val="00381BAA"/>
    <w:rsid w:val="00381C8E"/>
    <w:rsid w:val="00382112"/>
    <w:rsid w:val="00382154"/>
    <w:rsid w:val="003828FD"/>
    <w:rsid w:val="0038377E"/>
    <w:rsid w:val="003839EA"/>
    <w:rsid w:val="0038539B"/>
    <w:rsid w:val="0038576C"/>
    <w:rsid w:val="00385E1E"/>
    <w:rsid w:val="00386071"/>
    <w:rsid w:val="00386EF3"/>
    <w:rsid w:val="003879FC"/>
    <w:rsid w:val="00387A59"/>
    <w:rsid w:val="00390470"/>
    <w:rsid w:val="00390671"/>
    <w:rsid w:val="00390A51"/>
    <w:rsid w:val="00390E59"/>
    <w:rsid w:val="00390EAF"/>
    <w:rsid w:val="00391178"/>
    <w:rsid w:val="003911A7"/>
    <w:rsid w:val="003912B5"/>
    <w:rsid w:val="00391614"/>
    <w:rsid w:val="00391A1B"/>
    <w:rsid w:val="00391D01"/>
    <w:rsid w:val="003921C8"/>
    <w:rsid w:val="0039278B"/>
    <w:rsid w:val="003941AB"/>
    <w:rsid w:val="00394278"/>
    <w:rsid w:val="003947DB"/>
    <w:rsid w:val="00394DAD"/>
    <w:rsid w:val="003950A5"/>
    <w:rsid w:val="0039511C"/>
    <w:rsid w:val="00395467"/>
    <w:rsid w:val="003959C6"/>
    <w:rsid w:val="00395F7A"/>
    <w:rsid w:val="00396914"/>
    <w:rsid w:val="00396BE9"/>
    <w:rsid w:val="003A0A98"/>
    <w:rsid w:val="003A0DF0"/>
    <w:rsid w:val="003A1358"/>
    <w:rsid w:val="003A13BE"/>
    <w:rsid w:val="003A17A1"/>
    <w:rsid w:val="003A19DB"/>
    <w:rsid w:val="003A2734"/>
    <w:rsid w:val="003A2788"/>
    <w:rsid w:val="003A2D02"/>
    <w:rsid w:val="003A2EA7"/>
    <w:rsid w:val="003A38FF"/>
    <w:rsid w:val="003A4F99"/>
    <w:rsid w:val="003A5404"/>
    <w:rsid w:val="003A5D5A"/>
    <w:rsid w:val="003A60B5"/>
    <w:rsid w:val="003A768A"/>
    <w:rsid w:val="003B0383"/>
    <w:rsid w:val="003B2101"/>
    <w:rsid w:val="003B2DF1"/>
    <w:rsid w:val="003B357E"/>
    <w:rsid w:val="003B38E2"/>
    <w:rsid w:val="003B3FA2"/>
    <w:rsid w:val="003B4FDA"/>
    <w:rsid w:val="003B5A3D"/>
    <w:rsid w:val="003B608C"/>
    <w:rsid w:val="003B6834"/>
    <w:rsid w:val="003B6F11"/>
    <w:rsid w:val="003B72AD"/>
    <w:rsid w:val="003B7630"/>
    <w:rsid w:val="003B7EF5"/>
    <w:rsid w:val="003C0084"/>
    <w:rsid w:val="003C0D42"/>
    <w:rsid w:val="003C1069"/>
    <w:rsid w:val="003C16C0"/>
    <w:rsid w:val="003C21CC"/>
    <w:rsid w:val="003C2832"/>
    <w:rsid w:val="003C28D5"/>
    <w:rsid w:val="003C3131"/>
    <w:rsid w:val="003C369D"/>
    <w:rsid w:val="003C3A62"/>
    <w:rsid w:val="003C48AE"/>
    <w:rsid w:val="003C5535"/>
    <w:rsid w:val="003C6293"/>
    <w:rsid w:val="003C74C0"/>
    <w:rsid w:val="003C7A19"/>
    <w:rsid w:val="003C7DC1"/>
    <w:rsid w:val="003D1345"/>
    <w:rsid w:val="003D1F0D"/>
    <w:rsid w:val="003D20AA"/>
    <w:rsid w:val="003D2A4F"/>
    <w:rsid w:val="003D2A7F"/>
    <w:rsid w:val="003D2D26"/>
    <w:rsid w:val="003D3720"/>
    <w:rsid w:val="003D37FE"/>
    <w:rsid w:val="003D3E77"/>
    <w:rsid w:val="003D4461"/>
    <w:rsid w:val="003D4DCE"/>
    <w:rsid w:val="003D4E90"/>
    <w:rsid w:val="003D5664"/>
    <w:rsid w:val="003D6B27"/>
    <w:rsid w:val="003D716F"/>
    <w:rsid w:val="003D743D"/>
    <w:rsid w:val="003D7C4E"/>
    <w:rsid w:val="003D7CEC"/>
    <w:rsid w:val="003D7ECC"/>
    <w:rsid w:val="003E111A"/>
    <w:rsid w:val="003E11B7"/>
    <w:rsid w:val="003E1716"/>
    <w:rsid w:val="003E1C57"/>
    <w:rsid w:val="003E203D"/>
    <w:rsid w:val="003E2EC3"/>
    <w:rsid w:val="003E376E"/>
    <w:rsid w:val="003E3B2F"/>
    <w:rsid w:val="003E4F65"/>
    <w:rsid w:val="003E5835"/>
    <w:rsid w:val="003E599D"/>
    <w:rsid w:val="003E5CEC"/>
    <w:rsid w:val="003E680E"/>
    <w:rsid w:val="003E6B50"/>
    <w:rsid w:val="003E7BBF"/>
    <w:rsid w:val="003F1938"/>
    <w:rsid w:val="003F2313"/>
    <w:rsid w:val="003F2ACD"/>
    <w:rsid w:val="003F3363"/>
    <w:rsid w:val="003F34A2"/>
    <w:rsid w:val="003F35B8"/>
    <w:rsid w:val="003F39FF"/>
    <w:rsid w:val="003F5991"/>
    <w:rsid w:val="003F640B"/>
    <w:rsid w:val="003F7172"/>
    <w:rsid w:val="00401005"/>
    <w:rsid w:val="004011B9"/>
    <w:rsid w:val="00401CEC"/>
    <w:rsid w:val="004024CF"/>
    <w:rsid w:val="00402A58"/>
    <w:rsid w:val="00402B48"/>
    <w:rsid w:val="00402E49"/>
    <w:rsid w:val="004032DA"/>
    <w:rsid w:val="00403304"/>
    <w:rsid w:val="00403E6B"/>
    <w:rsid w:val="004053DE"/>
    <w:rsid w:val="00405A5D"/>
    <w:rsid w:val="00406042"/>
    <w:rsid w:val="00406CE3"/>
    <w:rsid w:val="00407F23"/>
    <w:rsid w:val="00407FF8"/>
    <w:rsid w:val="00410DF9"/>
    <w:rsid w:val="0041175B"/>
    <w:rsid w:val="00411C4D"/>
    <w:rsid w:val="004126E0"/>
    <w:rsid w:val="00412FEF"/>
    <w:rsid w:val="00413355"/>
    <w:rsid w:val="00413602"/>
    <w:rsid w:val="004154C8"/>
    <w:rsid w:val="0041617A"/>
    <w:rsid w:val="004167F7"/>
    <w:rsid w:val="00416A55"/>
    <w:rsid w:val="0041714C"/>
    <w:rsid w:val="00417D0E"/>
    <w:rsid w:val="00420B46"/>
    <w:rsid w:val="00422A6E"/>
    <w:rsid w:val="00422B4D"/>
    <w:rsid w:val="00423F04"/>
    <w:rsid w:val="0042482D"/>
    <w:rsid w:val="00424C51"/>
    <w:rsid w:val="00424FAE"/>
    <w:rsid w:val="00426D54"/>
    <w:rsid w:val="00427CC8"/>
    <w:rsid w:val="00427E41"/>
    <w:rsid w:val="00427FEF"/>
    <w:rsid w:val="00430237"/>
    <w:rsid w:val="00430F32"/>
    <w:rsid w:val="00430F51"/>
    <w:rsid w:val="004311BF"/>
    <w:rsid w:val="00431E7F"/>
    <w:rsid w:val="004335B5"/>
    <w:rsid w:val="00434094"/>
    <w:rsid w:val="004353EF"/>
    <w:rsid w:val="00435810"/>
    <w:rsid w:val="00435894"/>
    <w:rsid w:val="00435A0A"/>
    <w:rsid w:val="00436B31"/>
    <w:rsid w:val="0044012B"/>
    <w:rsid w:val="00441D1F"/>
    <w:rsid w:val="004425E1"/>
    <w:rsid w:val="00443FC6"/>
    <w:rsid w:val="004443F9"/>
    <w:rsid w:val="00444997"/>
    <w:rsid w:val="0044590F"/>
    <w:rsid w:val="004467AC"/>
    <w:rsid w:val="004469D8"/>
    <w:rsid w:val="00446F3E"/>
    <w:rsid w:val="00446FDC"/>
    <w:rsid w:val="004478E7"/>
    <w:rsid w:val="00447D03"/>
    <w:rsid w:val="004514D9"/>
    <w:rsid w:val="00452883"/>
    <w:rsid w:val="00452980"/>
    <w:rsid w:val="004537F7"/>
    <w:rsid w:val="004546F5"/>
    <w:rsid w:val="0045619A"/>
    <w:rsid w:val="0045640A"/>
    <w:rsid w:val="004566DB"/>
    <w:rsid w:val="00456D66"/>
    <w:rsid w:val="00456D7C"/>
    <w:rsid w:val="00457216"/>
    <w:rsid w:val="004574D9"/>
    <w:rsid w:val="004577F8"/>
    <w:rsid w:val="004605BA"/>
    <w:rsid w:val="004612CA"/>
    <w:rsid w:val="0046168C"/>
    <w:rsid w:val="00462359"/>
    <w:rsid w:val="00463E3D"/>
    <w:rsid w:val="00464832"/>
    <w:rsid w:val="00464D84"/>
    <w:rsid w:val="004664C0"/>
    <w:rsid w:val="004667AC"/>
    <w:rsid w:val="0046682D"/>
    <w:rsid w:val="00471220"/>
    <w:rsid w:val="00471548"/>
    <w:rsid w:val="0047199A"/>
    <w:rsid w:val="00471B0D"/>
    <w:rsid w:val="00471F48"/>
    <w:rsid w:val="00472623"/>
    <w:rsid w:val="00472B54"/>
    <w:rsid w:val="00473B2D"/>
    <w:rsid w:val="0047481B"/>
    <w:rsid w:val="0047521F"/>
    <w:rsid w:val="00475679"/>
    <w:rsid w:val="00476715"/>
    <w:rsid w:val="004772C2"/>
    <w:rsid w:val="004775B6"/>
    <w:rsid w:val="004778DE"/>
    <w:rsid w:val="00477AA7"/>
    <w:rsid w:val="004803B2"/>
    <w:rsid w:val="0048086D"/>
    <w:rsid w:val="00480B41"/>
    <w:rsid w:val="00480D56"/>
    <w:rsid w:val="00485388"/>
    <w:rsid w:val="00485D00"/>
    <w:rsid w:val="00486244"/>
    <w:rsid w:val="00487793"/>
    <w:rsid w:val="00487B9F"/>
    <w:rsid w:val="00490E8B"/>
    <w:rsid w:val="00491808"/>
    <w:rsid w:val="00491C2C"/>
    <w:rsid w:val="00492866"/>
    <w:rsid w:val="004933CE"/>
    <w:rsid w:val="004934A4"/>
    <w:rsid w:val="00494A6A"/>
    <w:rsid w:val="00494B92"/>
    <w:rsid w:val="00494C7E"/>
    <w:rsid w:val="00495124"/>
    <w:rsid w:val="0049643D"/>
    <w:rsid w:val="00496B37"/>
    <w:rsid w:val="00496FA9"/>
    <w:rsid w:val="00497CA4"/>
    <w:rsid w:val="004A025A"/>
    <w:rsid w:val="004A02BC"/>
    <w:rsid w:val="004A0AEF"/>
    <w:rsid w:val="004A1BBE"/>
    <w:rsid w:val="004A1F7A"/>
    <w:rsid w:val="004A2327"/>
    <w:rsid w:val="004A2766"/>
    <w:rsid w:val="004A2F7E"/>
    <w:rsid w:val="004A36D4"/>
    <w:rsid w:val="004A3957"/>
    <w:rsid w:val="004A3A09"/>
    <w:rsid w:val="004A4F6F"/>
    <w:rsid w:val="004A53CC"/>
    <w:rsid w:val="004A57BF"/>
    <w:rsid w:val="004A636F"/>
    <w:rsid w:val="004A63C0"/>
    <w:rsid w:val="004A7520"/>
    <w:rsid w:val="004B0268"/>
    <w:rsid w:val="004B11CB"/>
    <w:rsid w:val="004B1A59"/>
    <w:rsid w:val="004B1EDB"/>
    <w:rsid w:val="004B226F"/>
    <w:rsid w:val="004B2AFC"/>
    <w:rsid w:val="004B2CAA"/>
    <w:rsid w:val="004B39B1"/>
    <w:rsid w:val="004B4511"/>
    <w:rsid w:val="004B4ADB"/>
    <w:rsid w:val="004B5F07"/>
    <w:rsid w:val="004B6041"/>
    <w:rsid w:val="004B68AC"/>
    <w:rsid w:val="004B6D40"/>
    <w:rsid w:val="004B6DFB"/>
    <w:rsid w:val="004B7175"/>
    <w:rsid w:val="004B759D"/>
    <w:rsid w:val="004C0480"/>
    <w:rsid w:val="004C1410"/>
    <w:rsid w:val="004C17B6"/>
    <w:rsid w:val="004C1E49"/>
    <w:rsid w:val="004C4B8D"/>
    <w:rsid w:val="004C4D59"/>
    <w:rsid w:val="004C5106"/>
    <w:rsid w:val="004C5302"/>
    <w:rsid w:val="004C557A"/>
    <w:rsid w:val="004C5B6F"/>
    <w:rsid w:val="004C5FF9"/>
    <w:rsid w:val="004C6040"/>
    <w:rsid w:val="004C69DC"/>
    <w:rsid w:val="004D0510"/>
    <w:rsid w:val="004D0EA6"/>
    <w:rsid w:val="004D0F00"/>
    <w:rsid w:val="004D2610"/>
    <w:rsid w:val="004D2C38"/>
    <w:rsid w:val="004D4C16"/>
    <w:rsid w:val="004D4EDA"/>
    <w:rsid w:val="004D4FB2"/>
    <w:rsid w:val="004D51E5"/>
    <w:rsid w:val="004D55F9"/>
    <w:rsid w:val="004D570E"/>
    <w:rsid w:val="004D64DF"/>
    <w:rsid w:val="004D65C4"/>
    <w:rsid w:val="004D74A3"/>
    <w:rsid w:val="004D7727"/>
    <w:rsid w:val="004D7B6F"/>
    <w:rsid w:val="004D7FB9"/>
    <w:rsid w:val="004E0CBA"/>
    <w:rsid w:val="004E1AE4"/>
    <w:rsid w:val="004E23C0"/>
    <w:rsid w:val="004E31A0"/>
    <w:rsid w:val="004E3717"/>
    <w:rsid w:val="004E3D3F"/>
    <w:rsid w:val="004E3EBE"/>
    <w:rsid w:val="004E4283"/>
    <w:rsid w:val="004E5DDB"/>
    <w:rsid w:val="004E7276"/>
    <w:rsid w:val="004F02BE"/>
    <w:rsid w:val="004F092C"/>
    <w:rsid w:val="004F0D6A"/>
    <w:rsid w:val="004F12BB"/>
    <w:rsid w:val="004F213C"/>
    <w:rsid w:val="004F28F4"/>
    <w:rsid w:val="004F2FDB"/>
    <w:rsid w:val="004F387B"/>
    <w:rsid w:val="004F4557"/>
    <w:rsid w:val="004F6006"/>
    <w:rsid w:val="004F620E"/>
    <w:rsid w:val="004F6C72"/>
    <w:rsid w:val="004F7004"/>
    <w:rsid w:val="004F7994"/>
    <w:rsid w:val="005002A7"/>
    <w:rsid w:val="00500C47"/>
    <w:rsid w:val="00501261"/>
    <w:rsid w:val="00501DF4"/>
    <w:rsid w:val="00503A19"/>
    <w:rsid w:val="00503A54"/>
    <w:rsid w:val="00503C84"/>
    <w:rsid w:val="005045EC"/>
    <w:rsid w:val="005058DA"/>
    <w:rsid w:val="00505B42"/>
    <w:rsid w:val="00506AE1"/>
    <w:rsid w:val="00506E7E"/>
    <w:rsid w:val="0050730B"/>
    <w:rsid w:val="005077A3"/>
    <w:rsid w:val="005100A0"/>
    <w:rsid w:val="00510610"/>
    <w:rsid w:val="0051179A"/>
    <w:rsid w:val="005118C7"/>
    <w:rsid w:val="00511ACA"/>
    <w:rsid w:val="00511E8C"/>
    <w:rsid w:val="00512036"/>
    <w:rsid w:val="00512625"/>
    <w:rsid w:val="00512963"/>
    <w:rsid w:val="00513089"/>
    <w:rsid w:val="00513742"/>
    <w:rsid w:val="00513B8A"/>
    <w:rsid w:val="00513D62"/>
    <w:rsid w:val="0051472E"/>
    <w:rsid w:val="00514A81"/>
    <w:rsid w:val="00514ABC"/>
    <w:rsid w:val="00515558"/>
    <w:rsid w:val="0051564A"/>
    <w:rsid w:val="0051609A"/>
    <w:rsid w:val="005165C2"/>
    <w:rsid w:val="00517DC3"/>
    <w:rsid w:val="00520075"/>
    <w:rsid w:val="0052015C"/>
    <w:rsid w:val="00520B01"/>
    <w:rsid w:val="00520C4F"/>
    <w:rsid w:val="00520DBB"/>
    <w:rsid w:val="0052152D"/>
    <w:rsid w:val="0052307B"/>
    <w:rsid w:val="0052361A"/>
    <w:rsid w:val="00523749"/>
    <w:rsid w:val="005241F1"/>
    <w:rsid w:val="00525E5E"/>
    <w:rsid w:val="005262BC"/>
    <w:rsid w:val="005263B7"/>
    <w:rsid w:val="00526F38"/>
    <w:rsid w:val="005275FE"/>
    <w:rsid w:val="00530D3A"/>
    <w:rsid w:val="005313E8"/>
    <w:rsid w:val="00532876"/>
    <w:rsid w:val="00533B64"/>
    <w:rsid w:val="00533C47"/>
    <w:rsid w:val="00534A3C"/>
    <w:rsid w:val="00534E95"/>
    <w:rsid w:val="005356C8"/>
    <w:rsid w:val="005356CF"/>
    <w:rsid w:val="005357FB"/>
    <w:rsid w:val="00536CE9"/>
    <w:rsid w:val="00537551"/>
    <w:rsid w:val="005375A2"/>
    <w:rsid w:val="0053788D"/>
    <w:rsid w:val="00537D4D"/>
    <w:rsid w:val="00540099"/>
    <w:rsid w:val="005418ED"/>
    <w:rsid w:val="00542456"/>
    <w:rsid w:val="00543168"/>
    <w:rsid w:val="0054392B"/>
    <w:rsid w:val="00545A53"/>
    <w:rsid w:val="00545B04"/>
    <w:rsid w:val="00545C9B"/>
    <w:rsid w:val="00545F65"/>
    <w:rsid w:val="005471A4"/>
    <w:rsid w:val="0055009B"/>
    <w:rsid w:val="00550102"/>
    <w:rsid w:val="00550705"/>
    <w:rsid w:val="00550816"/>
    <w:rsid w:val="005511A0"/>
    <w:rsid w:val="005516CA"/>
    <w:rsid w:val="005518A0"/>
    <w:rsid w:val="00552DF3"/>
    <w:rsid w:val="00553C5E"/>
    <w:rsid w:val="00553FC0"/>
    <w:rsid w:val="0055430E"/>
    <w:rsid w:val="00554B94"/>
    <w:rsid w:val="00554BF1"/>
    <w:rsid w:val="00555095"/>
    <w:rsid w:val="005553B4"/>
    <w:rsid w:val="00555993"/>
    <w:rsid w:val="00556727"/>
    <w:rsid w:val="00556817"/>
    <w:rsid w:val="00556F36"/>
    <w:rsid w:val="005571F7"/>
    <w:rsid w:val="00557E7B"/>
    <w:rsid w:val="00560129"/>
    <w:rsid w:val="00560200"/>
    <w:rsid w:val="005603BD"/>
    <w:rsid w:val="00560C9B"/>
    <w:rsid w:val="005612A4"/>
    <w:rsid w:val="00561C23"/>
    <w:rsid w:val="00562299"/>
    <w:rsid w:val="00562ED4"/>
    <w:rsid w:val="005635DC"/>
    <w:rsid w:val="00563DA1"/>
    <w:rsid w:val="00565946"/>
    <w:rsid w:val="00566434"/>
    <w:rsid w:val="00570984"/>
    <w:rsid w:val="00571487"/>
    <w:rsid w:val="00572874"/>
    <w:rsid w:val="005729F2"/>
    <w:rsid w:val="00573F87"/>
    <w:rsid w:val="00575174"/>
    <w:rsid w:val="00575A85"/>
    <w:rsid w:val="005774C0"/>
    <w:rsid w:val="00577895"/>
    <w:rsid w:val="00580451"/>
    <w:rsid w:val="00580A50"/>
    <w:rsid w:val="00581799"/>
    <w:rsid w:val="00581AEB"/>
    <w:rsid w:val="00581C7A"/>
    <w:rsid w:val="00581CEC"/>
    <w:rsid w:val="00582458"/>
    <w:rsid w:val="005827D9"/>
    <w:rsid w:val="00582870"/>
    <w:rsid w:val="0058293D"/>
    <w:rsid w:val="00583E9F"/>
    <w:rsid w:val="00586273"/>
    <w:rsid w:val="00587473"/>
    <w:rsid w:val="00590B4B"/>
    <w:rsid w:val="00591015"/>
    <w:rsid w:val="0059192A"/>
    <w:rsid w:val="00592690"/>
    <w:rsid w:val="00592FFD"/>
    <w:rsid w:val="005938E2"/>
    <w:rsid w:val="00593D03"/>
    <w:rsid w:val="005940FE"/>
    <w:rsid w:val="00594F0C"/>
    <w:rsid w:val="00595237"/>
    <w:rsid w:val="005955FC"/>
    <w:rsid w:val="00595969"/>
    <w:rsid w:val="00595FE7"/>
    <w:rsid w:val="005960C5"/>
    <w:rsid w:val="00596C84"/>
    <w:rsid w:val="0059783B"/>
    <w:rsid w:val="005A020D"/>
    <w:rsid w:val="005A0AB5"/>
    <w:rsid w:val="005A0B91"/>
    <w:rsid w:val="005A1195"/>
    <w:rsid w:val="005A1C52"/>
    <w:rsid w:val="005A2055"/>
    <w:rsid w:val="005A24AB"/>
    <w:rsid w:val="005A3528"/>
    <w:rsid w:val="005A3760"/>
    <w:rsid w:val="005A37F7"/>
    <w:rsid w:val="005A532B"/>
    <w:rsid w:val="005A5373"/>
    <w:rsid w:val="005A5CB7"/>
    <w:rsid w:val="005A5CB9"/>
    <w:rsid w:val="005A6ED2"/>
    <w:rsid w:val="005A6F0B"/>
    <w:rsid w:val="005B00B2"/>
    <w:rsid w:val="005B0D2F"/>
    <w:rsid w:val="005B0DB5"/>
    <w:rsid w:val="005B1752"/>
    <w:rsid w:val="005B1BA8"/>
    <w:rsid w:val="005B2533"/>
    <w:rsid w:val="005B3189"/>
    <w:rsid w:val="005B39B2"/>
    <w:rsid w:val="005B479D"/>
    <w:rsid w:val="005B5074"/>
    <w:rsid w:val="005B5749"/>
    <w:rsid w:val="005B6296"/>
    <w:rsid w:val="005B6F26"/>
    <w:rsid w:val="005B7B16"/>
    <w:rsid w:val="005C045A"/>
    <w:rsid w:val="005C0C19"/>
    <w:rsid w:val="005C16D0"/>
    <w:rsid w:val="005C1E50"/>
    <w:rsid w:val="005C259C"/>
    <w:rsid w:val="005C2765"/>
    <w:rsid w:val="005C310A"/>
    <w:rsid w:val="005C3470"/>
    <w:rsid w:val="005C3BD5"/>
    <w:rsid w:val="005C4E38"/>
    <w:rsid w:val="005C6609"/>
    <w:rsid w:val="005C6972"/>
    <w:rsid w:val="005C75B7"/>
    <w:rsid w:val="005D0C95"/>
    <w:rsid w:val="005D0F4E"/>
    <w:rsid w:val="005D1116"/>
    <w:rsid w:val="005D120E"/>
    <w:rsid w:val="005D1EC1"/>
    <w:rsid w:val="005D3149"/>
    <w:rsid w:val="005D3AA2"/>
    <w:rsid w:val="005D53F3"/>
    <w:rsid w:val="005D5A0A"/>
    <w:rsid w:val="005D5E70"/>
    <w:rsid w:val="005D6ED6"/>
    <w:rsid w:val="005D72F5"/>
    <w:rsid w:val="005D7C48"/>
    <w:rsid w:val="005D7FAB"/>
    <w:rsid w:val="005E0B6A"/>
    <w:rsid w:val="005E100E"/>
    <w:rsid w:val="005E102F"/>
    <w:rsid w:val="005E11D1"/>
    <w:rsid w:val="005E2390"/>
    <w:rsid w:val="005E312B"/>
    <w:rsid w:val="005E342D"/>
    <w:rsid w:val="005E40CC"/>
    <w:rsid w:val="005E4513"/>
    <w:rsid w:val="005E4D64"/>
    <w:rsid w:val="005E60A1"/>
    <w:rsid w:val="005E6806"/>
    <w:rsid w:val="005E7CED"/>
    <w:rsid w:val="005F03BE"/>
    <w:rsid w:val="005F074E"/>
    <w:rsid w:val="005F0E40"/>
    <w:rsid w:val="005F175E"/>
    <w:rsid w:val="005F1778"/>
    <w:rsid w:val="005F2D8D"/>
    <w:rsid w:val="005F3D66"/>
    <w:rsid w:val="005F43C5"/>
    <w:rsid w:val="005F49BB"/>
    <w:rsid w:val="005F51A5"/>
    <w:rsid w:val="005F7EC8"/>
    <w:rsid w:val="00600952"/>
    <w:rsid w:val="006010FC"/>
    <w:rsid w:val="006021C6"/>
    <w:rsid w:val="00602935"/>
    <w:rsid w:val="0060407C"/>
    <w:rsid w:val="0060439E"/>
    <w:rsid w:val="0060455D"/>
    <w:rsid w:val="00604A9A"/>
    <w:rsid w:val="00604D4E"/>
    <w:rsid w:val="0060636D"/>
    <w:rsid w:val="00607D18"/>
    <w:rsid w:val="006102C3"/>
    <w:rsid w:val="00611035"/>
    <w:rsid w:val="0061118D"/>
    <w:rsid w:val="00611497"/>
    <w:rsid w:val="006119B5"/>
    <w:rsid w:val="00611F16"/>
    <w:rsid w:val="006121C7"/>
    <w:rsid w:val="00612C3C"/>
    <w:rsid w:val="006130E5"/>
    <w:rsid w:val="006132D2"/>
    <w:rsid w:val="00613B36"/>
    <w:rsid w:val="0061474E"/>
    <w:rsid w:val="006149AB"/>
    <w:rsid w:val="006150BC"/>
    <w:rsid w:val="00615B91"/>
    <w:rsid w:val="00615F7C"/>
    <w:rsid w:val="00616175"/>
    <w:rsid w:val="00616259"/>
    <w:rsid w:val="00616886"/>
    <w:rsid w:val="00617457"/>
    <w:rsid w:val="006178DB"/>
    <w:rsid w:val="00617A36"/>
    <w:rsid w:val="00617EE4"/>
    <w:rsid w:val="006207C2"/>
    <w:rsid w:val="00620CA1"/>
    <w:rsid w:val="0062296A"/>
    <w:rsid w:val="00622C72"/>
    <w:rsid w:val="006233DA"/>
    <w:rsid w:val="0062347B"/>
    <w:rsid w:val="006236AA"/>
    <w:rsid w:val="00623EEB"/>
    <w:rsid w:val="0062443E"/>
    <w:rsid w:val="00624660"/>
    <w:rsid w:val="00624C38"/>
    <w:rsid w:val="00625534"/>
    <w:rsid w:val="00625DF7"/>
    <w:rsid w:val="0062628A"/>
    <w:rsid w:val="0062630C"/>
    <w:rsid w:val="00626F1C"/>
    <w:rsid w:val="006276AD"/>
    <w:rsid w:val="00627FC6"/>
    <w:rsid w:val="00630E6C"/>
    <w:rsid w:val="00631804"/>
    <w:rsid w:val="00632B09"/>
    <w:rsid w:val="00634259"/>
    <w:rsid w:val="00634C23"/>
    <w:rsid w:val="00634F7F"/>
    <w:rsid w:val="00635483"/>
    <w:rsid w:val="00636576"/>
    <w:rsid w:val="00636C9C"/>
    <w:rsid w:val="00640755"/>
    <w:rsid w:val="006407E4"/>
    <w:rsid w:val="00640F5A"/>
    <w:rsid w:val="0064117A"/>
    <w:rsid w:val="00641F43"/>
    <w:rsid w:val="0064257D"/>
    <w:rsid w:val="00642761"/>
    <w:rsid w:val="00643ED3"/>
    <w:rsid w:val="0064431A"/>
    <w:rsid w:val="00644B9C"/>
    <w:rsid w:val="00644D61"/>
    <w:rsid w:val="00647030"/>
    <w:rsid w:val="00647E73"/>
    <w:rsid w:val="00647FDD"/>
    <w:rsid w:val="006502DD"/>
    <w:rsid w:val="00651245"/>
    <w:rsid w:val="006519ED"/>
    <w:rsid w:val="006532F6"/>
    <w:rsid w:val="006534A8"/>
    <w:rsid w:val="006537BE"/>
    <w:rsid w:val="00653960"/>
    <w:rsid w:val="0065413A"/>
    <w:rsid w:val="006541E9"/>
    <w:rsid w:val="006544AD"/>
    <w:rsid w:val="00654957"/>
    <w:rsid w:val="00655E52"/>
    <w:rsid w:val="00656A4A"/>
    <w:rsid w:val="006571AD"/>
    <w:rsid w:val="00661E2D"/>
    <w:rsid w:val="006620F6"/>
    <w:rsid w:val="006623AB"/>
    <w:rsid w:val="006625CA"/>
    <w:rsid w:val="006627A6"/>
    <w:rsid w:val="00663438"/>
    <w:rsid w:val="0066431D"/>
    <w:rsid w:val="0066464D"/>
    <w:rsid w:val="00664BE7"/>
    <w:rsid w:val="006655E5"/>
    <w:rsid w:val="00665FC0"/>
    <w:rsid w:val="00666189"/>
    <w:rsid w:val="00666A3B"/>
    <w:rsid w:val="0067059D"/>
    <w:rsid w:val="00670D75"/>
    <w:rsid w:val="00670E5A"/>
    <w:rsid w:val="00671979"/>
    <w:rsid w:val="00673EC8"/>
    <w:rsid w:val="00674A3E"/>
    <w:rsid w:val="0067587B"/>
    <w:rsid w:val="0067593E"/>
    <w:rsid w:val="00675B0D"/>
    <w:rsid w:val="00676DCE"/>
    <w:rsid w:val="00677BAE"/>
    <w:rsid w:val="0068066D"/>
    <w:rsid w:val="00680686"/>
    <w:rsid w:val="0068282C"/>
    <w:rsid w:val="0068453C"/>
    <w:rsid w:val="006847A3"/>
    <w:rsid w:val="006868D2"/>
    <w:rsid w:val="006904F4"/>
    <w:rsid w:val="0069136F"/>
    <w:rsid w:val="006920D3"/>
    <w:rsid w:val="00692731"/>
    <w:rsid w:val="00693151"/>
    <w:rsid w:val="00694200"/>
    <w:rsid w:val="00694E59"/>
    <w:rsid w:val="00695959"/>
    <w:rsid w:val="00696630"/>
    <w:rsid w:val="006A067A"/>
    <w:rsid w:val="006A1108"/>
    <w:rsid w:val="006A1375"/>
    <w:rsid w:val="006A168A"/>
    <w:rsid w:val="006A1D5B"/>
    <w:rsid w:val="006A2649"/>
    <w:rsid w:val="006A2B49"/>
    <w:rsid w:val="006A314F"/>
    <w:rsid w:val="006A3A80"/>
    <w:rsid w:val="006A4CC8"/>
    <w:rsid w:val="006A513E"/>
    <w:rsid w:val="006A56E2"/>
    <w:rsid w:val="006A5F7E"/>
    <w:rsid w:val="006A6275"/>
    <w:rsid w:val="006A6AFC"/>
    <w:rsid w:val="006A787C"/>
    <w:rsid w:val="006A7A30"/>
    <w:rsid w:val="006B01A5"/>
    <w:rsid w:val="006B18CF"/>
    <w:rsid w:val="006B1AF0"/>
    <w:rsid w:val="006B397D"/>
    <w:rsid w:val="006B444F"/>
    <w:rsid w:val="006B596F"/>
    <w:rsid w:val="006B67F3"/>
    <w:rsid w:val="006B7C3D"/>
    <w:rsid w:val="006C00C0"/>
    <w:rsid w:val="006C0682"/>
    <w:rsid w:val="006C070A"/>
    <w:rsid w:val="006C0855"/>
    <w:rsid w:val="006C09F1"/>
    <w:rsid w:val="006C0A29"/>
    <w:rsid w:val="006C0EEC"/>
    <w:rsid w:val="006C208A"/>
    <w:rsid w:val="006C29C6"/>
    <w:rsid w:val="006C2B5B"/>
    <w:rsid w:val="006C2DE2"/>
    <w:rsid w:val="006C3BFF"/>
    <w:rsid w:val="006C3E7E"/>
    <w:rsid w:val="006C3E9C"/>
    <w:rsid w:val="006C43F0"/>
    <w:rsid w:val="006C448F"/>
    <w:rsid w:val="006C46EB"/>
    <w:rsid w:val="006C494A"/>
    <w:rsid w:val="006C4A9B"/>
    <w:rsid w:val="006C7B3B"/>
    <w:rsid w:val="006D0137"/>
    <w:rsid w:val="006D02E7"/>
    <w:rsid w:val="006D0DC9"/>
    <w:rsid w:val="006D0E7E"/>
    <w:rsid w:val="006D16E0"/>
    <w:rsid w:val="006D1848"/>
    <w:rsid w:val="006D2C81"/>
    <w:rsid w:val="006D2C94"/>
    <w:rsid w:val="006D3AE9"/>
    <w:rsid w:val="006D4601"/>
    <w:rsid w:val="006D4E73"/>
    <w:rsid w:val="006D4F75"/>
    <w:rsid w:val="006D5033"/>
    <w:rsid w:val="006D5BED"/>
    <w:rsid w:val="006D6855"/>
    <w:rsid w:val="006D6F14"/>
    <w:rsid w:val="006D71DF"/>
    <w:rsid w:val="006E1407"/>
    <w:rsid w:val="006E1EF3"/>
    <w:rsid w:val="006E2415"/>
    <w:rsid w:val="006E26F9"/>
    <w:rsid w:val="006E2E63"/>
    <w:rsid w:val="006E3F81"/>
    <w:rsid w:val="006E46DC"/>
    <w:rsid w:val="006E529F"/>
    <w:rsid w:val="006E6259"/>
    <w:rsid w:val="006E6F42"/>
    <w:rsid w:val="006E6FE8"/>
    <w:rsid w:val="006E7678"/>
    <w:rsid w:val="006E77CD"/>
    <w:rsid w:val="006E7B51"/>
    <w:rsid w:val="006F0918"/>
    <w:rsid w:val="006F2676"/>
    <w:rsid w:val="006F3865"/>
    <w:rsid w:val="006F391F"/>
    <w:rsid w:val="006F3936"/>
    <w:rsid w:val="006F4F50"/>
    <w:rsid w:val="006F5280"/>
    <w:rsid w:val="006F5A6E"/>
    <w:rsid w:val="006F6030"/>
    <w:rsid w:val="006F6FA2"/>
    <w:rsid w:val="006F7C06"/>
    <w:rsid w:val="00700241"/>
    <w:rsid w:val="007004AD"/>
    <w:rsid w:val="00701752"/>
    <w:rsid w:val="007018B8"/>
    <w:rsid w:val="007019DE"/>
    <w:rsid w:val="00701AA0"/>
    <w:rsid w:val="00701FAB"/>
    <w:rsid w:val="00702FEA"/>
    <w:rsid w:val="00703923"/>
    <w:rsid w:val="007042C2"/>
    <w:rsid w:val="007046F2"/>
    <w:rsid w:val="0070541C"/>
    <w:rsid w:val="00706570"/>
    <w:rsid w:val="00712B35"/>
    <w:rsid w:val="00712B76"/>
    <w:rsid w:val="00712C29"/>
    <w:rsid w:val="00712E2D"/>
    <w:rsid w:val="007156C2"/>
    <w:rsid w:val="00715A4A"/>
    <w:rsid w:val="0071603D"/>
    <w:rsid w:val="007164B0"/>
    <w:rsid w:val="0071769B"/>
    <w:rsid w:val="00717B90"/>
    <w:rsid w:val="007217E7"/>
    <w:rsid w:val="007221D4"/>
    <w:rsid w:val="007224E2"/>
    <w:rsid w:val="00722A13"/>
    <w:rsid w:val="00722D83"/>
    <w:rsid w:val="007240DE"/>
    <w:rsid w:val="00724396"/>
    <w:rsid w:val="0072448B"/>
    <w:rsid w:val="00725544"/>
    <w:rsid w:val="00725D37"/>
    <w:rsid w:val="00725E3E"/>
    <w:rsid w:val="00726B5C"/>
    <w:rsid w:val="00726B97"/>
    <w:rsid w:val="007274E8"/>
    <w:rsid w:val="0073072A"/>
    <w:rsid w:val="0073185F"/>
    <w:rsid w:val="00731A0F"/>
    <w:rsid w:val="00732755"/>
    <w:rsid w:val="00732FF1"/>
    <w:rsid w:val="00733C90"/>
    <w:rsid w:val="0073407B"/>
    <w:rsid w:val="00734257"/>
    <w:rsid w:val="00735A96"/>
    <w:rsid w:val="00736009"/>
    <w:rsid w:val="0073664C"/>
    <w:rsid w:val="007368A7"/>
    <w:rsid w:val="00736C7F"/>
    <w:rsid w:val="0073717A"/>
    <w:rsid w:val="007379CB"/>
    <w:rsid w:val="00737F59"/>
    <w:rsid w:val="00740D7C"/>
    <w:rsid w:val="00741B59"/>
    <w:rsid w:val="0074252B"/>
    <w:rsid w:val="00742690"/>
    <w:rsid w:val="007427C2"/>
    <w:rsid w:val="00743F94"/>
    <w:rsid w:val="00744224"/>
    <w:rsid w:val="00744255"/>
    <w:rsid w:val="007445B0"/>
    <w:rsid w:val="007451D2"/>
    <w:rsid w:val="00745E02"/>
    <w:rsid w:val="00746042"/>
    <w:rsid w:val="00747E61"/>
    <w:rsid w:val="00750104"/>
    <w:rsid w:val="00750A7E"/>
    <w:rsid w:val="00750ADC"/>
    <w:rsid w:val="00750C46"/>
    <w:rsid w:val="007525FC"/>
    <w:rsid w:val="00754850"/>
    <w:rsid w:val="00754EF4"/>
    <w:rsid w:val="00755472"/>
    <w:rsid w:val="00755C98"/>
    <w:rsid w:val="00755D4F"/>
    <w:rsid w:val="007571F8"/>
    <w:rsid w:val="00757605"/>
    <w:rsid w:val="007579D3"/>
    <w:rsid w:val="007609DC"/>
    <w:rsid w:val="00761300"/>
    <w:rsid w:val="007614AE"/>
    <w:rsid w:val="00761CEB"/>
    <w:rsid w:val="00762909"/>
    <w:rsid w:val="00762C4B"/>
    <w:rsid w:val="0076303C"/>
    <w:rsid w:val="007630E5"/>
    <w:rsid w:val="00763945"/>
    <w:rsid w:val="00763EC7"/>
    <w:rsid w:val="00763F14"/>
    <w:rsid w:val="0076484C"/>
    <w:rsid w:val="00764C43"/>
    <w:rsid w:val="00764E86"/>
    <w:rsid w:val="00765168"/>
    <w:rsid w:val="00765850"/>
    <w:rsid w:val="007659A6"/>
    <w:rsid w:val="0076635D"/>
    <w:rsid w:val="007672C7"/>
    <w:rsid w:val="007672CF"/>
    <w:rsid w:val="00767CBA"/>
    <w:rsid w:val="0077032B"/>
    <w:rsid w:val="00770B9E"/>
    <w:rsid w:val="00770E4F"/>
    <w:rsid w:val="00773045"/>
    <w:rsid w:val="00774600"/>
    <w:rsid w:val="00774AB6"/>
    <w:rsid w:val="00775C9C"/>
    <w:rsid w:val="0077716B"/>
    <w:rsid w:val="007774A2"/>
    <w:rsid w:val="00777AF7"/>
    <w:rsid w:val="007800B0"/>
    <w:rsid w:val="00780650"/>
    <w:rsid w:val="0078096C"/>
    <w:rsid w:val="00781D9A"/>
    <w:rsid w:val="0078298A"/>
    <w:rsid w:val="00782C00"/>
    <w:rsid w:val="00782E78"/>
    <w:rsid w:val="00783282"/>
    <w:rsid w:val="007834E6"/>
    <w:rsid w:val="00783699"/>
    <w:rsid w:val="00784030"/>
    <w:rsid w:val="007845FD"/>
    <w:rsid w:val="007853AF"/>
    <w:rsid w:val="007855AF"/>
    <w:rsid w:val="0078571A"/>
    <w:rsid w:val="007858B7"/>
    <w:rsid w:val="0078630B"/>
    <w:rsid w:val="00786321"/>
    <w:rsid w:val="007874BB"/>
    <w:rsid w:val="00787FDF"/>
    <w:rsid w:val="00790244"/>
    <w:rsid w:val="00792A88"/>
    <w:rsid w:val="00792BD8"/>
    <w:rsid w:val="007941BF"/>
    <w:rsid w:val="007946F1"/>
    <w:rsid w:val="00794AAA"/>
    <w:rsid w:val="00794C83"/>
    <w:rsid w:val="00795253"/>
    <w:rsid w:val="00795365"/>
    <w:rsid w:val="00795419"/>
    <w:rsid w:val="00795456"/>
    <w:rsid w:val="00795541"/>
    <w:rsid w:val="00796100"/>
    <w:rsid w:val="00796633"/>
    <w:rsid w:val="007A0404"/>
    <w:rsid w:val="007A0489"/>
    <w:rsid w:val="007A0690"/>
    <w:rsid w:val="007A078D"/>
    <w:rsid w:val="007A09B2"/>
    <w:rsid w:val="007A25CC"/>
    <w:rsid w:val="007A2C06"/>
    <w:rsid w:val="007A2EC2"/>
    <w:rsid w:val="007A44FF"/>
    <w:rsid w:val="007A4766"/>
    <w:rsid w:val="007A4A23"/>
    <w:rsid w:val="007A4C4C"/>
    <w:rsid w:val="007A512A"/>
    <w:rsid w:val="007A539B"/>
    <w:rsid w:val="007A540A"/>
    <w:rsid w:val="007A5A2F"/>
    <w:rsid w:val="007A6B36"/>
    <w:rsid w:val="007A738A"/>
    <w:rsid w:val="007A77F8"/>
    <w:rsid w:val="007A7AE7"/>
    <w:rsid w:val="007A7B40"/>
    <w:rsid w:val="007A7C03"/>
    <w:rsid w:val="007B054F"/>
    <w:rsid w:val="007B0A76"/>
    <w:rsid w:val="007B1B5C"/>
    <w:rsid w:val="007B214A"/>
    <w:rsid w:val="007B338C"/>
    <w:rsid w:val="007B50AA"/>
    <w:rsid w:val="007B51E5"/>
    <w:rsid w:val="007B58C5"/>
    <w:rsid w:val="007B6598"/>
    <w:rsid w:val="007B67A3"/>
    <w:rsid w:val="007B6DE7"/>
    <w:rsid w:val="007B7830"/>
    <w:rsid w:val="007C01FE"/>
    <w:rsid w:val="007C05DF"/>
    <w:rsid w:val="007C0DFA"/>
    <w:rsid w:val="007C1DBF"/>
    <w:rsid w:val="007C21A1"/>
    <w:rsid w:val="007C2C2B"/>
    <w:rsid w:val="007C37BA"/>
    <w:rsid w:val="007C389C"/>
    <w:rsid w:val="007C4523"/>
    <w:rsid w:val="007C4A42"/>
    <w:rsid w:val="007C4E72"/>
    <w:rsid w:val="007C61B8"/>
    <w:rsid w:val="007C63B3"/>
    <w:rsid w:val="007C678F"/>
    <w:rsid w:val="007C6A83"/>
    <w:rsid w:val="007C7462"/>
    <w:rsid w:val="007C7EA2"/>
    <w:rsid w:val="007D0CA7"/>
    <w:rsid w:val="007D1CED"/>
    <w:rsid w:val="007D1EB5"/>
    <w:rsid w:val="007D1F34"/>
    <w:rsid w:val="007D2468"/>
    <w:rsid w:val="007D285C"/>
    <w:rsid w:val="007D2E1E"/>
    <w:rsid w:val="007D3954"/>
    <w:rsid w:val="007D3A05"/>
    <w:rsid w:val="007D3ACC"/>
    <w:rsid w:val="007D47D4"/>
    <w:rsid w:val="007D4B27"/>
    <w:rsid w:val="007D5FC7"/>
    <w:rsid w:val="007D7DEC"/>
    <w:rsid w:val="007E07A9"/>
    <w:rsid w:val="007E122D"/>
    <w:rsid w:val="007E17B8"/>
    <w:rsid w:val="007E1A9B"/>
    <w:rsid w:val="007E22E0"/>
    <w:rsid w:val="007E2EF9"/>
    <w:rsid w:val="007E3014"/>
    <w:rsid w:val="007E39FB"/>
    <w:rsid w:val="007E4190"/>
    <w:rsid w:val="007E54CD"/>
    <w:rsid w:val="007E57DE"/>
    <w:rsid w:val="007E7699"/>
    <w:rsid w:val="007E7AE8"/>
    <w:rsid w:val="007E7E35"/>
    <w:rsid w:val="007F0994"/>
    <w:rsid w:val="007F09BA"/>
    <w:rsid w:val="007F1DA5"/>
    <w:rsid w:val="007F24D9"/>
    <w:rsid w:val="007F28E7"/>
    <w:rsid w:val="007F3058"/>
    <w:rsid w:val="007F3352"/>
    <w:rsid w:val="007F416B"/>
    <w:rsid w:val="007F65F1"/>
    <w:rsid w:val="007F67F2"/>
    <w:rsid w:val="007F6E19"/>
    <w:rsid w:val="007F71EF"/>
    <w:rsid w:val="007F74AE"/>
    <w:rsid w:val="008001FA"/>
    <w:rsid w:val="0080098A"/>
    <w:rsid w:val="00800AC4"/>
    <w:rsid w:val="00801B83"/>
    <w:rsid w:val="00801C38"/>
    <w:rsid w:val="00801CCE"/>
    <w:rsid w:val="00802DCF"/>
    <w:rsid w:val="00803697"/>
    <w:rsid w:val="00803F40"/>
    <w:rsid w:val="008048BB"/>
    <w:rsid w:val="008049B0"/>
    <w:rsid w:val="00805085"/>
    <w:rsid w:val="008056F4"/>
    <w:rsid w:val="0080645B"/>
    <w:rsid w:val="00806B4C"/>
    <w:rsid w:val="00807030"/>
    <w:rsid w:val="0081097B"/>
    <w:rsid w:val="00810A5C"/>
    <w:rsid w:val="00811174"/>
    <w:rsid w:val="0081196D"/>
    <w:rsid w:val="00812026"/>
    <w:rsid w:val="00812630"/>
    <w:rsid w:val="0081401B"/>
    <w:rsid w:val="00816117"/>
    <w:rsid w:val="00817291"/>
    <w:rsid w:val="0081742C"/>
    <w:rsid w:val="008177F5"/>
    <w:rsid w:val="00817E06"/>
    <w:rsid w:val="00817F3D"/>
    <w:rsid w:val="00817F59"/>
    <w:rsid w:val="00820185"/>
    <w:rsid w:val="00820252"/>
    <w:rsid w:val="008208E2"/>
    <w:rsid w:val="0082168B"/>
    <w:rsid w:val="008217B0"/>
    <w:rsid w:val="00821974"/>
    <w:rsid w:val="00821C85"/>
    <w:rsid w:val="00821E38"/>
    <w:rsid w:val="00822668"/>
    <w:rsid w:val="0082356C"/>
    <w:rsid w:val="00824981"/>
    <w:rsid w:val="008255F4"/>
    <w:rsid w:val="00825780"/>
    <w:rsid w:val="008265E0"/>
    <w:rsid w:val="00826762"/>
    <w:rsid w:val="008269CB"/>
    <w:rsid w:val="00827D55"/>
    <w:rsid w:val="0083099E"/>
    <w:rsid w:val="008313F4"/>
    <w:rsid w:val="008324BE"/>
    <w:rsid w:val="00832603"/>
    <w:rsid w:val="00834127"/>
    <w:rsid w:val="008345B3"/>
    <w:rsid w:val="00834BB1"/>
    <w:rsid w:val="00834E9B"/>
    <w:rsid w:val="00835AE4"/>
    <w:rsid w:val="00835CA4"/>
    <w:rsid w:val="008360D1"/>
    <w:rsid w:val="00836119"/>
    <w:rsid w:val="00840202"/>
    <w:rsid w:val="00842DFD"/>
    <w:rsid w:val="00843A74"/>
    <w:rsid w:val="00843FA1"/>
    <w:rsid w:val="00844603"/>
    <w:rsid w:val="00844A0C"/>
    <w:rsid w:val="008458D4"/>
    <w:rsid w:val="00845ADF"/>
    <w:rsid w:val="00846A4B"/>
    <w:rsid w:val="00846D70"/>
    <w:rsid w:val="008477C9"/>
    <w:rsid w:val="008507C5"/>
    <w:rsid w:val="00851731"/>
    <w:rsid w:val="00851BDD"/>
    <w:rsid w:val="00852C68"/>
    <w:rsid w:val="00853FC7"/>
    <w:rsid w:val="008546A9"/>
    <w:rsid w:val="0085474E"/>
    <w:rsid w:val="00854C47"/>
    <w:rsid w:val="0085513E"/>
    <w:rsid w:val="008555C1"/>
    <w:rsid w:val="00856CD7"/>
    <w:rsid w:val="00857AF0"/>
    <w:rsid w:val="00857F97"/>
    <w:rsid w:val="008605AE"/>
    <w:rsid w:val="00860E52"/>
    <w:rsid w:val="00860ECD"/>
    <w:rsid w:val="0086115C"/>
    <w:rsid w:val="008618D9"/>
    <w:rsid w:val="00861F24"/>
    <w:rsid w:val="00862620"/>
    <w:rsid w:val="008635CB"/>
    <w:rsid w:val="0086442D"/>
    <w:rsid w:val="00865605"/>
    <w:rsid w:val="008662BF"/>
    <w:rsid w:val="00867A19"/>
    <w:rsid w:val="00867A28"/>
    <w:rsid w:val="00867CD3"/>
    <w:rsid w:val="00870484"/>
    <w:rsid w:val="008706C6"/>
    <w:rsid w:val="00871D34"/>
    <w:rsid w:val="008722D0"/>
    <w:rsid w:val="00872BC8"/>
    <w:rsid w:val="00872BEA"/>
    <w:rsid w:val="00873667"/>
    <w:rsid w:val="00874C70"/>
    <w:rsid w:val="0087533A"/>
    <w:rsid w:val="0087542E"/>
    <w:rsid w:val="00875A7F"/>
    <w:rsid w:val="00875B58"/>
    <w:rsid w:val="00876111"/>
    <w:rsid w:val="0087647F"/>
    <w:rsid w:val="008767DE"/>
    <w:rsid w:val="00876929"/>
    <w:rsid w:val="00876D64"/>
    <w:rsid w:val="00877955"/>
    <w:rsid w:val="00877B53"/>
    <w:rsid w:val="008808E8"/>
    <w:rsid w:val="00880C22"/>
    <w:rsid w:val="00881093"/>
    <w:rsid w:val="008820FB"/>
    <w:rsid w:val="00882C35"/>
    <w:rsid w:val="00884A3A"/>
    <w:rsid w:val="00884E31"/>
    <w:rsid w:val="00886822"/>
    <w:rsid w:val="00886AA5"/>
    <w:rsid w:val="00887922"/>
    <w:rsid w:val="008903B0"/>
    <w:rsid w:val="008904E7"/>
    <w:rsid w:val="00890745"/>
    <w:rsid w:val="008908EA"/>
    <w:rsid w:val="00890FE2"/>
    <w:rsid w:val="008918FA"/>
    <w:rsid w:val="008922D4"/>
    <w:rsid w:val="00892357"/>
    <w:rsid w:val="00892839"/>
    <w:rsid w:val="0089359C"/>
    <w:rsid w:val="00894A55"/>
    <w:rsid w:val="008956C5"/>
    <w:rsid w:val="00895B05"/>
    <w:rsid w:val="008A038A"/>
    <w:rsid w:val="008A1792"/>
    <w:rsid w:val="008A1DC7"/>
    <w:rsid w:val="008A4633"/>
    <w:rsid w:val="008A4C4F"/>
    <w:rsid w:val="008A537B"/>
    <w:rsid w:val="008A6C58"/>
    <w:rsid w:val="008A74AF"/>
    <w:rsid w:val="008A791E"/>
    <w:rsid w:val="008B17B9"/>
    <w:rsid w:val="008B18AD"/>
    <w:rsid w:val="008B22DA"/>
    <w:rsid w:val="008B3E74"/>
    <w:rsid w:val="008B5284"/>
    <w:rsid w:val="008B6212"/>
    <w:rsid w:val="008B7317"/>
    <w:rsid w:val="008B7704"/>
    <w:rsid w:val="008B771C"/>
    <w:rsid w:val="008C07BF"/>
    <w:rsid w:val="008C0E9C"/>
    <w:rsid w:val="008C1B1D"/>
    <w:rsid w:val="008C1E88"/>
    <w:rsid w:val="008C2D04"/>
    <w:rsid w:val="008C3158"/>
    <w:rsid w:val="008C3B6F"/>
    <w:rsid w:val="008C402B"/>
    <w:rsid w:val="008C4069"/>
    <w:rsid w:val="008C4834"/>
    <w:rsid w:val="008C512F"/>
    <w:rsid w:val="008C6296"/>
    <w:rsid w:val="008C62A4"/>
    <w:rsid w:val="008C646B"/>
    <w:rsid w:val="008D183E"/>
    <w:rsid w:val="008D1B54"/>
    <w:rsid w:val="008D20DD"/>
    <w:rsid w:val="008D3215"/>
    <w:rsid w:val="008D36A6"/>
    <w:rsid w:val="008D4ED3"/>
    <w:rsid w:val="008D4EE5"/>
    <w:rsid w:val="008D51DF"/>
    <w:rsid w:val="008D60F9"/>
    <w:rsid w:val="008D615F"/>
    <w:rsid w:val="008D6B6A"/>
    <w:rsid w:val="008D7EE3"/>
    <w:rsid w:val="008E09C7"/>
    <w:rsid w:val="008E15BB"/>
    <w:rsid w:val="008E1B79"/>
    <w:rsid w:val="008E1DC2"/>
    <w:rsid w:val="008E2BEA"/>
    <w:rsid w:val="008E3745"/>
    <w:rsid w:val="008E3791"/>
    <w:rsid w:val="008E38DA"/>
    <w:rsid w:val="008E3EE6"/>
    <w:rsid w:val="008E4CD2"/>
    <w:rsid w:val="008E51C2"/>
    <w:rsid w:val="008E540A"/>
    <w:rsid w:val="008E546D"/>
    <w:rsid w:val="008E561A"/>
    <w:rsid w:val="008E6FFB"/>
    <w:rsid w:val="008F016A"/>
    <w:rsid w:val="008F0CB1"/>
    <w:rsid w:val="008F0F62"/>
    <w:rsid w:val="008F1716"/>
    <w:rsid w:val="008F196D"/>
    <w:rsid w:val="008F3232"/>
    <w:rsid w:val="008F379F"/>
    <w:rsid w:val="008F41F8"/>
    <w:rsid w:val="008F4F8A"/>
    <w:rsid w:val="008F5EFC"/>
    <w:rsid w:val="008F6BB7"/>
    <w:rsid w:val="008F784A"/>
    <w:rsid w:val="00901C41"/>
    <w:rsid w:val="00901D76"/>
    <w:rsid w:val="00901E97"/>
    <w:rsid w:val="009024AD"/>
    <w:rsid w:val="009044DB"/>
    <w:rsid w:val="00904693"/>
    <w:rsid w:val="0090533B"/>
    <w:rsid w:val="009057E1"/>
    <w:rsid w:val="0090600A"/>
    <w:rsid w:val="009064DF"/>
    <w:rsid w:val="00907BBA"/>
    <w:rsid w:val="00907D8A"/>
    <w:rsid w:val="009100DE"/>
    <w:rsid w:val="009107B1"/>
    <w:rsid w:val="00910B1F"/>
    <w:rsid w:val="00910D34"/>
    <w:rsid w:val="009114FC"/>
    <w:rsid w:val="0091175C"/>
    <w:rsid w:val="0091352E"/>
    <w:rsid w:val="009144A0"/>
    <w:rsid w:val="00914C66"/>
    <w:rsid w:val="009152A6"/>
    <w:rsid w:val="00915FE0"/>
    <w:rsid w:val="009161DA"/>
    <w:rsid w:val="0091695D"/>
    <w:rsid w:val="00916C59"/>
    <w:rsid w:val="00920342"/>
    <w:rsid w:val="009203B9"/>
    <w:rsid w:val="0092162B"/>
    <w:rsid w:val="009221BC"/>
    <w:rsid w:val="00922C35"/>
    <w:rsid w:val="00923895"/>
    <w:rsid w:val="00923E03"/>
    <w:rsid w:val="009246A8"/>
    <w:rsid w:val="009246EA"/>
    <w:rsid w:val="00924769"/>
    <w:rsid w:val="009249B6"/>
    <w:rsid w:val="00925A54"/>
    <w:rsid w:val="00925B3C"/>
    <w:rsid w:val="009265F6"/>
    <w:rsid w:val="00926FEF"/>
    <w:rsid w:val="00927169"/>
    <w:rsid w:val="009304F2"/>
    <w:rsid w:val="009326BA"/>
    <w:rsid w:val="009327B5"/>
    <w:rsid w:val="00932ADD"/>
    <w:rsid w:val="00932FEA"/>
    <w:rsid w:val="0093407A"/>
    <w:rsid w:val="00934521"/>
    <w:rsid w:val="009354E1"/>
    <w:rsid w:val="00936909"/>
    <w:rsid w:val="00936D3C"/>
    <w:rsid w:val="00937F50"/>
    <w:rsid w:val="00940235"/>
    <w:rsid w:val="00940E7A"/>
    <w:rsid w:val="00941B67"/>
    <w:rsid w:val="009424BD"/>
    <w:rsid w:val="00942C4D"/>
    <w:rsid w:val="009434BC"/>
    <w:rsid w:val="0094364C"/>
    <w:rsid w:val="00944DC8"/>
    <w:rsid w:val="009450EE"/>
    <w:rsid w:val="00946A6B"/>
    <w:rsid w:val="00946C91"/>
    <w:rsid w:val="009477F5"/>
    <w:rsid w:val="00950666"/>
    <w:rsid w:val="00951147"/>
    <w:rsid w:val="00951CE3"/>
    <w:rsid w:val="00952D19"/>
    <w:rsid w:val="00952E2C"/>
    <w:rsid w:val="00953107"/>
    <w:rsid w:val="00954663"/>
    <w:rsid w:val="009548F9"/>
    <w:rsid w:val="00954D9D"/>
    <w:rsid w:val="009550CD"/>
    <w:rsid w:val="0095537F"/>
    <w:rsid w:val="00956142"/>
    <w:rsid w:val="00956AD1"/>
    <w:rsid w:val="00956C68"/>
    <w:rsid w:val="00956D7D"/>
    <w:rsid w:val="00956E19"/>
    <w:rsid w:val="00956E95"/>
    <w:rsid w:val="009574FE"/>
    <w:rsid w:val="00957BA9"/>
    <w:rsid w:val="00957E6D"/>
    <w:rsid w:val="0096092D"/>
    <w:rsid w:val="00960C53"/>
    <w:rsid w:val="009613C4"/>
    <w:rsid w:val="0096247F"/>
    <w:rsid w:val="0096248D"/>
    <w:rsid w:val="009634D7"/>
    <w:rsid w:val="00964273"/>
    <w:rsid w:val="00964514"/>
    <w:rsid w:val="009648B4"/>
    <w:rsid w:val="00965158"/>
    <w:rsid w:val="00965873"/>
    <w:rsid w:val="00966D64"/>
    <w:rsid w:val="0096737D"/>
    <w:rsid w:val="00967874"/>
    <w:rsid w:val="009704A4"/>
    <w:rsid w:val="009704F2"/>
    <w:rsid w:val="0097050E"/>
    <w:rsid w:val="00970DA4"/>
    <w:rsid w:val="00971427"/>
    <w:rsid w:val="0097249D"/>
    <w:rsid w:val="00972CA1"/>
    <w:rsid w:val="00972FBC"/>
    <w:rsid w:val="0097322C"/>
    <w:rsid w:val="009736D1"/>
    <w:rsid w:val="00973755"/>
    <w:rsid w:val="00973E83"/>
    <w:rsid w:val="00973F01"/>
    <w:rsid w:val="0097559B"/>
    <w:rsid w:val="00976B2F"/>
    <w:rsid w:val="0097793A"/>
    <w:rsid w:val="0098032E"/>
    <w:rsid w:val="0098103D"/>
    <w:rsid w:val="009814CB"/>
    <w:rsid w:val="00981582"/>
    <w:rsid w:val="00982504"/>
    <w:rsid w:val="009825A8"/>
    <w:rsid w:val="00983149"/>
    <w:rsid w:val="0098321D"/>
    <w:rsid w:val="0098523C"/>
    <w:rsid w:val="00985EBA"/>
    <w:rsid w:val="009863A9"/>
    <w:rsid w:val="009864B8"/>
    <w:rsid w:val="00987323"/>
    <w:rsid w:val="00987457"/>
    <w:rsid w:val="00987D57"/>
    <w:rsid w:val="00987DBF"/>
    <w:rsid w:val="0099053B"/>
    <w:rsid w:val="009914A4"/>
    <w:rsid w:val="0099172B"/>
    <w:rsid w:val="00991BF4"/>
    <w:rsid w:val="00991E2E"/>
    <w:rsid w:val="0099207C"/>
    <w:rsid w:val="00992080"/>
    <w:rsid w:val="00992161"/>
    <w:rsid w:val="00993C49"/>
    <w:rsid w:val="00994DEF"/>
    <w:rsid w:val="00996094"/>
    <w:rsid w:val="009962CC"/>
    <w:rsid w:val="00997091"/>
    <w:rsid w:val="009976AB"/>
    <w:rsid w:val="009977CB"/>
    <w:rsid w:val="00997B57"/>
    <w:rsid w:val="009A033C"/>
    <w:rsid w:val="009A06DF"/>
    <w:rsid w:val="009A0D97"/>
    <w:rsid w:val="009A1025"/>
    <w:rsid w:val="009A2156"/>
    <w:rsid w:val="009A227E"/>
    <w:rsid w:val="009A2B1B"/>
    <w:rsid w:val="009A31B8"/>
    <w:rsid w:val="009A3B22"/>
    <w:rsid w:val="009A4A3D"/>
    <w:rsid w:val="009A4F69"/>
    <w:rsid w:val="009A638C"/>
    <w:rsid w:val="009A6902"/>
    <w:rsid w:val="009A6E1F"/>
    <w:rsid w:val="009A71DE"/>
    <w:rsid w:val="009A721E"/>
    <w:rsid w:val="009A7841"/>
    <w:rsid w:val="009A784F"/>
    <w:rsid w:val="009A7C2E"/>
    <w:rsid w:val="009A7C50"/>
    <w:rsid w:val="009B094F"/>
    <w:rsid w:val="009B0D8A"/>
    <w:rsid w:val="009B0E5D"/>
    <w:rsid w:val="009B16EF"/>
    <w:rsid w:val="009B2103"/>
    <w:rsid w:val="009B2A4D"/>
    <w:rsid w:val="009B2C3C"/>
    <w:rsid w:val="009B2F32"/>
    <w:rsid w:val="009B3227"/>
    <w:rsid w:val="009B3679"/>
    <w:rsid w:val="009B5605"/>
    <w:rsid w:val="009B5FAA"/>
    <w:rsid w:val="009B6145"/>
    <w:rsid w:val="009B68FF"/>
    <w:rsid w:val="009B6D66"/>
    <w:rsid w:val="009B789C"/>
    <w:rsid w:val="009C018C"/>
    <w:rsid w:val="009C133B"/>
    <w:rsid w:val="009C1537"/>
    <w:rsid w:val="009C1552"/>
    <w:rsid w:val="009C15EA"/>
    <w:rsid w:val="009C18CC"/>
    <w:rsid w:val="009C1B6C"/>
    <w:rsid w:val="009C20B2"/>
    <w:rsid w:val="009C2361"/>
    <w:rsid w:val="009C238A"/>
    <w:rsid w:val="009C2798"/>
    <w:rsid w:val="009C3673"/>
    <w:rsid w:val="009C44E9"/>
    <w:rsid w:val="009C5587"/>
    <w:rsid w:val="009C5AFE"/>
    <w:rsid w:val="009C5C8C"/>
    <w:rsid w:val="009C5CBA"/>
    <w:rsid w:val="009C5ED1"/>
    <w:rsid w:val="009C60B4"/>
    <w:rsid w:val="009C61AC"/>
    <w:rsid w:val="009C7674"/>
    <w:rsid w:val="009D0999"/>
    <w:rsid w:val="009D0B2C"/>
    <w:rsid w:val="009D13F6"/>
    <w:rsid w:val="009D1AEA"/>
    <w:rsid w:val="009D1E91"/>
    <w:rsid w:val="009D2D0E"/>
    <w:rsid w:val="009D32BD"/>
    <w:rsid w:val="009D34AF"/>
    <w:rsid w:val="009D34D2"/>
    <w:rsid w:val="009D3919"/>
    <w:rsid w:val="009D4185"/>
    <w:rsid w:val="009D590E"/>
    <w:rsid w:val="009D759D"/>
    <w:rsid w:val="009E3AB9"/>
    <w:rsid w:val="009E3B21"/>
    <w:rsid w:val="009E40FE"/>
    <w:rsid w:val="009E4BBB"/>
    <w:rsid w:val="009E4EB5"/>
    <w:rsid w:val="009E5E98"/>
    <w:rsid w:val="009E6292"/>
    <w:rsid w:val="009E7446"/>
    <w:rsid w:val="009E7BE7"/>
    <w:rsid w:val="009E7F14"/>
    <w:rsid w:val="009F06C9"/>
    <w:rsid w:val="009F0A4E"/>
    <w:rsid w:val="009F12AE"/>
    <w:rsid w:val="009F14C3"/>
    <w:rsid w:val="009F40A5"/>
    <w:rsid w:val="009F4AE8"/>
    <w:rsid w:val="009F4DC8"/>
    <w:rsid w:val="009F4EE6"/>
    <w:rsid w:val="009F5761"/>
    <w:rsid w:val="009F5C91"/>
    <w:rsid w:val="009F5D72"/>
    <w:rsid w:val="009F6835"/>
    <w:rsid w:val="009F6B5C"/>
    <w:rsid w:val="009F6C90"/>
    <w:rsid w:val="009F794A"/>
    <w:rsid w:val="00A00012"/>
    <w:rsid w:val="00A009E4"/>
    <w:rsid w:val="00A00B9D"/>
    <w:rsid w:val="00A01074"/>
    <w:rsid w:val="00A015DF"/>
    <w:rsid w:val="00A01988"/>
    <w:rsid w:val="00A02291"/>
    <w:rsid w:val="00A024A8"/>
    <w:rsid w:val="00A024C6"/>
    <w:rsid w:val="00A0275D"/>
    <w:rsid w:val="00A02EE6"/>
    <w:rsid w:val="00A02FCE"/>
    <w:rsid w:val="00A033DE"/>
    <w:rsid w:val="00A0382E"/>
    <w:rsid w:val="00A03CBC"/>
    <w:rsid w:val="00A03FED"/>
    <w:rsid w:val="00A045DC"/>
    <w:rsid w:val="00A04705"/>
    <w:rsid w:val="00A048D9"/>
    <w:rsid w:val="00A05276"/>
    <w:rsid w:val="00A0583A"/>
    <w:rsid w:val="00A05A62"/>
    <w:rsid w:val="00A07242"/>
    <w:rsid w:val="00A07287"/>
    <w:rsid w:val="00A074D6"/>
    <w:rsid w:val="00A10857"/>
    <w:rsid w:val="00A111B8"/>
    <w:rsid w:val="00A11A2E"/>
    <w:rsid w:val="00A11B82"/>
    <w:rsid w:val="00A11D04"/>
    <w:rsid w:val="00A125B3"/>
    <w:rsid w:val="00A12D94"/>
    <w:rsid w:val="00A13285"/>
    <w:rsid w:val="00A1340E"/>
    <w:rsid w:val="00A14D80"/>
    <w:rsid w:val="00A15097"/>
    <w:rsid w:val="00A1551A"/>
    <w:rsid w:val="00A15E0E"/>
    <w:rsid w:val="00A174C4"/>
    <w:rsid w:val="00A177A9"/>
    <w:rsid w:val="00A20162"/>
    <w:rsid w:val="00A20337"/>
    <w:rsid w:val="00A20496"/>
    <w:rsid w:val="00A2084E"/>
    <w:rsid w:val="00A21637"/>
    <w:rsid w:val="00A21ED0"/>
    <w:rsid w:val="00A2395A"/>
    <w:rsid w:val="00A24B07"/>
    <w:rsid w:val="00A25D1D"/>
    <w:rsid w:val="00A26233"/>
    <w:rsid w:val="00A267DF"/>
    <w:rsid w:val="00A27FA5"/>
    <w:rsid w:val="00A307EF"/>
    <w:rsid w:val="00A30ED0"/>
    <w:rsid w:val="00A31034"/>
    <w:rsid w:val="00A31760"/>
    <w:rsid w:val="00A322AA"/>
    <w:rsid w:val="00A32C3F"/>
    <w:rsid w:val="00A33028"/>
    <w:rsid w:val="00A33B06"/>
    <w:rsid w:val="00A34C4C"/>
    <w:rsid w:val="00A35598"/>
    <w:rsid w:val="00A35A82"/>
    <w:rsid w:val="00A36870"/>
    <w:rsid w:val="00A36F0A"/>
    <w:rsid w:val="00A37A33"/>
    <w:rsid w:val="00A37A53"/>
    <w:rsid w:val="00A402C9"/>
    <w:rsid w:val="00A40BD3"/>
    <w:rsid w:val="00A40D41"/>
    <w:rsid w:val="00A421AD"/>
    <w:rsid w:val="00A422DB"/>
    <w:rsid w:val="00A43091"/>
    <w:rsid w:val="00A43216"/>
    <w:rsid w:val="00A4334E"/>
    <w:rsid w:val="00A43414"/>
    <w:rsid w:val="00A45498"/>
    <w:rsid w:val="00A46534"/>
    <w:rsid w:val="00A46793"/>
    <w:rsid w:val="00A4699C"/>
    <w:rsid w:val="00A471EA"/>
    <w:rsid w:val="00A47374"/>
    <w:rsid w:val="00A50F96"/>
    <w:rsid w:val="00A5281B"/>
    <w:rsid w:val="00A528A6"/>
    <w:rsid w:val="00A52C6C"/>
    <w:rsid w:val="00A535EB"/>
    <w:rsid w:val="00A53A08"/>
    <w:rsid w:val="00A53B0C"/>
    <w:rsid w:val="00A540CF"/>
    <w:rsid w:val="00A54484"/>
    <w:rsid w:val="00A54DD3"/>
    <w:rsid w:val="00A55253"/>
    <w:rsid w:val="00A554DB"/>
    <w:rsid w:val="00A55613"/>
    <w:rsid w:val="00A55D34"/>
    <w:rsid w:val="00A562B9"/>
    <w:rsid w:val="00A5665F"/>
    <w:rsid w:val="00A56831"/>
    <w:rsid w:val="00A57479"/>
    <w:rsid w:val="00A575C8"/>
    <w:rsid w:val="00A609AB"/>
    <w:rsid w:val="00A62593"/>
    <w:rsid w:val="00A646FE"/>
    <w:rsid w:val="00A64807"/>
    <w:rsid w:val="00A65335"/>
    <w:rsid w:val="00A65DA8"/>
    <w:rsid w:val="00A65E1F"/>
    <w:rsid w:val="00A670F6"/>
    <w:rsid w:val="00A700F9"/>
    <w:rsid w:val="00A702BF"/>
    <w:rsid w:val="00A7070F"/>
    <w:rsid w:val="00A7171D"/>
    <w:rsid w:val="00A72077"/>
    <w:rsid w:val="00A7217F"/>
    <w:rsid w:val="00A724F7"/>
    <w:rsid w:val="00A734B7"/>
    <w:rsid w:val="00A73C44"/>
    <w:rsid w:val="00A74B3B"/>
    <w:rsid w:val="00A74BEE"/>
    <w:rsid w:val="00A755E2"/>
    <w:rsid w:val="00A76E0D"/>
    <w:rsid w:val="00A771F9"/>
    <w:rsid w:val="00A77327"/>
    <w:rsid w:val="00A77C13"/>
    <w:rsid w:val="00A800DE"/>
    <w:rsid w:val="00A80D67"/>
    <w:rsid w:val="00A80FFE"/>
    <w:rsid w:val="00A81338"/>
    <w:rsid w:val="00A815B2"/>
    <w:rsid w:val="00A81A9C"/>
    <w:rsid w:val="00A830EF"/>
    <w:rsid w:val="00A837E4"/>
    <w:rsid w:val="00A8489F"/>
    <w:rsid w:val="00A85FC0"/>
    <w:rsid w:val="00A8646E"/>
    <w:rsid w:val="00A86C99"/>
    <w:rsid w:val="00A86CEC"/>
    <w:rsid w:val="00A90955"/>
    <w:rsid w:val="00A92721"/>
    <w:rsid w:val="00A933FA"/>
    <w:rsid w:val="00A93FA4"/>
    <w:rsid w:val="00A9543F"/>
    <w:rsid w:val="00A9560B"/>
    <w:rsid w:val="00A95CD6"/>
    <w:rsid w:val="00A95E4D"/>
    <w:rsid w:val="00A96557"/>
    <w:rsid w:val="00A96A19"/>
    <w:rsid w:val="00A96D66"/>
    <w:rsid w:val="00A97670"/>
    <w:rsid w:val="00AA0315"/>
    <w:rsid w:val="00AA06F9"/>
    <w:rsid w:val="00AA0DF4"/>
    <w:rsid w:val="00AA38E8"/>
    <w:rsid w:val="00AA3F8A"/>
    <w:rsid w:val="00AA3F9F"/>
    <w:rsid w:val="00AA44A6"/>
    <w:rsid w:val="00AA476D"/>
    <w:rsid w:val="00AA6901"/>
    <w:rsid w:val="00AA738A"/>
    <w:rsid w:val="00AA76B0"/>
    <w:rsid w:val="00AA7762"/>
    <w:rsid w:val="00AA7E59"/>
    <w:rsid w:val="00AB0676"/>
    <w:rsid w:val="00AB0EA9"/>
    <w:rsid w:val="00AB11CE"/>
    <w:rsid w:val="00AB1425"/>
    <w:rsid w:val="00AB1D14"/>
    <w:rsid w:val="00AB21D7"/>
    <w:rsid w:val="00AB2D8D"/>
    <w:rsid w:val="00AB36B6"/>
    <w:rsid w:val="00AB3D1D"/>
    <w:rsid w:val="00AB3DC4"/>
    <w:rsid w:val="00AB429C"/>
    <w:rsid w:val="00AB4721"/>
    <w:rsid w:val="00AB49E1"/>
    <w:rsid w:val="00AB5839"/>
    <w:rsid w:val="00AB64AB"/>
    <w:rsid w:val="00AB68C3"/>
    <w:rsid w:val="00AB6BA3"/>
    <w:rsid w:val="00AB6CBD"/>
    <w:rsid w:val="00AC0639"/>
    <w:rsid w:val="00AC16FE"/>
    <w:rsid w:val="00AC24F0"/>
    <w:rsid w:val="00AC2F39"/>
    <w:rsid w:val="00AC2FC8"/>
    <w:rsid w:val="00AC35F8"/>
    <w:rsid w:val="00AC3C2D"/>
    <w:rsid w:val="00AC43B0"/>
    <w:rsid w:val="00AC590B"/>
    <w:rsid w:val="00AC64CD"/>
    <w:rsid w:val="00AC66C6"/>
    <w:rsid w:val="00AC75CD"/>
    <w:rsid w:val="00AD0E44"/>
    <w:rsid w:val="00AD14AC"/>
    <w:rsid w:val="00AD28E1"/>
    <w:rsid w:val="00AD2D45"/>
    <w:rsid w:val="00AD32F0"/>
    <w:rsid w:val="00AD376C"/>
    <w:rsid w:val="00AD5284"/>
    <w:rsid w:val="00AD532D"/>
    <w:rsid w:val="00AD5634"/>
    <w:rsid w:val="00AD6399"/>
    <w:rsid w:val="00AD782D"/>
    <w:rsid w:val="00AD7AC9"/>
    <w:rsid w:val="00AE095D"/>
    <w:rsid w:val="00AE14A5"/>
    <w:rsid w:val="00AE1E93"/>
    <w:rsid w:val="00AE21B0"/>
    <w:rsid w:val="00AE2635"/>
    <w:rsid w:val="00AE4A76"/>
    <w:rsid w:val="00AE60A9"/>
    <w:rsid w:val="00AE6BC4"/>
    <w:rsid w:val="00AE6F4C"/>
    <w:rsid w:val="00AE70EA"/>
    <w:rsid w:val="00AE766A"/>
    <w:rsid w:val="00AE7B83"/>
    <w:rsid w:val="00AE7F27"/>
    <w:rsid w:val="00AF052F"/>
    <w:rsid w:val="00AF0739"/>
    <w:rsid w:val="00AF14BD"/>
    <w:rsid w:val="00AF21B2"/>
    <w:rsid w:val="00AF2568"/>
    <w:rsid w:val="00AF3DB7"/>
    <w:rsid w:val="00AF40C2"/>
    <w:rsid w:val="00AF4C78"/>
    <w:rsid w:val="00AF4DCF"/>
    <w:rsid w:val="00AF5472"/>
    <w:rsid w:val="00AF690B"/>
    <w:rsid w:val="00AF6C35"/>
    <w:rsid w:val="00AF6F67"/>
    <w:rsid w:val="00AF749D"/>
    <w:rsid w:val="00AF755C"/>
    <w:rsid w:val="00AF7AA1"/>
    <w:rsid w:val="00B00A13"/>
    <w:rsid w:val="00B0123A"/>
    <w:rsid w:val="00B01334"/>
    <w:rsid w:val="00B013DF"/>
    <w:rsid w:val="00B021FE"/>
    <w:rsid w:val="00B028A4"/>
    <w:rsid w:val="00B050AD"/>
    <w:rsid w:val="00B062ED"/>
    <w:rsid w:val="00B0704B"/>
    <w:rsid w:val="00B070F3"/>
    <w:rsid w:val="00B07B7F"/>
    <w:rsid w:val="00B07BAB"/>
    <w:rsid w:val="00B07ED5"/>
    <w:rsid w:val="00B10A15"/>
    <w:rsid w:val="00B10AA9"/>
    <w:rsid w:val="00B10EDD"/>
    <w:rsid w:val="00B11BAE"/>
    <w:rsid w:val="00B11F6D"/>
    <w:rsid w:val="00B12173"/>
    <w:rsid w:val="00B12B41"/>
    <w:rsid w:val="00B12F81"/>
    <w:rsid w:val="00B13319"/>
    <w:rsid w:val="00B13534"/>
    <w:rsid w:val="00B15440"/>
    <w:rsid w:val="00B15F3A"/>
    <w:rsid w:val="00B16EEC"/>
    <w:rsid w:val="00B175A1"/>
    <w:rsid w:val="00B2014B"/>
    <w:rsid w:val="00B20336"/>
    <w:rsid w:val="00B20337"/>
    <w:rsid w:val="00B207EC"/>
    <w:rsid w:val="00B20841"/>
    <w:rsid w:val="00B20857"/>
    <w:rsid w:val="00B20BC0"/>
    <w:rsid w:val="00B20C3D"/>
    <w:rsid w:val="00B20F55"/>
    <w:rsid w:val="00B222A5"/>
    <w:rsid w:val="00B22585"/>
    <w:rsid w:val="00B229AB"/>
    <w:rsid w:val="00B2303B"/>
    <w:rsid w:val="00B23621"/>
    <w:rsid w:val="00B23633"/>
    <w:rsid w:val="00B23FA6"/>
    <w:rsid w:val="00B23FFF"/>
    <w:rsid w:val="00B246E3"/>
    <w:rsid w:val="00B24ADE"/>
    <w:rsid w:val="00B24F82"/>
    <w:rsid w:val="00B25593"/>
    <w:rsid w:val="00B266CE"/>
    <w:rsid w:val="00B267AB"/>
    <w:rsid w:val="00B26EFD"/>
    <w:rsid w:val="00B27490"/>
    <w:rsid w:val="00B27559"/>
    <w:rsid w:val="00B30463"/>
    <w:rsid w:val="00B30981"/>
    <w:rsid w:val="00B31038"/>
    <w:rsid w:val="00B3111B"/>
    <w:rsid w:val="00B31323"/>
    <w:rsid w:val="00B3147A"/>
    <w:rsid w:val="00B316B2"/>
    <w:rsid w:val="00B317AF"/>
    <w:rsid w:val="00B317B0"/>
    <w:rsid w:val="00B31ED0"/>
    <w:rsid w:val="00B32125"/>
    <w:rsid w:val="00B331D1"/>
    <w:rsid w:val="00B33477"/>
    <w:rsid w:val="00B33DC3"/>
    <w:rsid w:val="00B35326"/>
    <w:rsid w:val="00B4081F"/>
    <w:rsid w:val="00B41188"/>
    <w:rsid w:val="00B41AC9"/>
    <w:rsid w:val="00B43320"/>
    <w:rsid w:val="00B43746"/>
    <w:rsid w:val="00B4375C"/>
    <w:rsid w:val="00B43BAC"/>
    <w:rsid w:val="00B43C3C"/>
    <w:rsid w:val="00B4491C"/>
    <w:rsid w:val="00B4602C"/>
    <w:rsid w:val="00B4614F"/>
    <w:rsid w:val="00B47368"/>
    <w:rsid w:val="00B50177"/>
    <w:rsid w:val="00B503A2"/>
    <w:rsid w:val="00B5067E"/>
    <w:rsid w:val="00B50836"/>
    <w:rsid w:val="00B50AAA"/>
    <w:rsid w:val="00B50C2C"/>
    <w:rsid w:val="00B5175E"/>
    <w:rsid w:val="00B519EA"/>
    <w:rsid w:val="00B53691"/>
    <w:rsid w:val="00B53911"/>
    <w:rsid w:val="00B53FC3"/>
    <w:rsid w:val="00B54582"/>
    <w:rsid w:val="00B54CF4"/>
    <w:rsid w:val="00B5525C"/>
    <w:rsid w:val="00B5576B"/>
    <w:rsid w:val="00B56C82"/>
    <w:rsid w:val="00B575B3"/>
    <w:rsid w:val="00B57FE1"/>
    <w:rsid w:val="00B606D0"/>
    <w:rsid w:val="00B614D2"/>
    <w:rsid w:val="00B618B8"/>
    <w:rsid w:val="00B628DA"/>
    <w:rsid w:val="00B630A7"/>
    <w:rsid w:val="00B638AA"/>
    <w:rsid w:val="00B64710"/>
    <w:rsid w:val="00B650BB"/>
    <w:rsid w:val="00B65467"/>
    <w:rsid w:val="00B65E59"/>
    <w:rsid w:val="00B65EB3"/>
    <w:rsid w:val="00B6605D"/>
    <w:rsid w:val="00B66312"/>
    <w:rsid w:val="00B66B56"/>
    <w:rsid w:val="00B66D66"/>
    <w:rsid w:val="00B67154"/>
    <w:rsid w:val="00B6799E"/>
    <w:rsid w:val="00B70150"/>
    <w:rsid w:val="00B70ECE"/>
    <w:rsid w:val="00B71144"/>
    <w:rsid w:val="00B72F35"/>
    <w:rsid w:val="00B7337C"/>
    <w:rsid w:val="00B73420"/>
    <w:rsid w:val="00B73A68"/>
    <w:rsid w:val="00B73D22"/>
    <w:rsid w:val="00B73FCC"/>
    <w:rsid w:val="00B7446E"/>
    <w:rsid w:val="00B7448C"/>
    <w:rsid w:val="00B74701"/>
    <w:rsid w:val="00B7499A"/>
    <w:rsid w:val="00B7592A"/>
    <w:rsid w:val="00B75F3B"/>
    <w:rsid w:val="00B76C61"/>
    <w:rsid w:val="00B76C63"/>
    <w:rsid w:val="00B76CB0"/>
    <w:rsid w:val="00B777D6"/>
    <w:rsid w:val="00B80079"/>
    <w:rsid w:val="00B80114"/>
    <w:rsid w:val="00B80CF9"/>
    <w:rsid w:val="00B8263C"/>
    <w:rsid w:val="00B843BC"/>
    <w:rsid w:val="00B84CB7"/>
    <w:rsid w:val="00B85436"/>
    <w:rsid w:val="00B85609"/>
    <w:rsid w:val="00B85B2D"/>
    <w:rsid w:val="00B85C54"/>
    <w:rsid w:val="00B85DFB"/>
    <w:rsid w:val="00B85F81"/>
    <w:rsid w:val="00B8752C"/>
    <w:rsid w:val="00B87C07"/>
    <w:rsid w:val="00B87C2A"/>
    <w:rsid w:val="00B90143"/>
    <w:rsid w:val="00B90340"/>
    <w:rsid w:val="00B9053A"/>
    <w:rsid w:val="00B907C3"/>
    <w:rsid w:val="00B90853"/>
    <w:rsid w:val="00B91209"/>
    <w:rsid w:val="00B91A37"/>
    <w:rsid w:val="00B93DF7"/>
    <w:rsid w:val="00B94348"/>
    <w:rsid w:val="00B951E7"/>
    <w:rsid w:val="00B973C3"/>
    <w:rsid w:val="00B97A4A"/>
    <w:rsid w:val="00B97DC3"/>
    <w:rsid w:val="00B97FFE"/>
    <w:rsid w:val="00BA1795"/>
    <w:rsid w:val="00BA23CC"/>
    <w:rsid w:val="00BA2A14"/>
    <w:rsid w:val="00BA2B3A"/>
    <w:rsid w:val="00BA3B5A"/>
    <w:rsid w:val="00BA4E07"/>
    <w:rsid w:val="00BA4F5E"/>
    <w:rsid w:val="00BA51E3"/>
    <w:rsid w:val="00BA53A3"/>
    <w:rsid w:val="00BA56E2"/>
    <w:rsid w:val="00BA5917"/>
    <w:rsid w:val="00BA593C"/>
    <w:rsid w:val="00BA6716"/>
    <w:rsid w:val="00BA7135"/>
    <w:rsid w:val="00BB08FC"/>
    <w:rsid w:val="00BB108C"/>
    <w:rsid w:val="00BB18A5"/>
    <w:rsid w:val="00BB2D4D"/>
    <w:rsid w:val="00BB335F"/>
    <w:rsid w:val="00BB33A8"/>
    <w:rsid w:val="00BB38F7"/>
    <w:rsid w:val="00BB4F70"/>
    <w:rsid w:val="00BB57FD"/>
    <w:rsid w:val="00BB58DC"/>
    <w:rsid w:val="00BB67B0"/>
    <w:rsid w:val="00BB6BA3"/>
    <w:rsid w:val="00BB6C2C"/>
    <w:rsid w:val="00BC12F1"/>
    <w:rsid w:val="00BC185E"/>
    <w:rsid w:val="00BC39B6"/>
    <w:rsid w:val="00BC3F29"/>
    <w:rsid w:val="00BC5465"/>
    <w:rsid w:val="00BC54DE"/>
    <w:rsid w:val="00BC6C13"/>
    <w:rsid w:val="00BC7364"/>
    <w:rsid w:val="00BC765E"/>
    <w:rsid w:val="00BD2466"/>
    <w:rsid w:val="00BD265F"/>
    <w:rsid w:val="00BD26C9"/>
    <w:rsid w:val="00BD2A9A"/>
    <w:rsid w:val="00BD45CA"/>
    <w:rsid w:val="00BD4B97"/>
    <w:rsid w:val="00BD50EC"/>
    <w:rsid w:val="00BD536F"/>
    <w:rsid w:val="00BD5C6D"/>
    <w:rsid w:val="00BD5D8C"/>
    <w:rsid w:val="00BD6CD3"/>
    <w:rsid w:val="00BD75FB"/>
    <w:rsid w:val="00BE039D"/>
    <w:rsid w:val="00BE04F5"/>
    <w:rsid w:val="00BE1456"/>
    <w:rsid w:val="00BE1B2D"/>
    <w:rsid w:val="00BE2EEA"/>
    <w:rsid w:val="00BE3C75"/>
    <w:rsid w:val="00BE3E15"/>
    <w:rsid w:val="00BE3E2B"/>
    <w:rsid w:val="00BE4F86"/>
    <w:rsid w:val="00BE5A98"/>
    <w:rsid w:val="00BE5F06"/>
    <w:rsid w:val="00BE6AAB"/>
    <w:rsid w:val="00BE7202"/>
    <w:rsid w:val="00BE72A5"/>
    <w:rsid w:val="00BE72B4"/>
    <w:rsid w:val="00BE7A62"/>
    <w:rsid w:val="00BE7E65"/>
    <w:rsid w:val="00BF0818"/>
    <w:rsid w:val="00BF11E4"/>
    <w:rsid w:val="00BF19A2"/>
    <w:rsid w:val="00BF1CDA"/>
    <w:rsid w:val="00BF38CA"/>
    <w:rsid w:val="00BF41DA"/>
    <w:rsid w:val="00BF4717"/>
    <w:rsid w:val="00BF47BA"/>
    <w:rsid w:val="00BF60E1"/>
    <w:rsid w:val="00BF625B"/>
    <w:rsid w:val="00BF67AC"/>
    <w:rsid w:val="00BF762D"/>
    <w:rsid w:val="00BF767B"/>
    <w:rsid w:val="00BF7BB4"/>
    <w:rsid w:val="00BF7CBF"/>
    <w:rsid w:val="00BF7FC7"/>
    <w:rsid w:val="00C00ADC"/>
    <w:rsid w:val="00C00BC2"/>
    <w:rsid w:val="00C01F5C"/>
    <w:rsid w:val="00C02B89"/>
    <w:rsid w:val="00C03AEF"/>
    <w:rsid w:val="00C03DD4"/>
    <w:rsid w:val="00C03E1A"/>
    <w:rsid w:val="00C05A3E"/>
    <w:rsid w:val="00C05D91"/>
    <w:rsid w:val="00C061CF"/>
    <w:rsid w:val="00C06472"/>
    <w:rsid w:val="00C06980"/>
    <w:rsid w:val="00C079A7"/>
    <w:rsid w:val="00C100DB"/>
    <w:rsid w:val="00C1064C"/>
    <w:rsid w:val="00C10CF1"/>
    <w:rsid w:val="00C10EB4"/>
    <w:rsid w:val="00C115ED"/>
    <w:rsid w:val="00C12748"/>
    <w:rsid w:val="00C12B74"/>
    <w:rsid w:val="00C12B84"/>
    <w:rsid w:val="00C13025"/>
    <w:rsid w:val="00C1335A"/>
    <w:rsid w:val="00C146A8"/>
    <w:rsid w:val="00C14813"/>
    <w:rsid w:val="00C14BFD"/>
    <w:rsid w:val="00C1521D"/>
    <w:rsid w:val="00C1554A"/>
    <w:rsid w:val="00C15C62"/>
    <w:rsid w:val="00C16A03"/>
    <w:rsid w:val="00C17173"/>
    <w:rsid w:val="00C1730B"/>
    <w:rsid w:val="00C17453"/>
    <w:rsid w:val="00C200B2"/>
    <w:rsid w:val="00C20581"/>
    <w:rsid w:val="00C21688"/>
    <w:rsid w:val="00C21C0D"/>
    <w:rsid w:val="00C22F8A"/>
    <w:rsid w:val="00C2347E"/>
    <w:rsid w:val="00C245C2"/>
    <w:rsid w:val="00C2476B"/>
    <w:rsid w:val="00C248F8"/>
    <w:rsid w:val="00C24C2F"/>
    <w:rsid w:val="00C24D04"/>
    <w:rsid w:val="00C24DFB"/>
    <w:rsid w:val="00C2541E"/>
    <w:rsid w:val="00C27B82"/>
    <w:rsid w:val="00C303DD"/>
    <w:rsid w:val="00C30AB2"/>
    <w:rsid w:val="00C325A5"/>
    <w:rsid w:val="00C3279D"/>
    <w:rsid w:val="00C32A7D"/>
    <w:rsid w:val="00C3369C"/>
    <w:rsid w:val="00C33943"/>
    <w:rsid w:val="00C34939"/>
    <w:rsid w:val="00C35062"/>
    <w:rsid w:val="00C353E1"/>
    <w:rsid w:val="00C3561F"/>
    <w:rsid w:val="00C35EDB"/>
    <w:rsid w:val="00C362E3"/>
    <w:rsid w:val="00C36545"/>
    <w:rsid w:val="00C401D0"/>
    <w:rsid w:val="00C4231D"/>
    <w:rsid w:val="00C42B27"/>
    <w:rsid w:val="00C42DDD"/>
    <w:rsid w:val="00C43B13"/>
    <w:rsid w:val="00C44BEC"/>
    <w:rsid w:val="00C452B2"/>
    <w:rsid w:val="00C456BB"/>
    <w:rsid w:val="00C471F1"/>
    <w:rsid w:val="00C473ED"/>
    <w:rsid w:val="00C47764"/>
    <w:rsid w:val="00C50235"/>
    <w:rsid w:val="00C50A6C"/>
    <w:rsid w:val="00C51165"/>
    <w:rsid w:val="00C5321B"/>
    <w:rsid w:val="00C54139"/>
    <w:rsid w:val="00C54240"/>
    <w:rsid w:val="00C54AE4"/>
    <w:rsid w:val="00C54C54"/>
    <w:rsid w:val="00C54FF1"/>
    <w:rsid w:val="00C55E25"/>
    <w:rsid w:val="00C561D3"/>
    <w:rsid w:val="00C56D6C"/>
    <w:rsid w:val="00C57680"/>
    <w:rsid w:val="00C57BB9"/>
    <w:rsid w:val="00C57DDE"/>
    <w:rsid w:val="00C6084F"/>
    <w:rsid w:val="00C614A1"/>
    <w:rsid w:val="00C61D57"/>
    <w:rsid w:val="00C62556"/>
    <w:rsid w:val="00C62558"/>
    <w:rsid w:val="00C62C8F"/>
    <w:rsid w:val="00C630E2"/>
    <w:rsid w:val="00C63148"/>
    <w:rsid w:val="00C631A5"/>
    <w:rsid w:val="00C632FC"/>
    <w:rsid w:val="00C66981"/>
    <w:rsid w:val="00C66E4B"/>
    <w:rsid w:val="00C6717F"/>
    <w:rsid w:val="00C67253"/>
    <w:rsid w:val="00C70724"/>
    <w:rsid w:val="00C70A21"/>
    <w:rsid w:val="00C712BA"/>
    <w:rsid w:val="00C71313"/>
    <w:rsid w:val="00C713EF"/>
    <w:rsid w:val="00C71F6F"/>
    <w:rsid w:val="00C72DB3"/>
    <w:rsid w:val="00C73FFF"/>
    <w:rsid w:val="00C742CB"/>
    <w:rsid w:val="00C74328"/>
    <w:rsid w:val="00C7479E"/>
    <w:rsid w:val="00C74913"/>
    <w:rsid w:val="00C75879"/>
    <w:rsid w:val="00C75A9A"/>
    <w:rsid w:val="00C7692B"/>
    <w:rsid w:val="00C76962"/>
    <w:rsid w:val="00C7722F"/>
    <w:rsid w:val="00C77CC0"/>
    <w:rsid w:val="00C80033"/>
    <w:rsid w:val="00C80F4B"/>
    <w:rsid w:val="00C81327"/>
    <w:rsid w:val="00C81902"/>
    <w:rsid w:val="00C81FB9"/>
    <w:rsid w:val="00C82E65"/>
    <w:rsid w:val="00C82F9E"/>
    <w:rsid w:val="00C831CB"/>
    <w:rsid w:val="00C84C82"/>
    <w:rsid w:val="00C85B44"/>
    <w:rsid w:val="00C85B6E"/>
    <w:rsid w:val="00C85F57"/>
    <w:rsid w:val="00C86974"/>
    <w:rsid w:val="00C86A2B"/>
    <w:rsid w:val="00C911DB"/>
    <w:rsid w:val="00C91F50"/>
    <w:rsid w:val="00C925E5"/>
    <w:rsid w:val="00C929F6"/>
    <w:rsid w:val="00C9314E"/>
    <w:rsid w:val="00C93634"/>
    <w:rsid w:val="00C93E04"/>
    <w:rsid w:val="00C9414F"/>
    <w:rsid w:val="00C95118"/>
    <w:rsid w:val="00C952B2"/>
    <w:rsid w:val="00C96953"/>
    <w:rsid w:val="00C96AEC"/>
    <w:rsid w:val="00C9755D"/>
    <w:rsid w:val="00C97D55"/>
    <w:rsid w:val="00CA0CA9"/>
    <w:rsid w:val="00CA0D82"/>
    <w:rsid w:val="00CA1081"/>
    <w:rsid w:val="00CA1354"/>
    <w:rsid w:val="00CA1697"/>
    <w:rsid w:val="00CA1E15"/>
    <w:rsid w:val="00CA1E4A"/>
    <w:rsid w:val="00CA2965"/>
    <w:rsid w:val="00CA2DE7"/>
    <w:rsid w:val="00CA483B"/>
    <w:rsid w:val="00CA4B72"/>
    <w:rsid w:val="00CA4F6C"/>
    <w:rsid w:val="00CA591A"/>
    <w:rsid w:val="00CA5E13"/>
    <w:rsid w:val="00CA617F"/>
    <w:rsid w:val="00CA6EEA"/>
    <w:rsid w:val="00CB0778"/>
    <w:rsid w:val="00CB0A63"/>
    <w:rsid w:val="00CB10B0"/>
    <w:rsid w:val="00CB15B8"/>
    <w:rsid w:val="00CB1974"/>
    <w:rsid w:val="00CB1B2F"/>
    <w:rsid w:val="00CB31F8"/>
    <w:rsid w:val="00CB32AD"/>
    <w:rsid w:val="00CB3F15"/>
    <w:rsid w:val="00CB448E"/>
    <w:rsid w:val="00CB458B"/>
    <w:rsid w:val="00CB4B98"/>
    <w:rsid w:val="00CB5148"/>
    <w:rsid w:val="00CB58E1"/>
    <w:rsid w:val="00CB6029"/>
    <w:rsid w:val="00CB6FF5"/>
    <w:rsid w:val="00CB70A4"/>
    <w:rsid w:val="00CB70CF"/>
    <w:rsid w:val="00CB76BC"/>
    <w:rsid w:val="00CC0D11"/>
    <w:rsid w:val="00CC21DC"/>
    <w:rsid w:val="00CC2842"/>
    <w:rsid w:val="00CC2A86"/>
    <w:rsid w:val="00CC2BB9"/>
    <w:rsid w:val="00CC3987"/>
    <w:rsid w:val="00CC3B50"/>
    <w:rsid w:val="00CC4D6A"/>
    <w:rsid w:val="00CC55C5"/>
    <w:rsid w:val="00CC5776"/>
    <w:rsid w:val="00CD004C"/>
    <w:rsid w:val="00CD0631"/>
    <w:rsid w:val="00CD0A7E"/>
    <w:rsid w:val="00CD1234"/>
    <w:rsid w:val="00CD1AFC"/>
    <w:rsid w:val="00CD2BB6"/>
    <w:rsid w:val="00CD35BB"/>
    <w:rsid w:val="00CD3E32"/>
    <w:rsid w:val="00CD40CE"/>
    <w:rsid w:val="00CD5DE5"/>
    <w:rsid w:val="00CD5E66"/>
    <w:rsid w:val="00CD62AA"/>
    <w:rsid w:val="00CE069F"/>
    <w:rsid w:val="00CE0BA9"/>
    <w:rsid w:val="00CE137D"/>
    <w:rsid w:val="00CE32BA"/>
    <w:rsid w:val="00CE4245"/>
    <w:rsid w:val="00CE4D27"/>
    <w:rsid w:val="00CE6AB9"/>
    <w:rsid w:val="00CE75A8"/>
    <w:rsid w:val="00CF03B0"/>
    <w:rsid w:val="00CF0955"/>
    <w:rsid w:val="00CF1AE8"/>
    <w:rsid w:val="00CF1D9C"/>
    <w:rsid w:val="00CF21FA"/>
    <w:rsid w:val="00CF24DF"/>
    <w:rsid w:val="00CF25FC"/>
    <w:rsid w:val="00CF2872"/>
    <w:rsid w:val="00CF2A00"/>
    <w:rsid w:val="00CF2CEB"/>
    <w:rsid w:val="00CF3805"/>
    <w:rsid w:val="00CF38D2"/>
    <w:rsid w:val="00CF392C"/>
    <w:rsid w:val="00CF4171"/>
    <w:rsid w:val="00CF43F2"/>
    <w:rsid w:val="00CF4717"/>
    <w:rsid w:val="00CF517A"/>
    <w:rsid w:val="00CF52E3"/>
    <w:rsid w:val="00CF6025"/>
    <w:rsid w:val="00CF77AD"/>
    <w:rsid w:val="00CF77B9"/>
    <w:rsid w:val="00CF7807"/>
    <w:rsid w:val="00D003D0"/>
    <w:rsid w:val="00D00472"/>
    <w:rsid w:val="00D01194"/>
    <w:rsid w:val="00D01D78"/>
    <w:rsid w:val="00D02F3D"/>
    <w:rsid w:val="00D032CA"/>
    <w:rsid w:val="00D034BD"/>
    <w:rsid w:val="00D03787"/>
    <w:rsid w:val="00D03C79"/>
    <w:rsid w:val="00D04D58"/>
    <w:rsid w:val="00D0518B"/>
    <w:rsid w:val="00D058FF"/>
    <w:rsid w:val="00D05AC0"/>
    <w:rsid w:val="00D061C2"/>
    <w:rsid w:val="00D064B2"/>
    <w:rsid w:val="00D069D4"/>
    <w:rsid w:val="00D077D8"/>
    <w:rsid w:val="00D1018D"/>
    <w:rsid w:val="00D10AD0"/>
    <w:rsid w:val="00D1147F"/>
    <w:rsid w:val="00D1198D"/>
    <w:rsid w:val="00D128B1"/>
    <w:rsid w:val="00D13EDB"/>
    <w:rsid w:val="00D14F9B"/>
    <w:rsid w:val="00D15048"/>
    <w:rsid w:val="00D15FE1"/>
    <w:rsid w:val="00D16C05"/>
    <w:rsid w:val="00D17217"/>
    <w:rsid w:val="00D1781C"/>
    <w:rsid w:val="00D17BB1"/>
    <w:rsid w:val="00D20B9D"/>
    <w:rsid w:val="00D21057"/>
    <w:rsid w:val="00D21A9C"/>
    <w:rsid w:val="00D230F0"/>
    <w:rsid w:val="00D235F9"/>
    <w:rsid w:val="00D237CB"/>
    <w:rsid w:val="00D23D45"/>
    <w:rsid w:val="00D24277"/>
    <w:rsid w:val="00D25536"/>
    <w:rsid w:val="00D264C5"/>
    <w:rsid w:val="00D2701B"/>
    <w:rsid w:val="00D2799D"/>
    <w:rsid w:val="00D313D0"/>
    <w:rsid w:val="00D31763"/>
    <w:rsid w:val="00D31BED"/>
    <w:rsid w:val="00D31C16"/>
    <w:rsid w:val="00D31FEC"/>
    <w:rsid w:val="00D3203D"/>
    <w:rsid w:val="00D3284E"/>
    <w:rsid w:val="00D32A59"/>
    <w:rsid w:val="00D33681"/>
    <w:rsid w:val="00D338AE"/>
    <w:rsid w:val="00D33BC3"/>
    <w:rsid w:val="00D33D18"/>
    <w:rsid w:val="00D33DA4"/>
    <w:rsid w:val="00D33F32"/>
    <w:rsid w:val="00D34541"/>
    <w:rsid w:val="00D3474D"/>
    <w:rsid w:val="00D34782"/>
    <w:rsid w:val="00D35116"/>
    <w:rsid w:val="00D35859"/>
    <w:rsid w:val="00D35B9A"/>
    <w:rsid w:val="00D36E1B"/>
    <w:rsid w:val="00D37F7C"/>
    <w:rsid w:val="00D40312"/>
    <w:rsid w:val="00D4077F"/>
    <w:rsid w:val="00D40CCB"/>
    <w:rsid w:val="00D414DC"/>
    <w:rsid w:val="00D4185B"/>
    <w:rsid w:val="00D41976"/>
    <w:rsid w:val="00D41CEE"/>
    <w:rsid w:val="00D43C1F"/>
    <w:rsid w:val="00D458EE"/>
    <w:rsid w:val="00D45A06"/>
    <w:rsid w:val="00D47333"/>
    <w:rsid w:val="00D50AB6"/>
    <w:rsid w:val="00D517B1"/>
    <w:rsid w:val="00D525D4"/>
    <w:rsid w:val="00D531B1"/>
    <w:rsid w:val="00D533C4"/>
    <w:rsid w:val="00D53455"/>
    <w:rsid w:val="00D54218"/>
    <w:rsid w:val="00D5440E"/>
    <w:rsid w:val="00D547FC"/>
    <w:rsid w:val="00D55087"/>
    <w:rsid w:val="00D55410"/>
    <w:rsid w:val="00D572F0"/>
    <w:rsid w:val="00D60172"/>
    <w:rsid w:val="00D60BD6"/>
    <w:rsid w:val="00D60FDD"/>
    <w:rsid w:val="00D6174E"/>
    <w:rsid w:val="00D62C12"/>
    <w:rsid w:val="00D63ABC"/>
    <w:rsid w:val="00D63EB4"/>
    <w:rsid w:val="00D64DBB"/>
    <w:rsid w:val="00D65FFB"/>
    <w:rsid w:val="00D664AA"/>
    <w:rsid w:val="00D66552"/>
    <w:rsid w:val="00D6706C"/>
    <w:rsid w:val="00D70A39"/>
    <w:rsid w:val="00D717A0"/>
    <w:rsid w:val="00D72B0E"/>
    <w:rsid w:val="00D72E53"/>
    <w:rsid w:val="00D72E99"/>
    <w:rsid w:val="00D732DD"/>
    <w:rsid w:val="00D742A0"/>
    <w:rsid w:val="00D7491F"/>
    <w:rsid w:val="00D750E0"/>
    <w:rsid w:val="00D76384"/>
    <w:rsid w:val="00D7645A"/>
    <w:rsid w:val="00D7682B"/>
    <w:rsid w:val="00D76D05"/>
    <w:rsid w:val="00D802CB"/>
    <w:rsid w:val="00D80728"/>
    <w:rsid w:val="00D80979"/>
    <w:rsid w:val="00D80CA3"/>
    <w:rsid w:val="00D812FD"/>
    <w:rsid w:val="00D813A2"/>
    <w:rsid w:val="00D81A71"/>
    <w:rsid w:val="00D83BF4"/>
    <w:rsid w:val="00D8498E"/>
    <w:rsid w:val="00D84FB8"/>
    <w:rsid w:val="00D85450"/>
    <w:rsid w:val="00D85A44"/>
    <w:rsid w:val="00D868DD"/>
    <w:rsid w:val="00D8719E"/>
    <w:rsid w:val="00D87D66"/>
    <w:rsid w:val="00D901D7"/>
    <w:rsid w:val="00D90708"/>
    <w:rsid w:val="00D90A29"/>
    <w:rsid w:val="00D923D7"/>
    <w:rsid w:val="00D94B9D"/>
    <w:rsid w:val="00D95B2F"/>
    <w:rsid w:val="00D973D7"/>
    <w:rsid w:val="00D976FC"/>
    <w:rsid w:val="00D97791"/>
    <w:rsid w:val="00DA071B"/>
    <w:rsid w:val="00DA07ED"/>
    <w:rsid w:val="00DA09BA"/>
    <w:rsid w:val="00DA0A94"/>
    <w:rsid w:val="00DA11F9"/>
    <w:rsid w:val="00DA13D0"/>
    <w:rsid w:val="00DA15F6"/>
    <w:rsid w:val="00DA1F4A"/>
    <w:rsid w:val="00DA209F"/>
    <w:rsid w:val="00DA20D2"/>
    <w:rsid w:val="00DA219B"/>
    <w:rsid w:val="00DA24EA"/>
    <w:rsid w:val="00DA27A2"/>
    <w:rsid w:val="00DA2AB4"/>
    <w:rsid w:val="00DA2B3C"/>
    <w:rsid w:val="00DA3D51"/>
    <w:rsid w:val="00DA46F5"/>
    <w:rsid w:val="00DA562E"/>
    <w:rsid w:val="00DA5F6B"/>
    <w:rsid w:val="00DA6676"/>
    <w:rsid w:val="00DA6710"/>
    <w:rsid w:val="00DA702A"/>
    <w:rsid w:val="00DA7A81"/>
    <w:rsid w:val="00DA7CE7"/>
    <w:rsid w:val="00DB2633"/>
    <w:rsid w:val="00DB34C0"/>
    <w:rsid w:val="00DB3B09"/>
    <w:rsid w:val="00DB3F94"/>
    <w:rsid w:val="00DB4284"/>
    <w:rsid w:val="00DB48C1"/>
    <w:rsid w:val="00DB4B4A"/>
    <w:rsid w:val="00DB4EBB"/>
    <w:rsid w:val="00DB5322"/>
    <w:rsid w:val="00DB62D6"/>
    <w:rsid w:val="00DB7709"/>
    <w:rsid w:val="00DC0776"/>
    <w:rsid w:val="00DC0B14"/>
    <w:rsid w:val="00DC0B21"/>
    <w:rsid w:val="00DC0D7C"/>
    <w:rsid w:val="00DC2173"/>
    <w:rsid w:val="00DC21E9"/>
    <w:rsid w:val="00DC24E5"/>
    <w:rsid w:val="00DC25ED"/>
    <w:rsid w:val="00DC2B89"/>
    <w:rsid w:val="00DC32AF"/>
    <w:rsid w:val="00DC387C"/>
    <w:rsid w:val="00DC3C26"/>
    <w:rsid w:val="00DC50C2"/>
    <w:rsid w:val="00DC5FCB"/>
    <w:rsid w:val="00DC624A"/>
    <w:rsid w:val="00DC6340"/>
    <w:rsid w:val="00DC64D9"/>
    <w:rsid w:val="00DC7C81"/>
    <w:rsid w:val="00DC7EBD"/>
    <w:rsid w:val="00DD0461"/>
    <w:rsid w:val="00DD0573"/>
    <w:rsid w:val="00DD2592"/>
    <w:rsid w:val="00DD2A41"/>
    <w:rsid w:val="00DD3020"/>
    <w:rsid w:val="00DD3547"/>
    <w:rsid w:val="00DD38ED"/>
    <w:rsid w:val="00DD456B"/>
    <w:rsid w:val="00DD4B8C"/>
    <w:rsid w:val="00DD4E79"/>
    <w:rsid w:val="00DD53B1"/>
    <w:rsid w:val="00DD5B01"/>
    <w:rsid w:val="00DD6154"/>
    <w:rsid w:val="00DD6DC5"/>
    <w:rsid w:val="00DD7E35"/>
    <w:rsid w:val="00DE077D"/>
    <w:rsid w:val="00DE129B"/>
    <w:rsid w:val="00DE14F8"/>
    <w:rsid w:val="00DE1D56"/>
    <w:rsid w:val="00DE4227"/>
    <w:rsid w:val="00DE4A52"/>
    <w:rsid w:val="00DE4D71"/>
    <w:rsid w:val="00DE532C"/>
    <w:rsid w:val="00DE62C8"/>
    <w:rsid w:val="00DE6512"/>
    <w:rsid w:val="00DE6C02"/>
    <w:rsid w:val="00DE6CCC"/>
    <w:rsid w:val="00DE738B"/>
    <w:rsid w:val="00DE7F9D"/>
    <w:rsid w:val="00DF04D0"/>
    <w:rsid w:val="00DF11DD"/>
    <w:rsid w:val="00DF1243"/>
    <w:rsid w:val="00DF215A"/>
    <w:rsid w:val="00DF22BC"/>
    <w:rsid w:val="00DF2900"/>
    <w:rsid w:val="00DF2BD6"/>
    <w:rsid w:val="00DF4ED4"/>
    <w:rsid w:val="00DF5989"/>
    <w:rsid w:val="00DF6AE3"/>
    <w:rsid w:val="00DF6DDE"/>
    <w:rsid w:val="00DF6E1B"/>
    <w:rsid w:val="00DF72A3"/>
    <w:rsid w:val="00DF78D4"/>
    <w:rsid w:val="00DF7C44"/>
    <w:rsid w:val="00E0021F"/>
    <w:rsid w:val="00E0036E"/>
    <w:rsid w:val="00E00AC6"/>
    <w:rsid w:val="00E01C8E"/>
    <w:rsid w:val="00E01FA5"/>
    <w:rsid w:val="00E021F1"/>
    <w:rsid w:val="00E02E9F"/>
    <w:rsid w:val="00E03BA2"/>
    <w:rsid w:val="00E05952"/>
    <w:rsid w:val="00E06A98"/>
    <w:rsid w:val="00E06BE5"/>
    <w:rsid w:val="00E074B7"/>
    <w:rsid w:val="00E0754D"/>
    <w:rsid w:val="00E07B73"/>
    <w:rsid w:val="00E07BC0"/>
    <w:rsid w:val="00E10340"/>
    <w:rsid w:val="00E10D8D"/>
    <w:rsid w:val="00E11781"/>
    <w:rsid w:val="00E11BDD"/>
    <w:rsid w:val="00E11DE5"/>
    <w:rsid w:val="00E12922"/>
    <w:rsid w:val="00E12BAB"/>
    <w:rsid w:val="00E13B23"/>
    <w:rsid w:val="00E13F64"/>
    <w:rsid w:val="00E14516"/>
    <w:rsid w:val="00E14ABB"/>
    <w:rsid w:val="00E14CF3"/>
    <w:rsid w:val="00E157AA"/>
    <w:rsid w:val="00E162F7"/>
    <w:rsid w:val="00E164B0"/>
    <w:rsid w:val="00E16B05"/>
    <w:rsid w:val="00E1713B"/>
    <w:rsid w:val="00E175F9"/>
    <w:rsid w:val="00E17CC1"/>
    <w:rsid w:val="00E2041E"/>
    <w:rsid w:val="00E204BC"/>
    <w:rsid w:val="00E20A40"/>
    <w:rsid w:val="00E20E65"/>
    <w:rsid w:val="00E211E9"/>
    <w:rsid w:val="00E21356"/>
    <w:rsid w:val="00E2174F"/>
    <w:rsid w:val="00E21822"/>
    <w:rsid w:val="00E221DB"/>
    <w:rsid w:val="00E22F7F"/>
    <w:rsid w:val="00E23240"/>
    <w:rsid w:val="00E23717"/>
    <w:rsid w:val="00E24D55"/>
    <w:rsid w:val="00E24DB3"/>
    <w:rsid w:val="00E26ED1"/>
    <w:rsid w:val="00E303AE"/>
    <w:rsid w:val="00E30DD0"/>
    <w:rsid w:val="00E311E9"/>
    <w:rsid w:val="00E31563"/>
    <w:rsid w:val="00E31683"/>
    <w:rsid w:val="00E32FA4"/>
    <w:rsid w:val="00E33138"/>
    <w:rsid w:val="00E33585"/>
    <w:rsid w:val="00E338F7"/>
    <w:rsid w:val="00E33D0E"/>
    <w:rsid w:val="00E344F9"/>
    <w:rsid w:val="00E34DAF"/>
    <w:rsid w:val="00E35C47"/>
    <w:rsid w:val="00E36179"/>
    <w:rsid w:val="00E36787"/>
    <w:rsid w:val="00E37137"/>
    <w:rsid w:val="00E37ADE"/>
    <w:rsid w:val="00E41868"/>
    <w:rsid w:val="00E436DA"/>
    <w:rsid w:val="00E437DD"/>
    <w:rsid w:val="00E441E1"/>
    <w:rsid w:val="00E44BD9"/>
    <w:rsid w:val="00E455C3"/>
    <w:rsid w:val="00E45DB6"/>
    <w:rsid w:val="00E46C42"/>
    <w:rsid w:val="00E4796D"/>
    <w:rsid w:val="00E5032F"/>
    <w:rsid w:val="00E50861"/>
    <w:rsid w:val="00E5091F"/>
    <w:rsid w:val="00E510E3"/>
    <w:rsid w:val="00E51451"/>
    <w:rsid w:val="00E52615"/>
    <w:rsid w:val="00E533B7"/>
    <w:rsid w:val="00E534EE"/>
    <w:rsid w:val="00E540D7"/>
    <w:rsid w:val="00E55012"/>
    <w:rsid w:val="00E5549C"/>
    <w:rsid w:val="00E5554D"/>
    <w:rsid w:val="00E55E60"/>
    <w:rsid w:val="00E56506"/>
    <w:rsid w:val="00E568D3"/>
    <w:rsid w:val="00E56B3D"/>
    <w:rsid w:val="00E57738"/>
    <w:rsid w:val="00E57D08"/>
    <w:rsid w:val="00E57F36"/>
    <w:rsid w:val="00E60657"/>
    <w:rsid w:val="00E60787"/>
    <w:rsid w:val="00E60F43"/>
    <w:rsid w:val="00E619F7"/>
    <w:rsid w:val="00E61B81"/>
    <w:rsid w:val="00E61D44"/>
    <w:rsid w:val="00E62CF8"/>
    <w:rsid w:val="00E63660"/>
    <w:rsid w:val="00E63BB5"/>
    <w:rsid w:val="00E63C45"/>
    <w:rsid w:val="00E63FCC"/>
    <w:rsid w:val="00E661CE"/>
    <w:rsid w:val="00E66607"/>
    <w:rsid w:val="00E6683C"/>
    <w:rsid w:val="00E70AD7"/>
    <w:rsid w:val="00E70C05"/>
    <w:rsid w:val="00E70E1B"/>
    <w:rsid w:val="00E71A45"/>
    <w:rsid w:val="00E71F13"/>
    <w:rsid w:val="00E72079"/>
    <w:rsid w:val="00E72405"/>
    <w:rsid w:val="00E725BC"/>
    <w:rsid w:val="00E74655"/>
    <w:rsid w:val="00E74A4D"/>
    <w:rsid w:val="00E75BE2"/>
    <w:rsid w:val="00E768D2"/>
    <w:rsid w:val="00E76FE3"/>
    <w:rsid w:val="00E80D73"/>
    <w:rsid w:val="00E81A92"/>
    <w:rsid w:val="00E82473"/>
    <w:rsid w:val="00E82A36"/>
    <w:rsid w:val="00E834C6"/>
    <w:rsid w:val="00E8527B"/>
    <w:rsid w:val="00E859F3"/>
    <w:rsid w:val="00E85B71"/>
    <w:rsid w:val="00E85FB1"/>
    <w:rsid w:val="00E86ABE"/>
    <w:rsid w:val="00E86C69"/>
    <w:rsid w:val="00E87770"/>
    <w:rsid w:val="00E877AF"/>
    <w:rsid w:val="00E87A42"/>
    <w:rsid w:val="00E87EF3"/>
    <w:rsid w:val="00E90037"/>
    <w:rsid w:val="00E9109F"/>
    <w:rsid w:val="00E92055"/>
    <w:rsid w:val="00E925E4"/>
    <w:rsid w:val="00E938D4"/>
    <w:rsid w:val="00E93A86"/>
    <w:rsid w:val="00E93DAE"/>
    <w:rsid w:val="00E94488"/>
    <w:rsid w:val="00E9466D"/>
    <w:rsid w:val="00E94F6F"/>
    <w:rsid w:val="00E9572F"/>
    <w:rsid w:val="00E963C2"/>
    <w:rsid w:val="00E964F9"/>
    <w:rsid w:val="00E967A2"/>
    <w:rsid w:val="00E972B8"/>
    <w:rsid w:val="00E9797B"/>
    <w:rsid w:val="00E97BF9"/>
    <w:rsid w:val="00EA0E99"/>
    <w:rsid w:val="00EA11CF"/>
    <w:rsid w:val="00EA13E2"/>
    <w:rsid w:val="00EA3648"/>
    <w:rsid w:val="00EA4291"/>
    <w:rsid w:val="00EA45A1"/>
    <w:rsid w:val="00EA4D68"/>
    <w:rsid w:val="00EA5016"/>
    <w:rsid w:val="00EA5018"/>
    <w:rsid w:val="00EA587F"/>
    <w:rsid w:val="00EA6509"/>
    <w:rsid w:val="00EA66DB"/>
    <w:rsid w:val="00EA6D1C"/>
    <w:rsid w:val="00EB0332"/>
    <w:rsid w:val="00EB0574"/>
    <w:rsid w:val="00EB0889"/>
    <w:rsid w:val="00EB09D2"/>
    <w:rsid w:val="00EB0ECD"/>
    <w:rsid w:val="00EB1542"/>
    <w:rsid w:val="00EB3067"/>
    <w:rsid w:val="00EB30BF"/>
    <w:rsid w:val="00EB359C"/>
    <w:rsid w:val="00EB3CB7"/>
    <w:rsid w:val="00EB3F3F"/>
    <w:rsid w:val="00EB3F6D"/>
    <w:rsid w:val="00EB3FB9"/>
    <w:rsid w:val="00EB4F09"/>
    <w:rsid w:val="00EB7F95"/>
    <w:rsid w:val="00EC2564"/>
    <w:rsid w:val="00EC28A0"/>
    <w:rsid w:val="00EC2A35"/>
    <w:rsid w:val="00EC2C6B"/>
    <w:rsid w:val="00EC2C95"/>
    <w:rsid w:val="00EC3448"/>
    <w:rsid w:val="00EC3589"/>
    <w:rsid w:val="00EC36CF"/>
    <w:rsid w:val="00EC47F1"/>
    <w:rsid w:val="00EC4996"/>
    <w:rsid w:val="00EC4FA0"/>
    <w:rsid w:val="00EC67F3"/>
    <w:rsid w:val="00EC758F"/>
    <w:rsid w:val="00EC75F1"/>
    <w:rsid w:val="00EC79D1"/>
    <w:rsid w:val="00EC79E8"/>
    <w:rsid w:val="00EC7CA5"/>
    <w:rsid w:val="00EC7E1B"/>
    <w:rsid w:val="00ED0059"/>
    <w:rsid w:val="00ED13BD"/>
    <w:rsid w:val="00ED195D"/>
    <w:rsid w:val="00ED1B0F"/>
    <w:rsid w:val="00ED1D45"/>
    <w:rsid w:val="00ED2337"/>
    <w:rsid w:val="00ED2CBA"/>
    <w:rsid w:val="00ED3076"/>
    <w:rsid w:val="00ED3208"/>
    <w:rsid w:val="00ED3223"/>
    <w:rsid w:val="00ED43C9"/>
    <w:rsid w:val="00ED4AAF"/>
    <w:rsid w:val="00ED50A9"/>
    <w:rsid w:val="00ED5A34"/>
    <w:rsid w:val="00ED5DB1"/>
    <w:rsid w:val="00ED5F4A"/>
    <w:rsid w:val="00ED6CF2"/>
    <w:rsid w:val="00ED72BF"/>
    <w:rsid w:val="00EE092E"/>
    <w:rsid w:val="00EE1027"/>
    <w:rsid w:val="00EE16C7"/>
    <w:rsid w:val="00EE1A18"/>
    <w:rsid w:val="00EE1D38"/>
    <w:rsid w:val="00EE2725"/>
    <w:rsid w:val="00EE3272"/>
    <w:rsid w:val="00EE3446"/>
    <w:rsid w:val="00EE3FCA"/>
    <w:rsid w:val="00EE43B9"/>
    <w:rsid w:val="00EE4B4C"/>
    <w:rsid w:val="00EE5B45"/>
    <w:rsid w:val="00EE607A"/>
    <w:rsid w:val="00EF0945"/>
    <w:rsid w:val="00EF1616"/>
    <w:rsid w:val="00EF1CC5"/>
    <w:rsid w:val="00EF2451"/>
    <w:rsid w:val="00EF2DA9"/>
    <w:rsid w:val="00EF46C8"/>
    <w:rsid w:val="00EF4B27"/>
    <w:rsid w:val="00EF4BF8"/>
    <w:rsid w:val="00EF4E93"/>
    <w:rsid w:val="00EF5410"/>
    <w:rsid w:val="00EF6D39"/>
    <w:rsid w:val="00EF6FCF"/>
    <w:rsid w:val="00EF7222"/>
    <w:rsid w:val="00EF7C1E"/>
    <w:rsid w:val="00F00537"/>
    <w:rsid w:val="00F0055A"/>
    <w:rsid w:val="00F036E5"/>
    <w:rsid w:val="00F03ED5"/>
    <w:rsid w:val="00F04E86"/>
    <w:rsid w:val="00F04F6C"/>
    <w:rsid w:val="00F051B4"/>
    <w:rsid w:val="00F075A6"/>
    <w:rsid w:val="00F07F93"/>
    <w:rsid w:val="00F101D0"/>
    <w:rsid w:val="00F10236"/>
    <w:rsid w:val="00F102C9"/>
    <w:rsid w:val="00F11CF1"/>
    <w:rsid w:val="00F12249"/>
    <w:rsid w:val="00F123A1"/>
    <w:rsid w:val="00F123C3"/>
    <w:rsid w:val="00F13400"/>
    <w:rsid w:val="00F13A0D"/>
    <w:rsid w:val="00F13DC6"/>
    <w:rsid w:val="00F14C86"/>
    <w:rsid w:val="00F14D31"/>
    <w:rsid w:val="00F1596C"/>
    <w:rsid w:val="00F15A7A"/>
    <w:rsid w:val="00F16C16"/>
    <w:rsid w:val="00F172E4"/>
    <w:rsid w:val="00F17726"/>
    <w:rsid w:val="00F20ACF"/>
    <w:rsid w:val="00F21782"/>
    <w:rsid w:val="00F22A9F"/>
    <w:rsid w:val="00F22EBB"/>
    <w:rsid w:val="00F2405A"/>
    <w:rsid w:val="00F24268"/>
    <w:rsid w:val="00F244E6"/>
    <w:rsid w:val="00F24608"/>
    <w:rsid w:val="00F248A1"/>
    <w:rsid w:val="00F25B91"/>
    <w:rsid w:val="00F25B9C"/>
    <w:rsid w:val="00F25D87"/>
    <w:rsid w:val="00F25FA4"/>
    <w:rsid w:val="00F266BE"/>
    <w:rsid w:val="00F2752D"/>
    <w:rsid w:val="00F27AF0"/>
    <w:rsid w:val="00F30120"/>
    <w:rsid w:val="00F30A24"/>
    <w:rsid w:val="00F31534"/>
    <w:rsid w:val="00F315C8"/>
    <w:rsid w:val="00F321D7"/>
    <w:rsid w:val="00F32811"/>
    <w:rsid w:val="00F3319C"/>
    <w:rsid w:val="00F339B8"/>
    <w:rsid w:val="00F33E9E"/>
    <w:rsid w:val="00F341F4"/>
    <w:rsid w:val="00F34F3A"/>
    <w:rsid w:val="00F35601"/>
    <w:rsid w:val="00F360F0"/>
    <w:rsid w:val="00F36408"/>
    <w:rsid w:val="00F3653C"/>
    <w:rsid w:val="00F36C58"/>
    <w:rsid w:val="00F370A9"/>
    <w:rsid w:val="00F370C9"/>
    <w:rsid w:val="00F372D8"/>
    <w:rsid w:val="00F37B99"/>
    <w:rsid w:val="00F37BDE"/>
    <w:rsid w:val="00F403B8"/>
    <w:rsid w:val="00F41844"/>
    <w:rsid w:val="00F42710"/>
    <w:rsid w:val="00F43774"/>
    <w:rsid w:val="00F443EA"/>
    <w:rsid w:val="00F44A14"/>
    <w:rsid w:val="00F45885"/>
    <w:rsid w:val="00F45DD5"/>
    <w:rsid w:val="00F46772"/>
    <w:rsid w:val="00F46F11"/>
    <w:rsid w:val="00F479B7"/>
    <w:rsid w:val="00F50045"/>
    <w:rsid w:val="00F50592"/>
    <w:rsid w:val="00F509F2"/>
    <w:rsid w:val="00F50D4A"/>
    <w:rsid w:val="00F511E2"/>
    <w:rsid w:val="00F5172C"/>
    <w:rsid w:val="00F52257"/>
    <w:rsid w:val="00F538D3"/>
    <w:rsid w:val="00F56142"/>
    <w:rsid w:val="00F57120"/>
    <w:rsid w:val="00F60AB0"/>
    <w:rsid w:val="00F6171E"/>
    <w:rsid w:val="00F61B30"/>
    <w:rsid w:val="00F61F25"/>
    <w:rsid w:val="00F6292D"/>
    <w:rsid w:val="00F62E12"/>
    <w:rsid w:val="00F62EA3"/>
    <w:rsid w:val="00F63556"/>
    <w:rsid w:val="00F63C84"/>
    <w:rsid w:val="00F642AD"/>
    <w:rsid w:val="00F6442C"/>
    <w:rsid w:val="00F64840"/>
    <w:rsid w:val="00F64A4F"/>
    <w:rsid w:val="00F64E1C"/>
    <w:rsid w:val="00F652CE"/>
    <w:rsid w:val="00F65BAA"/>
    <w:rsid w:val="00F65C1C"/>
    <w:rsid w:val="00F65EDF"/>
    <w:rsid w:val="00F6614E"/>
    <w:rsid w:val="00F66429"/>
    <w:rsid w:val="00F6659F"/>
    <w:rsid w:val="00F66753"/>
    <w:rsid w:val="00F66BCD"/>
    <w:rsid w:val="00F66FB6"/>
    <w:rsid w:val="00F67566"/>
    <w:rsid w:val="00F67AE6"/>
    <w:rsid w:val="00F67F19"/>
    <w:rsid w:val="00F7028A"/>
    <w:rsid w:val="00F70674"/>
    <w:rsid w:val="00F7119B"/>
    <w:rsid w:val="00F71BDC"/>
    <w:rsid w:val="00F71DC1"/>
    <w:rsid w:val="00F71E8A"/>
    <w:rsid w:val="00F722D8"/>
    <w:rsid w:val="00F73821"/>
    <w:rsid w:val="00F739EE"/>
    <w:rsid w:val="00F73FBF"/>
    <w:rsid w:val="00F741A7"/>
    <w:rsid w:val="00F7475B"/>
    <w:rsid w:val="00F748D2"/>
    <w:rsid w:val="00F7519B"/>
    <w:rsid w:val="00F75271"/>
    <w:rsid w:val="00F75890"/>
    <w:rsid w:val="00F76F01"/>
    <w:rsid w:val="00F8065F"/>
    <w:rsid w:val="00F81410"/>
    <w:rsid w:val="00F819FC"/>
    <w:rsid w:val="00F81C83"/>
    <w:rsid w:val="00F823AB"/>
    <w:rsid w:val="00F82BEA"/>
    <w:rsid w:val="00F82E1C"/>
    <w:rsid w:val="00F831FC"/>
    <w:rsid w:val="00F832CC"/>
    <w:rsid w:val="00F83683"/>
    <w:rsid w:val="00F839B2"/>
    <w:rsid w:val="00F83B52"/>
    <w:rsid w:val="00F83D03"/>
    <w:rsid w:val="00F84805"/>
    <w:rsid w:val="00F854DC"/>
    <w:rsid w:val="00F85563"/>
    <w:rsid w:val="00F855B2"/>
    <w:rsid w:val="00F86BD6"/>
    <w:rsid w:val="00F87036"/>
    <w:rsid w:val="00F871C0"/>
    <w:rsid w:val="00F87BF8"/>
    <w:rsid w:val="00F90B35"/>
    <w:rsid w:val="00F91E09"/>
    <w:rsid w:val="00F93A6C"/>
    <w:rsid w:val="00F941C6"/>
    <w:rsid w:val="00F94635"/>
    <w:rsid w:val="00F958E5"/>
    <w:rsid w:val="00F96BC4"/>
    <w:rsid w:val="00FA065A"/>
    <w:rsid w:val="00FA06DD"/>
    <w:rsid w:val="00FA0810"/>
    <w:rsid w:val="00FA0E17"/>
    <w:rsid w:val="00FA11E7"/>
    <w:rsid w:val="00FA26A6"/>
    <w:rsid w:val="00FA3BE3"/>
    <w:rsid w:val="00FA4195"/>
    <w:rsid w:val="00FA4A0B"/>
    <w:rsid w:val="00FA63FF"/>
    <w:rsid w:val="00FA64D5"/>
    <w:rsid w:val="00FA7657"/>
    <w:rsid w:val="00FA76E7"/>
    <w:rsid w:val="00FA7A9C"/>
    <w:rsid w:val="00FB0754"/>
    <w:rsid w:val="00FB0821"/>
    <w:rsid w:val="00FB0CA7"/>
    <w:rsid w:val="00FB0F71"/>
    <w:rsid w:val="00FB129A"/>
    <w:rsid w:val="00FB13C7"/>
    <w:rsid w:val="00FB250F"/>
    <w:rsid w:val="00FB271E"/>
    <w:rsid w:val="00FB3274"/>
    <w:rsid w:val="00FB32C8"/>
    <w:rsid w:val="00FB34C4"/>
    <w:rsid w:val="00FB399B"/>
    <w:rsid w:val="00FB41DA"/>
    <w:rsid w:val="00FB436B"/>
    <w:rsid w:val="00FB468E"/>
    <w:rsid w:val="00FB5836"/>
    <w:rsid w:val="00FB7A28"/>
    <w:rsid w:val="00FC0127"/>
    <w:rsid w:val="00FC054A"/>
    <w:rsid w:val="00FC108F"/>
    <w:rsid w:val="00FC18D0"/>
    <w:rsid w:val="00FC2356"/>
    <w:rsid w:val="00FC29BD"/>
    <w:rsid w:val="00FC2BD7"/>
    <w:rsid w:val="00FC2DEA"/>
    <w:rsid w:val="00FC3C53"/>
    <w:rsid w:val="00FC3DA1"/>
    <w:rsid w:val="00FC4BD6"/>
    <w:rsid w:val="00FC5291"/>
    <w:rsid w:val="00FC5CBF"/>
    <w:rsid w:val="00FC68AD"/>
    <w:rsid w:val="00FC6E36"/>
    <w:rsid w:val="00FC747C"/>
    <w:rsid w:val="00FC7B52"/>
    <w:rsid w:val="00FD029F"/>
    <w:rsid w:val="00FD0B91"/>
    <w:rsid w:val="00FD0D5E"/>
    <w:rsid w:val="00FD12A4"/>
    <w:rsid w:val="00FD1908"/>
    <w:rsid w:val="00FD19DE"/>
    <w:rsid w:val="00FD20BD"/>
    <w:rsid w:val="00FD25F7"/>
    <w:rsid w:val="00FD326B"/>
    <w:rsid w:val="00FD3697"/>
    <w:rsid w:val="00FD3A0E"/>
    <w:rsid w:val="00FD4807"/>
    <w:rsid w:val="00FD5E21"/>
    <w:rsid w:val="00FD65CB"/>
    <w:rsid w:val="00FD6C6F"/>
    <w:rsid w:val="00FD76F2"/>
    <w:rsid w:val="00FE05C2"/>
    <w:rsid w:val="00FE1138"/>
    <w:rsid w:val="00FE1A46"/>
    <w:rsid w:val="00FE2AE0"/>
    <w:rsid w:val="00FE3091"/>
    <w:rsid w:val="00FE38BF"/>
    <w:rsid w:val="00FE3A4D"/>
    <w:rsid w:val="00FE51E6"/>
    <w:rsid w:val="00FE59AC"/>
    <w:rsid w:val="00FE61AF"/>
    <w:rsid w:val="00FE63D4"/>
    <w:rsid w:val="00FE729D"/>
    <w:rsid w:val="00FE7C6E"/>
    <w:rsid w:val="00FE7ED6"/>
    <w:rsid w:val="00FF05D4"/>
    <w:rsid w:val="00FF10F3"/>
    <w:rsid w:val="00FF3379"/>
    <w:rsid w:val="00FF43F3"/>
    <w:rsid w:val="00FF465F"/>
    <w:rsid w:val="00FF47E5"/>
    <w:rsid w:val="00FF503C"/>
    <w:rsid w:val="00FF5ACF"/>
    <w:rsid w:val="00FF5B1C"/>
    <w:rsid w:val="00FF635E"/>
    <w:rsid w:val="00FF6A92"/>
    <w:rsid w:val="00FF6E9C"/>
    <w:rsid w:val="00FF751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B168E1"/>
  <w15:chartTrackingRefBased/>
  <w15:docId w15:val="{6D30863F-C90C-4326-A97F-C320AD834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line="480"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3E6B"/>
    <w:rPr>
      <w:rFonts w:ascii="Times New Roman" w:hAnsi="Times New Roman"/>
      <w:sz w:val="24"/>
    </w:rPr>
  </w:style>
  <w:style w:type="paragraph" w:styleId="Ttulo1">
    <w:name w:val="heading 1"/>
    <w:aliases w:val="Título 1 - APA"/>
    <w:basedOn w:val="Normal"/>
    <w:next w:val="Normal"/>
    <w:link w:val="Ttulo1Car"/>
    <w:uiPriority w:val="9"/>
    <w:qFormat/>
    <w:rsid w:val="004F4557"/>
    <w:pPr>
      <w:numPr>
        <w:numId w:val="10"/>
      </w:numPr>
      <w:ind w:left="0" w:firstLine="0"/>
      <w:jc w:val="center"/>
      <w:outlineLvl w:val="0"/>
    </w:pPr>
    <w:rPr>
      <w:rFonts w:eastAsiaTheme="majorEastAsia" w:cstheme="majorBidi"/>
      <w:b/>
      <w:szCs w:val="32"/>
    </w:rPr>
  </w:style>
  <w:style w:type="paragraph" w:styleId="Ttulo2">
    <w:name w:val="heading 2"/>
    <w:aliases w:val="Título 2 - APA"/>
    <w:basedOn w:val="Normal"/>
    <w:next w:val="Normal"/>
    <w:link w:val="Ttulo2Car"/>
    <w:uiPriority w:val="9"/>
    <w:unhideWhenUsed/>
    <w:qFormat/>
    <w:rsid w:val="00176F99"/>
    <w:pPr>
      <w:keepNext/>
      <w:numPr>
        <w:ilvl w:val="1"/>
        <w:numId w:val="10"/>
      </w:numPr>
      <w:ind w:left="0" w:firstLine="0"/>
      <w:outlineLvl w:val="1"/>
    </w:pPr>
    <w:rPr>
      <w:rFonts w:eastAsiaTheme="majorEastAsia" w:cstheme="majorBidi"/>
      <w:b/>
      <w:color w:val="000000" w:themeColor="text1"/>
      <w:szCs w:val="26"/>
    </w:rPr>
  </w:style>
  <w:style w:type="paragraph" w:styleId="Ttulo3">
    <w:name w:val="heading 3"/>
    <w:aliases w:val="Título 3 - APA"/>
    <w:basedOn w:val="Normal"/>
    <w:next w:val="Normal"/>
    <w:link w:val="Ttulo3Car"/>
    <w:uiPriority w:val="9"/>
    <w:unhideWhenUsed/>
    <w:qFormat/>
    <w:rsid w:val="00A53A08"/>
    <w:pPr>
      <w:numPr>
        <w:ilvl w:val="2"/>
        <w:numId w:val="10"/>
      </w:numPr>
      <w:outlineLvl w:val="2"/>
    </w:pPr>
    <w:rPr>
      <w:rFonts w:eastAsiaTheme="majorEastAsia" w:cstheme="majorBidi"/>
      <w:b/>
      <w:color w:val="000000" w:themeColor="text1"/>
      <w:szCs w:val="24"/>
    </w:rPr>
  </w:style>
  <w:style w:type="paragraph" w:styleId="Ttulo4">
    <w:name w:val="heading 4"/>
    <w:aliases w:val="Título 4 - APA"/>
    <w:basedOn w:val="Normal"/>
    <w:next w:val="Normal"/>
    <w:link w:val="Ttulo4Car"/>
    <w:uiPriority w:val="9"/>
    <w:unhideWhenUsed/>
    <w:qFormat/>
    <w:rsid w:val="00C81FB9"/>
    <w:pPr>
      <w:keepNext/>
      <w:keepLines/>
      <w:outlineLvl w:val="3"/>
    </w:pPr>
    <w:rPr>
      <w:rFonts w:eastAsiaTheme="majorEastAsia" w:cstheme="majorBidi"/>
      <w:b/>
      <w:iCs/>
      <w:color w:val="000000" w:themeColor="text1"/>
    </w:rPr>
  </w:style>
  <w:style w:type="paragraph" w:styleId="Ttulo5">
    <w:name w:val="heading 5"/>
    <w:basedOn w:val="Normal"/>
    <w:next w:val="Normal"/>
    <w:link w:val="Ttulo5Car"/>
    <w:uiPriority w:val="9"/>
    <w:unhideWhenUsed/>
    <w:qFormat/>
    <w:rsid w:val="00513089"/>
    <w:pPr>
      <w:keepNext/>
      <w:keepLines/>
      <w:numPr>
        <w:ilvl w:val="4"/>
        <w:numId w:val="2"/>
      </w:numPr>
      <w:spacing w:before="40"/>
      <w:outlineLvl w:val="4"/>
    </w:pPr>
    <w:rPr>
      <w:rFonts w:eastAsiaTheme="majorEastAsia" w:cstheme="majorBidi"/>
      <w:b/>
      <w:color w:val="000000" w:themeColor="text1"/>
    </w:rPr>
  </w:style>
  <w:style w:type="paragraph" w:styleId="Ttulo6">
    <w:name w:val="heading 6"/>
    <w:basedOn w:val="Normal"/>
    <w:next w:val="Normal"/>
    <w:link w:val="Ttulo6Car"/>
    <w:uiPriority w:val="9"/>
    <w:semiHidden/>
    <w:unhideWhenUsed/>
    <w:qFormat/>
    <w:rsid w:val="008A791E"/>
    <w:pPr>
      <w:keepNext/>
      <w:keepLines/>
      <w:spacing w:before="240" w:after="80" w:line="276" w:lineRule="auto"/>
      <w:ind w:firstLine="0"/>
      <w:outlineLvl w:val="5"/>
    </w:pPr>
    <w:rPr>
      <w:rFonts w:ascii="Arial" w:eastAsia="Arial" w:hAnsi="Arial" w:cs="Arial"/>
      <w:i/>
      <w:color w:val="666666"/>
      <w:sz w:val="22"/>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 APA Car"/>
    <w:basedOn w:val="Fuentedeprrafopredeter"/>
    <w:link w:val="Ttulo1"/>
    <w:uiPriority w:val="9"/>
    <w:rsid w:val="004F4557"/>
    <w:rPr>
      <w:rFonts w:ascii="Times New Roman" w:eastAsiaTheme="majorEastAsia" w:hAnsi="Times New Roman" w:cstheme="majorBidi"/>
      <w:b/>
      <w:sz w:val="24"/>
      <w:szCs w:val="32"/>
    </w:rPr>
  </w:style>
  <w:style w:type="character" w:customStyle="1" w:styleId="Ttulo2Car">
    <w:name w:val="Título 2 Car"/>
    <w:aliases w:val="Título 2 - APA Car"/>
    <w:basedOn w:val="Fuentedeprrafopredeter"/>
    <w:link w:val="Ttulo2"/>
    <w:uiPriority w:val="9"/>
    <w:rsid w:val="00176F99"/>
    <w:rPr>
      <w:rFonts w:ascii="Times New Roman" w:eastAsiaTheme="majorEastAsia" w:hAnsi="Times New Roman" w:cstheme="majorBidi"/>
      <w:b/>
      <w:color w:val="000000" w:themeColor="text1"/>
      <w:sz w:val="24"/>
      <w:szCs w:val="26"/>
    </w:rPr>
  </w:style>
  <w:style w:type="character" w:customStyle="1" w:styleId="Ttulo3Car">
    <w:name w:val="Título 3 Car"/>
    <w:aliases w:val="Título 3 - APA Car"/>
    <w:basedOn w:val="Fuentedeprrafopredeter"/>
    <w:link w:val="Ttulo3"/>
    <w:uiPriority w:val="9"/>
    <w:rsid w:val="00A53A08"/>
    <w:rPr>
      <w:rFonts w:ascii="Times New Roman" w:eastAsiaTheme="majorEastAsia" w:hAnsi="Times New Roman" w:cstheme="majorBidi"/>
      <w:b/>
      <w:color w:val="000000" w:themeColor="text1"/>
      <w:sz w:val="24"/>
      <w:szCs w:val="24"/>
    </w:rPr>
  </w:style>
  <w:style w:type="character" w:customStyle="1" w:styleId="Ttulo4Car">
    <w:name w:val="Título 4 Car"/>
    <w:aliases w:val="Título 4 - APA Car"/>
    <w:basedOn w:val="Fuentedeprrafopredeter"/>
    <w:link w:val="Ttulo4"/>
    <w:uiPriority w:val="9"/>
    <w:rsid w:val="00C81FB9"/>
    <w:rPr>
      <w:rFonts w:ascii="Times New Roman" w:eastAsiaTheme="majorEastAsia" w:hAnsi="Times New Roman" w:cstheme="majorBidi"/>
      <w:b/>
      <w:iCs/>
      <w:color w:val="000000" w:themeColor="text1"/>
      <w:sz w:val="24"/>
    </w:rPr>
  </w:style>
  <w:style w:type="character" w:customStyle="1" w:styleId="Ttulo5Car">
    <w:name w:val="Título 5 Car"/>
    <w:basedOn w:val="Fuentedeprrafopredeter"/>
    <w:link w:val="Ttulo5"/>
    <w:uiPriority w:val="9"/>
    <w:rsid w:val="00513089"/>
    <w:rPr>
      <w:rFonts w:ascii="Times New Roman" w:eastAsiaTheme="majorEastAsia" w:hAnsi="Times New Roman" w:cstheme="majorBidi"/>
      <w:b/>
      <w:color w:val="000000" w:themeColor="text1"/>
      <w:sz w:val="24"/>
    </w:rPr>
  </w:style>
  <w:style w:type="character" w:customStyle="1" w:styleId="Ttulo6Car">
    <w:name w:val="Título 6 Car"/>
    <w:basedOn w:val="Fuentedeprrafopredeter"/>
    <w:link w:val="Ttulo6"/>
    <w:uiPriority w:val="9"/>
    <w:semiHidden/>
    <w:rsid w:val="008A791E"/>
    <w:rPr>
      <w:rFonts w:ascii="Arial" w:eastAsia="Arial" w:hAnsi="Arial" w:cs="Arial"/>
      <w:i/>
      <w:color w:val="666666"/>
      <w:lang w:eastAsia="es-CO"/>
    </w:rPr>
  </w:style>
  <w:style w:type="paragraph" w:styleId="Prrafodelista">
    <w:name w:val="List Paragraph"/>
    <w:aliases w:val="Párrafos"/>
    <w:basedOn w:val="Normal"/>
    <w:uiPriority w:val="34"/>
    <w:qFormat/>
    <w:rsid w:val="005612A4"/>
    <w:pPr>
      <w:ind w:left="720"/>
      <w:contextualSpacing/>
    </w:pPr>
  </w:style>
  <w:style w:type="character" w:styleId="nfasis">
    <w:name w:val="Emphasis"/>
    <w:basedOn w:val="Fuentedeprrafopredeter"/>
    <w:uiPriority w:val="20"/>
    <w:qFormat/>
    <w:rsid w:val="00E01FA5"/>
    <w:rPr>
      <w:i/>
      <w:iCs/>
    </w:rPr>
  </w:style>
  <w:style w:type="paragraph" w:customStyle="1" w:styleId="Estilo1">
    <w:name w:val="Estilo1"/>
    <w:basedOn w:val="Ttulo1"/>
    <w:link w:val="Estilo1Car"/>
    <w:rsid w:val="00021156"/>
  </w:style>
  <w:style w:type="character" w:customStyle="1" w:styleId="Estilo1Car">
    <w:name w:val="Estilo1 Car"/>
    <w:basedOn w:val="Ttulo1Car"/>
    <w:link w:val="Estilo1"/>
    <w:rsid w:val="00021156"/>
    <w:rPr>
      <w:rFonts w:ascii="Times New Roman" w:eastAsiaTheme="majorEastAsia" w:hAnsi="Times New Roman" w:cstheme="majorBidi"/>
      <w:b/>
      <w:sz w:val="24"/>
      <w:szCs w:val="32"/>
    </w:rPr>
  </w:style>
  <w:style w:type="paragraph" w:styleId="TtuloTDC">
    <w:name w:val="TOC Heading"/>
    <w:basedOn w:val="Ttulo1"/>
    <w:next w:val="Normal"/>
    <w:uiPriority w:val="39"/>
    <w:unhideWhenUsed/>
    <w:qFormat/>
    <w:rsid w:val="00127F3D"/>
    <w:pPr>
      <w:keepNext/>
      <w:keepLines/>
      <w:numPr>
        <w:numId w:val="0"/>
      </w:numPr>
      <w:spacing w:before="240" w:line="259" w:lineRule="auto"/>
      <w:jc w:val="left"/>
      <w:outlineLvl w:val="9"/>
    </w:pPr>
    <w:rPr>
      <w:rFonts w:asciiTheme="majorHAnsi" w:hAnsiTheme="majorHAnsi"/>
      <w:b w:val="0"/>
      <w:color w:val="2E74B5" w:themeColor="accent1" w:themeShade="BF"/>
      <w:sz w:val="32"/>
      <w:lang w:eastAsia="es-CO"/>
    </w:rPr>
  </w:style>
  <w:style w:type="paragraph" w:styleId="TDC1">
    <w:name w:val="toc 1"/>
    <w:basedOn w:val="Normal"/>
    <w:next w:val="Normal"/>
    <w:autoRedefine/>
    <w:uiPriority w:val="39"/>
    <w:unhideWhenUsed/>
    <w:rsid w:val="00EC28A0"/>
    <w:pPr>
      <w:tabs>
        <w:tab w:val="right" w:leader="dot" w:pos="9350"/>
      </w:tabs>
      <w:spacing w:line="240" w:lineRule="auto"/>
      <w:ind w:firstLine="0"/>
      <w:contextualSpacing/>
    </w:pPr>
  </w:style>
  <w:style w:type="paragraph" w:styleId="TDC2">
    <w:name w:val="toc 2"/>
    <w:basedOn w:val="Normal"/>
    <w:next w:val="Normal"/>
    <w:autoRedefine/>
    <w:uiPriority w:val="39"/>
    <w:unhideWhenUsed/>
    <w:rsid w:val="00127F3D"/>
    <w:pPr>
      <w:spacing w:after="100"/>
      <w:ind w:left="220"/>
    </w:pPr>
  </w:style>
  <w:style w:type="character" w:styleId="Hipervnculo">
    <w:name w:val="Hyperlink"/>
    <w:basedOn w:val="Fuentedeprrafopredeter"/>
    <w:uiPriority w:val="99"/>
    <w:unhideWhenUsed/>
    <w:rsid w:val="00127F3D"/>
    <w:rPr>
      <w:color w:val="0563C1" w:themeColor="hyperlink"/>
      <w:u w:val="single"/>
    </w:rPr>
  </w:style>
  <w:style w:type="paragraph" w:styleId="Descripcin">
    <w:name w:val="caption"/>
    <w:basedOn w:val="Normal"/>
    <w:next w:val="Normal"/>
    <w:uiPriority w:val="35"/>
    <w:unhideWhenUsed/>
    <w:qFormat/>
    <w:rsid w:val="00991E2E"/>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294A0E"/>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294A0E"/>
  </w:style>
  <w:style w:type="paragraph" w:styleId="Tabladeilustraciones">
    <w:name w:val="table of figures"/>
    <w:basedOn w:val="Normal"/>
    <w:next w:val="Normal"/>
    <w:uiPriority w:val="99"/>
    <w:unhideWhenUsed/>
    <w:rsid w:val="00991E2E"/>
    <w:pPr>
      <w:spacing w:line="240" w:lineRule="auto"/>
      <w:ind w:firstLine="0"/>
    </w:pPr>
  </w:style>
  <w:style w:type="paragraph" w:styleId="Piedepgina">
    <w:name w:val="footer"/>
    <w:basedOn w:val="Normal"/>
    <w:link w:val="PiedepginaCar"/>
    <w:uiPriority w:val="99"/>
    <w:unhideWhenUsed/>
    <w:rsid w:val="00294A0E"/>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294A0E"/>
  </w:style>
  <w:style w:type="table" w:styleId="Tablaconcuadrcula">
    <w:name w:val="Table Grid"/>
    <w:basedOn w:val="Tablanormal"/>
    <w:uiPriority w:val="39"/>
    <w:rsid w:val="004605B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E4796D"/>
    <w:rPr>
      <w:sz w:val="16"/>
      <w:szCs w:val="16"/>
    </w:rPr>
  </w:style>
  <w:style w:type="paragraph" w:styleId="Textocomentario">
    <w:name w:val="annotation text"/>
    <w:basedOn w:val="Normal"/>
    <w:link w:val="TextocomentarioCar"/>
    <w:uiPriority w:val="99"/>
    <w:semiHidden/>
    <w:unhideWhenUsed/>
    <w:rsid w:val="00E4796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4796D"/>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E4796D"/>
    <w:rPr>
      <w:b/>
      <w:bCs/>
    </w:rPr>
  </w:style>
  <w:style w:type="character" w:customStyle="1" w:styleId="AsuntodelcomentarioCar">
    <w:name w:val="Asunto del comentario Car"/>
    <w:basedOn w:val="TextocomentarioCar"/>
    <w:link w:val="Asuntodelcomentario"/>
    <w:uiPriority w:val="99"/>
    <w:semiHidden/>
    <w:rsid w:val="00E4796D"/>
    <w:rPr>
      <w:rFonts w:ascii="Times New Roman" w:hAnsi="Times New Roman"/>
      <w:b/>
      <w:bCs/>
      <w:sz w:val="20"/>
      <w:szCs w:val="20"/>
    </w:rPr>
  </w:style>
  <w:style w:type="paragraph" w:styleId="Textodeglobo">
    <w:name w:val="Balloon Text"/>
    <w:basedOn w:val="Normal"/>
    <w:link w:val="TextodegloboCar"/>
    <w:uiPriority w:val="99"/>
    <w:semiHidden/>
    <w:unhideWhenUsed/>
    <w:rsid w:val="00E4796D"/>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4796D"/>
    <w:rPr>
      <w:rFonts w:ascii="Segoe UI" w:hAnsi="Segoe UI" w:cs="Segoe UI"/>
      <w:sz w:val="18"/>
      <w:szCs w:val="18"/>
    </w:rPr>
  </w:style>
  <w:style w:type="character" w:customStyle="1" w:styleId="tl8wme">
    <w:name w:val="tl8wme"/>
    <w:basedOn w:val="Fuentedeprrafopredeter"/>
    <w:rsid w:val="00F64840"/>
  </w:style>
  <w:style w:type="paragraph" w:styleId="NormalWeb">
    <w:name w:val="Normal (Web)"/>
    <w:basedOn w:val="Normal"/>
    <w:uiPriority w:val="99"/>
    <w:unhideWhenUsed/>
    <w:rsid w:val="003517E0"/>
    <w:pPr>
      <w:spacing w:before="100" w:beforeAutospacing="1" w:after="100" w:afterAutospacing="1" w:line="240" w:lineRule="auto"/>
      <w:ind w:firstLine="0"/>
    </w:pPr>
    <w:rPr>
      <w:rFonts w:eastAsia="Times New Roman" w:cs="Times New Roman"/>
      <w:szCs w:val="24"/>
      <w:lang w:eastAsia="es-CO"/>
    </w:rPr>
  </w:style>
  <w:style w:type="paragraph" w:styleId="Bibliografa">
    <w:name w:val="Bibliography"/>
    <w:basedOn w:val="Normal"/>
    <w:next w:val="Normal"/>
    <w:uiPriority w:val="37"/>
    <w:unhideWhenUsed/>
    <w:rsid w:val="00AB6CBD"/>
    <w:pPr>
      <w:ind w:left="720" w:hanging="720"/>
    </w:pPr>
  </w:style>
  <w:style w:type="paragraph" w:styleId="TDC3">
    <w:name w:val="toc 3"/>
    <w:basedOn w:val="Normal"/>
    <w:next w:val="Normal"/>
    <w:autoRedefine/>
    <w:uiPriority w:val="39"/>
    <w:unhideWhenUsed/>
    <w:rsid w:val="007A0404"/>
    <w:pPr>
      <w:spacing w:after="100"/>
      <w:ind w:left="480"/>
    </w:pPr>
  </w:style>
  <w:style w:type="paragraph" w:styleId="Textonotapie">
    <w:name w:val="footnote text"/>
    <w:basedOn w:val="Normal"/>
    <w:link w:val="TextonotapieCar"/>
    <w:uiPriority w:val="99"/>
    <w:semiHidden/>
    <w:unhideWhenUsed/>
    <w:rsid w:val="008A038A"/>
    <w:pPr>
      <w:spacing w:line="240" w:lineRule="auto"/>
    </w:pPr>
    <w:rPr>
      <w:sz w:val="20"/>
      <w:szCs w:val="20"/>
    </w:rPr>
  </w:style>
  <w:style w:type="character" w:customStyle="1" w:styleId="TextonotapieCar">
    <w:name w:val="Texto nota pie Car"/>
    <w:basedOn w:val="Fuentedeprrafopredeter"/>
    <w:link w:val="Textonotapie"/>
    <w:uiPriority w:val="99"/>
    <w:semiHidden/>
    <w:rsid w:val="008A038A"/>
    <w:rPr>
      <w:rFonts w:ascii="Times New Roman" w:hAnsi="Times New Roman"/>
      <w:sz w:val="20"/>
      <w:szCs w:val="20"/>
    </w:rPr>
  </w:style>
  <w:style w:type="character" w:styleId="Refdenotaalpie">
    <w:name w:val="footnote reference"/>
    <w:basedOn w:val="Fuentedeprrafopredeter"/>
    <w:uiPriority w:val="99"/>
    <w:semiHidden/>
    <w:unhideWhenUsed/>
    <w:rsid w:val="008A038A"/>
    <w:rPr>
      <w:vertAlign w:val="superscript"/>
    </w:rPr>
  </w:style>
  <w:style w:type="paragraph" w:styleId="Textonotaalfinal">
    <w:name w:val="endnote text"/>
    <w:basedOn w:val="Normal"/>
    <w:link w:val="TextonotaalfinalCar"/>
    <w:uiPriority w:val="99"/>
    <w:semiHidden/>
    <w:unhideWhenUsed/>
    <w:rsid w:val="008D4EE5"/>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8D4EE5"/>
    <w:rPr>
      <w:rFonts w:ascii="Times New Roman" w:hAnsi="Times New Roman"/>
      <w:sz w:val="20"/>
      <w:szCs w:val="20"/>
    </w:rPr>
  </w:style>
  <w:style w:type="character" w:styleId="Refdenotaalfinal">
    <w:name w:val="endnote reference"/>
    <w:basedOn w:val="Fuentedeprrafopredeter"/>
    <w:uiPriority w:val="99"/>
    <w:semiHidden/>
    <w:unhideWhenUsed/>
    <w:rsid w:val="008D4EE5"/>
    <w:rPr>
      <w:vertAlign w:val="superscript"/>
    </w:rPr>
  </w:style>
  <w:style w:type="character" w:customStyle="1" w:styleId="tlid-translation">
    <w:name w:val="tlid-translation"/>
    <w:basedOn w:val="Fuentedeprrafopredeter"/>
    <w:rsid w:val="004E3717"/>
  </w:style>
  <w:style w:type="paragraph" w:styleId="Ttulo">
    <w:name w:val="Title"/>
    <w:basedOn w:val="Normal"/>
    <w:next w:val="Normal"/>
    <w:link w:val="TtuloCar"/>
    <w:uiPriority w:val="10"/>
    <w:qFormat/>
    <w:rsid w:val="008A791E"/>
    <w:pPr>
      <w:keepNext/>
      <w:keepLines/>
      <w:spacing w:after="60" w:line="276" w:lineRule="auto"/>
      <w:ind w:firstLine="0"/>
    </w:pPr>
    <w:rPr>
      <w:rFonts w:ascii="Arial" w:eastAsia="Arial" w:hAnsi="Arial" w:cs="Arial"/>
      <w:sz w:val="52"/>
      <w:szCs w:val="52"/>
      <w:lang w:eastAsia="es-CO"/>
    </w:rPr>
  </w:style>
  <w:style w:type="character" w:customStyle="1" w:styleId="TtuloCar">
    <w:name w:val="Título Car"/>
    <w:basedOn w:val="Fuentedeprrafopredeter"/>
    <w:link w:val="Ttulo"/>
    <w:uiPriority w:val="10"/>
    <w:rsid w:val="008A791E"/>
    <w:rPr>
      <w:rFonts w:ascii="Arial" w:eastAsia="Arial" w:hAnsi="Arial" w:cs="Arial"/>
      <w:sz w:val="52"/>
      <w:szCs w:val="52"/>
      <w:lang w:eastAsia="es-CO"/>
    </w:rPr>
  </w:style>
  <w:style w:type="paragraph" w:styleId="Subttulo">
    <w:name w:val="Subtitle"/>
    <w:basedOn w:val="Normal"/>
    <w:next w:val="Normal"/>
    <w:link w:val="SubttuloCar"/>
    <w:uiPriority w:val="11"/>
    <w:qFormat/>
    <w:rsid w:val="008A791E"/>
    <w:pPr>
      <w:keepNext/>
      <w:keepLines/>
      <w:spacing w:after="320" w:line="276" w:lineRule="auto"/>
      <w:ind w:firstLine="0"/>
    </w:pPr>
    <w:rPr>
      <w:rFonts w:ascii="Arial" w:eastAsia="Arial" w:hAnsi="Arial" w:cs="Arial"/>
      <w:color w:val="666666"/>
      <w:sz w:val="30"/>
      <w:szCs w:val="30"/>
      <w:lang w:eastAsia="es-CO"/>
    </w:rPr>
  </w:style>
  <w:style w:type="character" w:customStyle="1" w:styleId="SubttuloCar">
    <w:name w:val="Subtítulo Car"/>
    <w:basedOn w:val="Fuentedeprrafopredeter"/>
    <w:link w:val="Subttulo"/>
    <w:uiPriority w:val="11"/>
    <w:rsid w:val="008A791E"/>
    <w:rPr>
      <w:rFonts w:ascii="Arial" w:eastAsia="Arial" w:hAnsi="Arial" w:cs="Arial"/>
      <w:color w:val="666666"/>
      <w:sz w:val="30"/>
      <w:szCs w:val="30"/>
      <w:lang w:eastAsia="es-CO"/>
    </w:rPr>
  </w:style>
  <w:style w:type="character" w:styleId="Textoennegrita">
    <w:name w:val="Strong"/>
    <w:basedOn w:val="Fuentedeprrafopredeter"/>
    <w:uiPriority w:val="22"/>
    <w:qFormat/>
    <w:rsid w:val="0080098A"/>
    <w:rPr>
      <w:b/>
      <w:bCs/>
    </w:rPr>
  </w:style>
  <w:style w:type="character" w:customStyle="1" w:styleId="Mencinsinresolver1">
    <w:name w:val="Mención sin resolver1"/>
    <w:basedOn w:val="Fuentedeprrafopredeter"/>
    <w:uiPriority w:val="99"/>
    <w:semiHidden/>
    <w:unhideWhenUsed/>
    <w:rsid w:val="0058293D"/>
    <w:rPr>
      <w:color w:val="605E5C"/>
      <w:shd w:val="clear" w:color="auto" w:fill="E1DFDD"/>
    </w:rPr>
  </w:style>
  <w:style w:type="character" w:customStyle="1" w:styleId="e24kjd">
    <w:name w:val="e24kjd"/>
    <w:basedOn w:val="Fuentedeprrafopredeter"/>
    <w:rsid w:val="0065413A"/>
  </w:style>
  <w:style w:type="paragraph" w:styleId="TDC4">
    <w:name w:val="toc 4"/>
    <w:basedOn w:val="Normal"/>
    <w:next w:val="Normal"/>
    <w:autoRedefine/>
    <w:uiPriority w:val="39"/>
    <w:unhideWhenUsed/>
    <w:rsid w:val="00E17CC1"/>
    <w:pPr>
      <w:spacing w:after="100"/>
      <w:ind w:left="720"/>
    </w:pPr>
  </w:style>
  <w:style w:type="table" w:customStyle="1" w:styleId="TableNormal1">
    <w:name w:val="Table Normal1"/>
    <w:rsid w:val="00EC7CA5"/>
    <w:pPr>
      <w:spacing w:line="276" w:lineRule="auto"/>
      <w:ind w:firstLine="0"/>
      <w:jc w:val="left"/>
    </w:pPr>
    <w:rPr>
      <w:rFonts w:ascii="Arial" w:eastAsia="Arial" w:hAnsi="Arial" w:cs="Arial"/>
      <w:lang w:eastAsia="es-CO"/>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903256">
      <w:bodyDiv w:val="1"/>
      <w:marLeft w:val="0"/>
      <w:marRight w:val="0"/>
      <w:marTop w:val="0"/>
      <w:marBottom w:val="0"/>
      <w:divBdr>
        <w:top w:val="none" w:sz="0" w:space="0" w:color="auto"/>
        <w:left w:val="none" w:sz="0" w:space="0" w:color="auto"/>
        <w:bottom w:val="none" w:sz="0" w:space="0" w:color="auto"/>
        <w:right w:val="none" w:sz="0" w:space="0" w:color="auto"/>
      </w:divBdr>
    </w:div>
    <w:div w:id="25179310">
      <w:bodyDiv w:val="1"/>
      <w:marLeft w:val="0"/>
      <w:marRight w:val="0"/>
      <w:marTop w:val="0"/>
      <w:marBottom w:val="0"/>
      <w:divBdr>
        <w:top w:val="none" w:sz="0" w:space="0" w:color="auto"/>
        <w:left w:val="none" w:sz="0" w:space="0" w:color="auto"/>
        <w:bottom w:val="none" w:sz="0" w:space="0" w:color="auto"/>
        <w:right w:val="none" w:sz="0" w:space="0" w:color="auto"/>
      </w:divBdr>
    </w:div>
    <w:div w:id="37317138">
      <w:bodyDiv w:val="1"/>
      <w:marLeft w:val="0"/>
      <w:marRight w:val="0"/>
      <w:marTop w:val="0"/>
      <w:marBottom w:val="0"/>
      <w:divBdr>
        <w:top w:val="none" w:sz="0" w:space="0" w:color="auto"/>
        <w:left w:val="none" w:sz="0" w:space="0" w:color="auto"/>
        <w:bottom w:val="none" w:sz="0" w:space="0" w:color="auto"/>
        <w:right w:val="none" w:sz="0" w:space="0" w:color="auto"/>
      </w:divBdr>
    </w:div>
    <w:div w:id="129980326">
      <w:bodyDiv w:val="1"/>
      <w:marLeft w:val="0"/>
      <w:marRight w:val="0"/>
      <w:marTop w:val="0"/>
      <w:marBottom w:val="0"/>
      <w:divBdr>
        <w:top w:val="none" w:sz="0" w:space="0" w:color="auto"/>
        <w:left w:val="none" w:sz="0" w:space="0" w:color="auto"/>
        <w:bottom w:val="none" w:sz="0" w:space="0" w:color="auto"/>
        <w:right w:val="none" w:sz="0" w:space="0" w:color="auto"/>
      </w:divBdr>
      <w:divsChild>
        <w:div w:id="994912209">
          <w:marLeft w:val="360"/>
          <w:marRight w:val="0"/>
          <w:marTop w:val="200"/>
          <w:marBottom w:val="0"/>
          <w:divBdr>
            <w:top w:val="none" w:sz="0" w:space="0" w:color="auto"/>
            <w:left w:val="none" w:sz="0" w:space="0" w:color="auto"/>
            <w:bottom w:val="none" w:sz="0" w:space="0" w:color="auto"/>
            <w:right w:val="none" w:sz="0" w:space="0" w:color="auto"/>
          </w:divBdr>
        </w:div>
      </w:divsChild>
    </w:div>
    <w:div w:id="142433529">
      <w:bodyDiv w:val="1"/>
      <w:marLeft w:val="0"/>
      <w:marRight w:val="0"/>
      <w:marTop w:val="0"/>
      <w:marBottom w:val="0"/>
      <w:divBdr>
        <w:top w:val="none" w:sz="0" w:space="0" w:color="auto"/>
        <w:left w:val="none" w:sz="0" w:space="0" w:color="auto"/>
        <w:bottom w:val="none" w:sz="0" w:space="0" w:color="auto"/>
        <w:right w:val="none" w:sz="0" w:space="0" w:color="auto"/>
      </w:divBdr>
      <w:divsChild>
        <w:div w:id="781191943">
          <w:marLeft w:val="480"/>
          <w:marRight w:val="0"/>
          <w:marTop w:val="0"/>
          <w:marBottom w:val="0"/>
          <w:divBdr>
            <w:top w:val="none" w:sz="0" w:space="0" w:color="auto"/>
            <w:left w:val="none" w:sz="0" w:space="0" w:color="auto"/>
            <w:bottom w:val="none" w:sz="0" w:space="0" w:color="auto"/>
            <w:right w:val="none" w:sz="0" w:space="0" w:color="auto"/>
          </w:divBdr>
          <w:divsChild>
            <w:div w:id="124171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8665">
      <w:bodyDiv w:val="1"/>
      <w:marLeft w:val="0"/>
      <w:marRight w:val="0"/>
      <w:marTop w:val="0"/>
      <w:marBottom w:val="0"/>
      <w:divBdr>
        <w:top w:val="none" w:sz="0" w:space="0" w:color="auto"/>
        <w:left w:val="none" w:sz="0" w:space="0" w:color="auto"/>
        <w:bottom w:val="none" w:sz="0" w:space="0" w:color="auto"/>
        <w:right w:val="none" w:sz="0" w:space="0" w:color="auto"/>
      </w:divBdr>
      <w:divsChild>
        <w:div w:id="237904742">
          <w:marLeft w:val="480"/>
          <w:marRight w:val="0"/>
          <w:marTop w:val="0"/>
          <w:marBottom w:val="0"/>
          <w:divBdr>
            <w:top w:val="none" w:sz="0" w:space="0" w:color="auto"/>
            <w:left w:val="none" w:sz="0" w:space="0" w:color="auto"/>
            <w:bottom w:val="none" w:sz="0" w:space="0" w:color="auto"/>
            <w:right w:val="none" w:sz="0" w:space="0" w:color="auto"/>
          </w:divBdr>
          <w:divsChild>
            <w:div w:id="12826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22428">
      <w:bodyDiv w:val="1"/>
      <w:marLeft w:val="0"/>
      <w:marRight w:val="0"/>
      <w:marTop w:val="0"/>
      <w:marBottom w:val="0"/>
      <w:divBdr>
        <w:top w:val="none" w:sz="0" w:space="0" w:color="auto"/>
        <w:left w:val="none" w:sz="0" w:space="0" w:color="auto"/>
        <w:bottom w:val="none" w:sz="0" w:space="0" w:color="auto"/>
        <w:right w:val="none" w:sz="0" w:space="0" w:color="auto"/>
      </w:divBdr>
      <w:divsChild>
        <w:div w:id="1282883252">
          <w:marLeft w:val="0"/>
          <w:marRight w:val="0"/>
          <w:marTop w:val="0"/>
          <w:marBottom w:val="0"/>
          <w:divBdr>
            <w:top w:val="none" w:sz="0" w:space="0" w:color="auto"/>
            <w:left w:val="none" w:sz="0" w:space="0" w:color="auto"/>
            <w:bottom w:val="none" w:sz="0" w:space="0" w:color="auto"/>
            <w:right w:val="none" w:sz="0" w:space="0" w:color="auto"/>
          </w:divBdr>
        </w:div>
        <w:div w:id="1879931861">
          <w:marLeft w:val="0"/>
          <w:marRight w:val="0"/>
          <w:marTop w:val="0"/>
          <w:marBottom w:val="0"/>
          <w:divBdr>
            <w:top w:val="none" w:sz="0" w:space="0" w:color="auto"/>
            <w:left w:val="none" w:sz="0" w:space="0" w:color="auto"/>
            <w:bottom w:val="none" w:sz="0" w:space="0" w:color="auto"/>
            <w:right w:val="none" w:sz="0" w:space="0" w:color="auto"/>
          </w:divBdr>
        </w:div>
      </w:divsChild>
    </w:div>
    <w:div w:id="222453032">
      <w:bodyDiv w:val="1"/>
      <w:marLeft w:val="0"/>
      <w:marRight w:val="0"/>
      <w:marTop w:val="0"/>
      <w:marBottom w:val="0"/>
      <w:divBdr>
        <w:top w:val="none" w:sz="0" w:space="0" w:color="auto"/>
        <w:left w:val="none" w:sz="0" w:space="0" w:color="auto"/>
        <w:bottom w:val="none" w:sz="0" w:space="0" w:color="auto"/>
        <w:right w:val="none" w:sz="0" w:space="0" w:color="auto"/>
      </w:divBdr>
    </w:div>
    <w:div w:id="223763148">
      <w:bodyDiv w:val="1"/>
      <w:marLeft w:val="0"/>
      <w:marRight w:val="0"/>
      <w:marTop w:val="0"/>
      <w:marBottom w:val="0"/>
      <w:divBdr>
        <w:top w:val="none" w:sz="0" w:space="0" w:color="auto"/>
        <w:left w:val="none" w:sz="0" w:space="0" w:color="auto"/>
        <w:bottom w:val="none" w:sz="0" w:space="0" w:color="auto"/>
        <w:right w:val="none" w:sz="0" w:space="0" w:color="auto"/>
      </w:divBdr>
      <w:divsChild>
        <w:div w:id="1007707117">
          <w:marLeft w:val="360"/>
          <w:marRight w:val="0"/>
          <w:marTop w:val="200"/>
          <w:marBottom w:val="0"/>
          <w:divBdr>
            <w:top w:val="none" w:sz="0" w:space="0" w:color="auto"/>
            <w:left w:val="none" w:sz="0" w:space="0" w:color="auto"/>
            <w:bottom w:val="none" w:sz="0" w:space="0" w:color="auto"/>
            <w:right w:val="none" w:sz="0" w:space="0" w:color="auto"/>
          </w:divBdr>
        </w:div>
        <w:div w:id="620570277">
          <w:marLeft w:val="1080"/>
          <w:marRight w:val="0"/>
          <w:marTop w:val="100"/>
          <w:marBottom w:val="0"/>
          <w:divBdr>
            <w:top w:val="none" w:sz="0" w:space="0" w:color="auto"/>
            <w:left w:val="none" w:sz="0" w:space="0" w:color="auto"/>
            <w:bottom w:val="none" w:sz="0" w:space="0" w:color="auto"/>
            <w:right w:val="none" w:sz="0" w:space="0" w:color="auto"/>
          </w:divBdr>
        </w:div>
      </w:divsChild>
    </w:div>
    <w:div w:id="279145938">
      <w:bodyDiv w:val="1"/>
      <w:marLeft w:val="0"/>
      <w:marRight w:val="0"/>
      <w:marTop w:val="0"/>
      <w:marBottom w:val="0"/>
      <w:divBdr>
        <w:top w:val="none" w:sz="0" w:space="0" w:color="auto"/>
        <w:left w:val="none" w:sz="0" w:space="0" w:color="auto"/>
        <w:bottom w:val="none" w:sz="0" w:space="0" w:color="auto"/>
        <w:right w:val="none" w:sz="0" w:space="0" w:color="auto"/>
      </w:divBdr>
      <w:divsChild>
        <w:div w:id="1676415101">
          <w:marLeft w:val="480"/>
          <w:marRight w:val="0"/>
          <w:marTop w:val="0"/>
          <w:marBottom w:val="0"/>
          <w:divBdr>
            <w:top w:val="none" w:sz="0" w:space="0" w:color="auto"/>
            <w:left w:val="none" w:sz="0" w:space="0" w:color="auto"/>
            <w:bottom w:val="none" w:sz="0" w:space="0" w:color="auto"/>
            <w:right w:val="none" w:sz="0" w:space="0" w:color="auto"/>
          </w:divBdr>
          <w:divsChild>
            <w:div w:id="187815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8496">
      <w:bodyDiv w:val="1"/>
      <w:marLeft w:val="0"/>
      <w:marRight w:val="0"/>
      <w:marTop w:val="0"/>
      <w:marBottom w:val="0"/>
      <w:divBdr>
        <w:top w:val="none" w:sz="0" w:space="0" w:color="auto"/>
        <w:left w:val="none" w:sz="0" w:space="0" w:color="auto"/>
        <w:bottom w:val="none" w:sz="0" w:space="0" w:color="auto"/>
        <w:right w:val="none" w:sz="0" w:space="0" w:color="auto"/>
      </w:divBdr>
    </w:div>
    <w:div w:id="307167774">
      <w:bodyDiv w:val="1"/>
      <w:marLeft w:val="0"/>
      <w:marRight w:val="0"/>
      <w:marTop w:val="0"/>
      <w:marBottom w:val="0"/>
      <w:divBdr>
        <w:top w:val="none" w:sz="0" w:space="0" w:color="auto"/>
        <w:left w:val="none" w:sz="0" w:space="0" w:color="auto"/>
        <w:bottom w:val="none" w:sz="0" w:space="0" w:color="auto"/>
        <w:right w:val="none" w:sz="0" w:space="0" w:color="auto"/>
      </w:divBdr>
    </w:div>
    <w:div w:id="307630488">
      <w:bodyDiv w:val="1"/>
      <w:marLeft w:val="0"/>
      <w:marRight w:val="0"/>
      <w:marTop w:val="0"/>
      <w:marBottom w:val="0"/>
      <w:divBdr>
        <w:top w:val="none" w:sz="0" w:space="0" w:color="auto"/>
        <w:left w:val="none" w:sz="0" w:space="0" w:color="auto"/>
        <w:bottom w:val="none" w:sz="0" w:space="0" w:color="auto"/>
        <w:right w:val="none" w:sz="0" w:space="0" w:color="auto"/>
      </w:divBdr>
    </w:div>
    <w:div w:id="332689837">
      <w:bodyDiv w:val="1"/>
      <w:marLeft w:val="0"/>
      <w:marRight w:val="0"/>
      <w:marTop w:val="0"/>
      <w:marBottom w:val="0"/>
      <w:divBdr>
        <w:top w:val="none" w:sz="0" w:space="0" w:color="auto"/>
        <w:left w:val="none" w:sz="0" w:space="0" w:color="auto"/>
        <w:bottom w:val="none" w:sz="0" w:space="0" w:color="auto"/>
        <w:right w:val="none" w:sz="0" w:space="0" w:color="auto"/>
      </w:divBdr>
    </w:div>
    <w:div w:id="363600330">
      <w:bodyDiv w:val="1"/>
      <w:marLeft w:val="0"/>
      <w:marRight w:val="0"/>
      <w:marTop w:val="0"/>
      <w:marBottom w:val="0"/>
      <w:divBdr>
        <w:top w:val="none" w:sz="0" w:space="0" w:color="auto"/>
        <w:left w:val="none" w:sz="0" w:space="0" w:color="auto"/>
        <w:bottom w:val="none" w:sz="0" w:space="0" w:color="auto"/>
        <w:right w:val="none" w:sz="0" w:space="0" w:color="auto"/>
      </w:divBdr>
    </w:div>
    <w:div w:id="397172137">
      <w:bodyDiv w:val="1"/>
      <w:marLeft w:val="0"/>
      <w:marRight w:val="0"/>
      <w:marTop w:val="0"/>
      <w:marBottom w:val="0"/>
      <w:divBdr>
        <w:top w:val="none" w:sz="0" w:space="0" w:color="auto"/>
        <w:left w:val="none" w:sz="0" w:space="0" w:color="auto"/>
        <w:bottom w:val="none" w:sz="0" w:space="0" w:color="auto"/>
        <w:right w:val="none" w:sz="0" w:space="0" w:color="auto"/>
      </w:divBdr>
    </w:div>
    <w:div w:id="439373474">
      <w:bodyDiv w:val="1"/>
      <w:marLeft w:val="0"/>
      <w:marRight w:val="0"/>
      <w:marTop w:val="0"/>
      <w:marBottom w:val="0"/>
      <w:divBdr>
        <w:top w:val="none" w:sz="0" w:space="0" w:color="auto"/>
        <w:left w:val="none" w:sz="0" w:space="0" w:color="auto"/>
        <w:bottom w:val="none" w:sz="0" w:space="0" w:color="auto"/>
        <w:right w:val="none" w:sz="0" w:space="0" w:color="auto"/>
      </w:divBdr>
    </w:div>
    <w:div w:id="448940884">
      <w:bodyDiv w:val="1"/>
      <w:marLeft w:val="0"/>
      <w:marRight w:val="0"/>
      <w:marTop w:val="0"/>
      <w:marBottom w:val="0"/>
      <w:divBdr>
        <w:top w:val="none" w:sz="0" w:space="0" w:color="auto"/>
        <w:left w:val="none" w:sz="0" w:space="0" w:color="auto"/>
        <w:bottom w:val="none" w:sz="0" w:space="0" w:color="auto"/>
        <w:right w:val="none" w:sz="0" w:space="0" w:color="auto"/>
      </w:divBdr>
      <w:divsChild>
        <w:div w:id="555896738">
          <w:marLeft w:val="480"/>
          <w:marRight w:val="0"/>
          <w:marTop w:val="0"/>
          <w:marBottom w:val="0"/>
          <w:divBdr>
            <w:top w:val="none" w:sz="0" w:space="0" w:color="auto"/>
            <w:left w:val="none" w:sz="0" w:space="0" w:color="auto"/>
            <w:bottom w:val="none" w:sz="0" w:space="0" w:color="auto"/>
            <w:right w:val="none" w:sz="0" w:space="0" w:color="auto"/>
          </w:divBdr>
          <w:divsChild>
            <w:div w:id="119461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266232">
      <w:bodyDiv w:val="1"/>
      <w:marLeft w:val="0"/>
      <w:marRight w:val="0"/>
      <w:marTop w:val="0"/>
      <w:marBottom w:val="0"/>
      <w:divBdr>
        <w:top w:val="none" w:sz="0" w:space="0" w:color="auto"/>
        <w:left w:val="none" w:sz="0" w:space="0" w:color="auto"/>
        <w:bottom w:val="none" w:sz="0" w:space="0" w:color="auto"/>
        <w:right w:val="none" w:sz="0" w:space="0" w:color="auto"/>
      </w:divBdr>
    </w:div>
    <w:div w:id="473642539">
      <w:bodyDiv w:val="1"/>
      <w:marLeft w:val="0"/>
      <w:marRight w:val="0"/>
      <w:marTop w:val="0"/>
      <w:marBottom w:val="0"/>
      <w:divBdr>
        <w:top w:val="none" w:sz="0" w:space="0" w:color="auto"/>
        <w:left w:val="none" w:sz="0" w:space="0" w:color="auto"/>
        <w:bottom w:val="none" w:sz="0" w:space="0" w:color="auto"/>
        <w:right w:val="none" w:sz="0" w:space="0" w:color="auto"/>
      </w:divBdr>
      <w:divsChild>
        <w:div w:id="1656569374">
          <w:marLeft w:val="480"/>
          <w:marRight w:val="0"/>
          <w:marTop w:val="0"/>
          <w:marBottom w:val="0"/>
          <w:divBdr>
            <w:top w:val="none" w:sz="0" w:space="0" w:color="auto"/>
            <w:left w:val="none" w:sz="0" w:space="0" w:color="auto"/>
            <w:bottom w:val="none" w:sz="0" w:space="0" w:color="auto"/>
            <w:right w:val="none" w:sz="0" w:space="0" w:color="auto"/>
          </w:divBdr>
          <w:divsChild>
            <w:div w:id="14889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980113">
      <w:bodyDiv w:val="1"/>
      <w:marLeft w:val="0"/>
      <w:marRight w:val="0"/>
      <w:marTop w:val="0"/>
      <w:marBottom w:val="0"/>
      <w:divBdr>
        <w:top w:val="none" w:sz="0" w:space="0" w:color="auto"/>
        <w:left w:val="none" w:sz="0" w:space="0" w:color="auto"/>
        <w:bottom w:val="none" w:sz="0" w:space="0" w:color="auto"/>
        <w:right w:val="none" w:sz="0" w:space="0" w:color="auto"/>
      </w:divBdr>
    </w:div>
    <w:div w:id="551621817">
      <w:bodyDiv w:val="1"/>
      <w:marLeft w:val="0"/>
      <w:marRight w:val="0"/>
      <w:marTop w:val="0"/>
      <w:marBottom w:val="0"/>
      <w:divBdr>
        <w:top w:val="none" w:sz="0" w:space="0" w:color="auto"/>
        <w:left w:val="none" w:sz="0" w:space="0" w:color="auto"/>
        <w:bottom w:val="none" w:sz="0" w:space="0" w:color="auto"/>
        <w:right w:val="none" w:sz="0" w:space="0" w:color="auto"/>
      </w:divBdr>
    </w:div>
    <w:div w:id="563373571">
      <w:bodyDiv w:val="1"/>
      <w:marLeft w:val="0"/>
      <w:marRight w:val="0"/>
      <w:marTop w:val="0"/>
      <w:marBottom w:val="0"/>
      <w:divBdr>
        <w:top w:val="none" w:sz="0" w:space="0" w:color="auto"/>
        <w:left w:val="none" w:sz="0" w:space="0" w:color="auto"/>
        <w:bottom w:val="none" w:sz="0" w:space="0" w:color="auto"/>
        <w:right w:val="none" w:sz="0" w:space="0" w:color="auto"/>
      </w:divBdr>
    </w:div>
    <w:div w:id="564493036">
      <w:bodyDiv w:val="1"/>
      <w:marLeft w:val="0"/>
      <w:marRight w:val="0"/>
      <w:marTop w:val="0"/>
      <w:marBottom w:val="0"/>
      <w:divBdr>
        <w:top w:val="none" w:sz="0" w:space="0" w:color="auto"/>
        <w:left w:val="none" w:sz="0" w:space="0" w:color="auto"/>
        <w:bottom w:val="none" w:sz="0" w:space="0" w:color="auto"/>
        <w:right w:val="none" w:sz="0" w:space="0" w:color="auto"/>
      </w:divBdr>
    </w:div>
    <w:div w:id="606041182">
      <w:bodyDiv w:val="1"/>
      <w:marLeft w:val="0"/>
      <w:marRight w:val="0"/>
      <w:marTop w:val="0"/>
      <w:marBottom w:val="0"/>
      <w:divBdr>
        <w:top w:val="none" w:sz="0" w:space="0" w:color="auto"/>
        <w:left w:val="none" w:sz="0" w:space="0" w:color="auto"/>
        <w:bottom w:val="none" w:sz="0" w:space="0" w:color="auto"/>
        <w:right w:val="none" w:sz="0" w:space="0" w:color="auto"/>
      </w:divBdr>
      <w:divsChild>
        <w:div w:id="927347079">
          <w:marLeft w:val="480"/>
          <w:marRight w:val="0"/>
          <w:marTop w:val="0"/>
          <w:marBottom w:val="0"/>
          <w:divBdr>
            <w:top w:val="none" w:sz="0" w:space="0" w:color="auto"/>
            <w:left w:val="none" w:sz="0" w:space="0" w:color="auto"/>
            <w:bottom w:val="none" w:sz="0" w:space="0" w:color="auto"/>
            <w:right w:val="none" w:sz="0" w:space="0" w:color="auto"/>
          </w:divBdr>
          <w:divsChild>
            <w:div w:id="198758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04207">
      <w:bodyDiv w:val="1"/>
      <w:marLeft w:val="0"/>
      <w:marRight w:val="0"/>
      <w:marTop w:val="0"/>
      <w:marBottom w:val="0"/>
      <w:divBdr>
        <w:top w:val="none" w:sz="0" w:space="0" w:color="auto"/>
        <w:left w:val="none" w:sz="0" w:space="0" w:color="auto"/>
        <w:bottom w:val="none" w:sz="0" w:space="0" w:color="auto"/>
        <w:right w:val="none" w:sz="0" w:space="0" w:color="auto"/>
      </w:divBdr>
    </w:div>
    <w:div w:id="653527436">
      <w:bodyDiv w:val="1"/>
      <w:marLeft w:val="0"/>
      <w:marRight w:val="0"/>
      <w:marTop w:val="0"/>
      <w:marBottom w:val="0"/>
      <w:divBdr>
        <w:top w:val="none" w:sz="0" w:space="0" w:color="auto"/>
        <w:left w:val="none" w:sz="0" w:space="0" w:color="auto"/>
        <w:bottom w:val="none" w:sz="0" w:space="0" w:color="auto"/>
        <w:right w:val="none" w:sz="0" w:space="0" w:color="auto"/>
      </w:divBdr>
    </w:div>
    <w:div w:id="712073620">
      <w:bodyDiv w:val="1"/>
      <w:marLeft w:val="0"/>
      <w:marRight w:val="0"/>
      <w:marTop w:val="0"/>
      <w:marBottom w:val="0"/>
      <w:divBdr>
        <w:top w:val="none" w:sz="0" w:space="0" w:color="auto"/>
        <w:left w:val="none" w:sz="0" w:space="0" w:color="auto"/>
        <w:bottom w:val="none" w:sz="0" w:space="0" w:color="auto"/>
        <w:right w:val="none" w:sz="0" w:space="0" w:color="auto"/>
      </w:divBdr>
    </w:div>
    <w:div w:id="722682075">
      <w:bodyDiv w:val="1"/>
      <w:marLeft w:val="0"/>
      <w:marRight w:val="0"/>
      <w:marTop w:val="0"/>
      <w:marBottom w:val="0"/>
      <w:divBdr>
        <w:top w:val="none" w:sz="0" w:space="0" w:color="auto"/>
        <w:left w:val="none" w:sz="0" w:space="0" w:color="auto"/>
        <w:bottom w:val="none" w:sz="0" w:space="0" w:color="auto"/>
        <w:right w:val="none" w:sz="0" w:space="0" w:color="auto"/>
      </w:divBdr>
    </w:div>
    <w:div w:id="747045321">
      <w:bodyDiv w:val="1"/>
      <w:marLeft w:val="0"/>
      <w:marRight w:val="0"/>
      <w:marTop w:val="0"/>
      <w:marBottom w:val="0"/>
      <w:divBdr>
        <w:top w:val="none" w:sz="0" w:space="0" w:color="auto"/>
        <w:left w:val="none" w:sz="0" w:space="0" w:color="auto"/>
        <w:bottom w:val="none" w:sz="0" w:space="0" w:color="auto"/>
        <w:right w:val="none" w:sz="0" w:space="0" w:color="auto"/>
      </w:divBdr>
    </w:div>
    <w:div w:id="792820571">
      <w:bodyDiv w:val="1"/>
      <w:marLeft w:val="0"/>
      <w:marRight w:val="0"/>
      <w:marTop w:val="0"/>
      <w:marBottom w:val="0"/>
      <w:divBdr>
        <w:top w:val="none" w:sz="0" w:space="0" w:color="auto"/>
        <w:left w:val="none" w:sz="0" w:space="0" w:color="auto"/>
        <w:bottom w:val="none" w:sz="0" w:space="0" w:color="auto"/>
        <w:right w:val="none" w:sz="0" w:space="0" w:color="auto"/>
      </w:divBdr>
    </w:div>
    <w:div w:id="799418768">
      <w:bodyDiv w:val="1"/>
      <w:marLeft w:val="0"/>
      <w:marRight w:val="0"/>
      <w:marTop w:val="0"/>
      <w:marBottom w:val="0"/>
      <w:divBdr>
        <w:top w:val="none" w:sz="0" w:space="0" w:color="auto"/>
        <w:left w:val="none" w:sz="0" w:space="0" w:color="auto"/>
        <w:bottom w:val="none" w:sz="0" w:space="0" w:color="auto"/>
        <w:right w:val="none" w:sz="0" w:space="0" w:color="auto"/>
      </w:divBdr>
      <w:divsChild>
        <w:div w:id="566570479">
          <w:marLeft w:val="547"/>
          <w:marRight w:val="0"/>
          <w:marTop w:val="200"/>
          <w:marBottom w:val="0"/>
          <w:divBdr>
            <w:top w:val="none" w:sz="0" w:space="0" w:color="auto"/>
            <w:left w:val="none" w:sz="0" w:space="0" w:color="auto"/>
            <w:bottom w:val="none" w:sz="0" w:space="0" w:color="auto"/>
            <w:right w:val="none" w:sz="0" w:space="0" w:color="auto"/>
          </w:divBdr>
        </w:div>
        <w:div w:id="1550799889">
          <w:marLeft w:val="547"/>
          <w:marRight w:val="0"/>
          <w:marTop w:val="200"/>
          <w:marBottom w:val="0"/>
          <w:divBdr>
            <w:top w:val="none" w:sz="0" w:space="0" w:color="auto"/>
            <w:left w:val="none" w:sz="0" w:space="0" w:color="auto"/>
            <w:bottom w:val="none" w:sz="0" w:space="0" w:color="auto"/>
            <w:right w:val="none" w:sz="0" w:space="0" w:color="auto"/>
          </w:divBdr>
        </w:div>
        <w:div w:id="941649412">
          <w:marLeft w:val="547"/>
          <w:marRight w:val="0"/>
          <w:marTop w:val="200"/>
          <w:marBottom w:val="0"/>
          <w:divBdr>
            <w:top w:val="none" w:sz="0" w:space="0" w:color="auto"/>
            <w:left w:val="none" w:sz="0" w:space="0" w:color="auto"/>
            <w:bottom w:val="none" w:sz="0" w:space="0" w:color="auto"/>
            <w:right w:val="none" w:sz="0" w:space="0" w:color="auto"/>
          </w:divBdr>
        </w:div>
        <w:div w:id="159807874">
          <w:marLeft w:val="547"/>
          <w:marRight w:val="0"/>
          <w:marTop w:val="200"/>
          <w:marBottom w:val="0"/>
          <w:divBdr>
            <w:top w:val="none" w:sz="0" w:space="0" w:color="auto"/>
            <w:left w:val="none" w:sz="0" w:space="0" w:color="auto"/>
            <w:bottom w:val="none" w:sz="0" w:space="0" w:color="auto"/>
            <w:right w:val="none" w:sz="0" w:space="0" w:color="auto"/>
          </w:divBdr>
        </w:div>
      </w:divsChild>
    </w:div>
    <w:div w:id="803157197">
      <w:bodyDiv w:val="1"/>
      <w:marLeft w:val="0"/>
      <w:marRight w:val="0"/>
      <w:marTop w:val="0"/>
      <w:marBottom w:val="0"/>
      <w:divBdr>
        <w:top w:val="none" w:sz="0" w:space="0" w:color="auto"/>
        <w:left w:val="none" w:sz="0" w:space="0" w:color="auto"/>
        <w:bottom w:val="none" w:sz="0" w:space="0" w:color="auto"/>
        <w:right w:val="none" w:sz="0" w:space="0" w:color="auto"/>
      </w:divBdr>
      <w:divsChild>
        <w:div w:id="1914390944">
          <w:marLeft w:val="480"/>
          <w:marRight w:val="0"/>
          <w:marTop w:val="0"/>
          <w:marBottom w:val="0"/>
          <w:divBdr>
            <w:top w:val="none" w:sz="0" w:space="0" w:color="auto"/>
            <w:left w:val="none" w:sz="0" w:space="0" w:color="auto"/>
            <w:bottom w:val="none" w:sz="0" w:space="0" w:color="auto"/>
            <w:right w:val="none" w:sz="0" w:space="0" w:color="auto"/>
          </w:divBdr>
          <w:divsChild>
            <w:div w:id="63545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1318">
      <w:bodyDiv w:val="1"/>
      <w:marLeft w:val="0"/>
      <w:marRight w:val="0"/>
      <w:marTop w:val="0"/>
      <w:marBottom w:val="0"/>
      <w:divBdr>
        <w:top w:val="none" w:sz="0" w:space="0" w:color="auto"/>
        <w:left w:val="none" w:sz="0" w:space="0" w:color="auto"/>
        <w:bottom w:val="none" w:sz="0" w:space="0" w:color="auto"/>
        <w:right w:val="none" w:sz="0" w:space="0" w:color="auto"/>
      </w:divBdr>
    </w:div>
    <w:div w:id="845444575">
      <w:bodyDiv w:val="1"/>
      <w:marLeft w:val="0"/>
      <w:marRight w:val="0"/>
      <w:marTop w:val="0"/>
      <w:marBottom w:val="0"/>
      <w:divBdr>
        <w:top w:val="none" w:sz="0" w:space="0" w:color="auto"/>
        <w:left w:val="none" w:sz="0" w:space="0" w:color="auto"/>
        <w:bottom w:val="none" w:sz="0" w:space="0" w:color="auto"/>
        <w:right w:val="none" w:sz="0" w:space="0" w:color="auto"/>
      </w:divBdr>
      <w:divsChild>
        <w:div w:id="487938743">
          <w:marLeft w:val="480"/>
          <w:marRight w:val="0"/>
          <w:marTop w:val="0"/>
          <w:marBottom w:val="0"/>
          <w:divBdr>
            <w:top w:val="none" w:sz="0" w:space="0" w:color="auto"/>
            <w:left w:val="none" w:sz="0" w:space="0" w:color="auto"/>
            <w:bottom w:val="none" w:sz="0" w:space="0" w:color="auto"/>
            <w:right w:val="none" w:sz="0" w:space="0" w:color="auto"/>
          </w:divBdr>
          <w:divsChild>
            <w:div w:id="21110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8788">
      <w:bodyDiv w:val="1"/>
      <w:marLeft w:val="0"/>
      <w:marRight w:val="0"/>
      <w:marTop w:val="0"/>
      <w:marBottom w:val="0"/>
      <w:divBdr>
        <w:top w:val="none" w:sz="0" w:space="0" w:color="auto"/>
        <w:left w:val="none" w:sz="0" w:space="0" w:color="auto"/>
        <w:bottom w:val="none" w:sz="0" w:space="0" w:color="auto"/>
        <w:right w:val="none" w:sz="0" w:space="0" w:color="auto"/>
      </w:divBdr>
      <w:divsChild>
        <w:div w:id="357434363">
          <w:marLeft w:val="480"/>
          <w:marRight w:val="0"/>
          <w:marTop w:val="0"/>
          <w:marBottom w:val="0"/>
          <w:divBdr>
            <w:top w:val="none" w:sz="0" w:space="0" w:color="auto"/>
            <w:left w:val="none" w:sz="0" w:space="0" w:color="auto"/>
            <w:bottom w:val="none" w:sz="0" w:space="0" w:color="auto"/>
            <w:right w:val="none" w:sz="0" w:space="0" w:color="auto"/>
          </w:divBdr>
          <w:divsChild>
            <w:div w:id="1068069855">
              <w:marLeft w:val="0"/>
              <w:marRight w:val="0"/>
              <w:marTop w:val="0"/>
              <w:marBottom w:val="0"/>
              <w:divBdr>
                <w:top w:val="none" w:sz="0" w:space="0" w:color="auto"/>
                <w:left w:val="none" w:sz="0" w:space="0" w:color="auto"/>
                <w:bottom w:val="none" w:sz="0" w:space="0" w:color="auto"/>
                <w:right w:val="none" w:sz="0" w:space="0" w:color="auto"/>
              </w:divBdr>
            </w:div>
            <w:div w:id="1528448400">
              <w:marLeft w:val="0"/>
              <w:marRight w:val="0"/>
              <w:marTop w:val="0"/>
              <w:marBottom w:val="0"/>
              <w:divBdr>
                <w:top w:val="none" w:sz="0" w:space="0" w:color="auto"/>
                <w:left w:val="none" w:sz="0" w:space="0" w:color="auto"/>
                <w:bottom w:val="none" w:sz="0" w:space="0" w:color="auto"/>
                <w:right w:val="none" w:sz="0" w:space="0" w:color="auto"/>
              </w:divBdr>
            </w:div>
            <w:div w:id="888998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7815">
      <w:bodyDiv w:val="1"/>
      <w:marLeft w:val="0"/>
      <w:marRight w:val="0"/>
      <w:marTop w:val="0"/>
      <w:marBottom w:val="0"/>
      <w:divBdr>
        <w:top w:val="none" w:sz="0" w:space="0" w:color="auto"/>
        <w:left w:val="none" w:sz="0" w:space="0" w:color="auto"/>
        <w:bottom w:val="none" w:sz="0" w:space="0" w:color="auto"/>
        <w:right w:val="none" w:sz="0" w:space="0" w:color="auto"/>
      </w:divBdr>
      <w:divsChild>
        <w:div w:id="1327981435">
          <w:marLeft w:val="0"/>
          <w:marRight w:val="0"/>
          <w:marTop w:val="0"/>
          <w:marBottom w:val="0"/>
          <w:divBdr>
            <w:top w:val="none" w:sz="0" w:space="0" w:color="auto"/>
            <w:left w:val="none" w:sz="0" w:space="0" w:color="auto"/>
            <w:bottom w:val="none" w:sz="0" w:space="0" w:color="auto"/>
            <w:right w:val="none" w:sz="0" w:space="0" w:color="auto"/>
          </w:divBdr>
        </w:div>
        <w:div w:id="1441022632">
          <w:marLeft w:val="0"/>
          <w:marRight w:val="0"/>
          <w:marTop w:val="0"/>
          <w:marBottom w:val="0"/>
          <w:divBdr>
            <w:top w:val="none" w:sz="0" w:space="0" w:color="auto"/>
            <w:left w:val="none" w:sz="0" w:space="0" w:color="auto"/>
            <w:bottom w:val="none" w:sz="0" w:space="0" w:color="auto"/>
            <w:right w:val="none" w:sz="0" w:space="0" w:color="auto"/>
          </w:divBdr>
        </w:div>
        <w:div w:id="2112317488">
          <w:marLeft w:val="0"/>
          <w:marRight w:val="0"/>
          <w:marTop w:val="0"/>
          <w:marBottom w:val="0"/>
          <w:divBdr>
            <w:top w:val="none" w:sz="0" w:space="0" w:color="auto"/>
            <w:left w:val="none" w:sz="0" w:space="0" w:color="auto"/>
            <w:bottom w:val="none" w:sz="0" w:space="0" w:color="auto"/>
            <w:right w:val="none" w:sz="0" w:space="0" w:color="auto"/>
          </w:divBdr>
        </w:div>
      </w:divsChild>
    </w:div>
    <w:div w:id="866648633">
      <w:bodyDiv w:val="1"/>
      <w:marLeft w:val="0"/>
      <w:marRight w:val="0"/>
      <w:marTop w:val="0"/>
      <w:marBottom w:val="0"/>
      <w:divBdr>
        <w:top w:val="none" w:sz="0" w:space="0" w:color="auto"/>
        <w:left w:val="none" w:sz="0" w:space="0" w:color="auto"/>
        <w:bottom w:val="none" w:sz="0" w:space="0" w:color="auto"/>
        <w:right w:val="none" w:sz="0" w:space="0" w:color="auto"/>
      </w:divBdr>
    </w:div>
    <w:div w:id="899749774">
      <w:bodyDiv w:val="1"/>
      <w:marLeft w:val="0"/>
      <w:marRight w:val="0"/>
      <w:marTop w:val="0"/>
      <w:marBottom w:val="0"/>
      <w:divBdr>
        <w:top w:val="none" w:sz="0" w:space="0" w:color="auto"/>
        <w:left w:val="none" w:sz="0" w:space="0" w:color="auto"/>
        <w:bottom w:val="none" w:sz="0" w:space="0" w:color="auto"/>
        <w:right w:val="none" w:sz="0" w:space="0" w:color="auto"/>
      </w:divBdr>
    </w:div>
    <w:div w:id="904684104">
      <w:bodyDiv w:val="1"/>
      <w:marLeft w:val="0"/>
      <w:marRight w:val="0"/>
      <w:marTop w:val="0"/>
      <w:marBottom w:val="0"/>
      <w:divBdr>
        <w:top w:val="none" w:sz="0" w:space="0" w:color="auto"/>
        <w:left w:val="none" w:sz="0" w:space="0" w:color="auto"/>
        <w:bottom w:val="none" w:sz="0" w:space="0" w:color="auto"/>
        <w:right w:val="none" w:sz="0" w:space="0" w:color="auto"/>
      </w:divBdr>
    </w:div>
    <w:div w:id="940989067">
      <w:bodyDiv w:val="1"/>
      <w:marLeft w:val="0"/>
      <w:marRight w:val="0"/>
      <w:marTop w:val="0"/>
      <w:marBottom w:val="0"/>
      <w:divBdr>
        <w:top w:val="none" w:sz="0" w:space="0" w:color="auto"/>
        <w:left w:val="none" w:sz="0" w:space="0" w:color="auto"/>
        <w:bottom w:val="none" w:sz="0" w:space="0" w:color="auto"/>
        <w:right w:val="none" w:sz="0" w:space="0" w:color="auto"/>
      </w:divBdr>
    </w:div>
    <w:div w:id="942690404">
      <w:bodyDiv w:val="1"/>
      <w:marLeft w:val="0"/>
      <w:marRight w:val="0"/>
      <w:marTop w:val="0"/>
      <w:marBottom w:val="0"/>
      <w:divBdr>
        <w:top w:val="none" w:sz="0" w:space="0" w:color="auto"/>
        <w:left w:val="none" w:sz="0" w:space="0" w:color="auto"/>
        <w:bottom w:val="none" w:sz="0" w:space="0" w:color="auto"/>
        <w:right w:val="none" w:sz="0" w:space="0" w:color="auto"/>
      </w:divBdr>
    </w:div>
    <w:div w:id="962463940">
      <w:bodyDiv w:val="1"/>
      <w:marLeft w:val="0"/>
      <w:marRight w:val="0"/>
      <w:marTop w:val="0"/>
      <w:marBottom w:val="0"/>
      <w:divBdr>
        <w:top w:val="none" w:sz="0" w:space="0" w:color="auto"/>
        <w:left w:val="none" w:sz="0" w:space="0" w:color="auto"/>
        <w:bottom w:val="none" w:sz="0" w:space="0" w:color="auto"/>
        <w:right w:val="none" w:sz="0" w:space="0" w:color="auto"/>
      </w:divBdr>
    </w:div>
    <w:div w:id="1032461507">
      <w:bodyDiv w:val="1"/>
      <w:marLeft w:val="0"/>
      <w:marRight w:val="0"/>
      <w:marTop w:val="0"/>
      <w:marBottom w:val="0"/>
      <w:divBdr>
        <w:top w:val="none" w:sz="0" w:space="0" w:color="auto"/>
        <w:left w:val="none" w:sz="0" w:space="0" w:color="auto"/>
        <w:bottom w:val="none" w:sz="0" w:space="0" w:color="auto"/>
        <w:right w:val="none" w:sz="0" w:space="0" w:color="auto"/>
      </w:divBdr>
    </w:div>
    <w:div w:id="1039085102">
      <w:bodyDiv w:val="1"/>
      <w:marLeft w:val="0"/>
      <w:marRight w:val="0"/>
      <w:marTop w:val="0"/>
      <w:marBottom w:val="0"/>
      <w:divBdr>
        <w:top w:val="none" w:sz="0" w:space="0" w:color="auto"/>
        <w:left w:val="none" w:sz="0" w:space="0" w:color="auto"/>
        <w:bottom w:val="none" w:sz="0" w:space="0" w:color="auto"/>
        <w:right w:val="none" w:sz="0" w:space="0" w:color="auto"/>
      </w:divBdr>
      <w:divsChild>
        <w:div w:id="611936128">
          <w:marLeft w:val="480"/>
          <w:marRight w:val="0"/>
          <w:marTop w:val="0"/>
          <w:marBottom w:val="0"/>
          <w:divBdr>
            <w:top w:val="none" w:sz="0" w:space="0" w:color="auto"/>
            <w:left w:val="none" w:sz="0" w:space="0" w:color="auto"/>
            <w:bottom w:val="none" w:sz="0" w:space="0" w:color="auto"/>
            <w:right w:val="none" w:sz="0" w:space="0" w:color="auto"/>
          </w:divBdr>
          <w:divsChild>
            <w:div w:id="137022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63826">
      <w:bodyDiv w:val="1"/>
      <w:marLeft w:val="0"/>
      <w:marRight w:val="0"/>
      <w:marTop w:val="0"/>
      <w:marBottom w:val="0"/>
      <w:divBdr>
        <w:top w:val="none" w:sz="0" w:space="0" w:color="auto"/>
        <w:left w:val="none" w:sz="0" w:space="0" w:color="auto"/>
        <w:bottom w:val="none" w:sz="0" w:space="0" w:color="auto"/>
        <w:right w:val="none" w:sz="0" w:space="0" w:color="auto"/>
      </w:divBdr>
    </w:div>
    <w:div w:id="1129322930">
      <w:bodyDiv w:val="1"/>
      <w:marLeft w:val="0"/>
      <w:marRight w:val="0"/>
      <w:marTop w:val="0"/>
      <w:marBottom w:val="0"/>
      <w:divBdr>
        <w:top w:val="none" w:sz="0" w:space="0" w:color="auto"/>
        <w:left w:val="none" w:sz="0" w:space="0" w:color="auto"/>
        <w:bottom w:val="none" w:sz="0" w:space="0" w:color="auto"/>
        <w:right w:val="none" w:sz="0" w:space="0" w:color="auto"/>
      </w:divBdr>
      <w:divsChild>
        <w:div w:id="59980709">
          <w:marLeft w:val="360"/>
          <w:marRight w:val="0"/>
          <w:marTop w:val="200"/>
          <w:marBottom w:val="0"/>
          <w:divBdr>
            <w:top w:val="none" w:sz="0" w:space="0" w:color="auto"/>
            <w:left w:val="none" w:sz="0" w:space="0" w:color="auto"/>
            <w:bottom w:val="none" w:sz="0" w:space="0" w:color="auto"/>
            <w:right w:val="none" w:sz="0" w:space="0" w:color="auto"/>
          </w:divBdr>
        </w:div>
      </w:divsChild>
    </w:div>
    <w:div w:id="1159734768">
      <w:bodyDiv w:val="1"/>
      <w:marLeft w:val="0"/>
      <w:marRight w:val="0"/>
      <w:marTop w:val="0"/>
      <w:marBottom w:val="0"/>
      <w:divBdr>
        <w:top w:val="none" w:sz="0" w:space="0" w:color="auto"/>
        <w:left w:val="none" w:sz="0" w:space="0" w:color="auto"/>
        <w:bottom w:val="none" w:sz="0" w:space="0" w:color="auto"/>
        <w:right w:val="none" w:sz="0" w:space="0" w:color="auto"/>
      </w:divBdr>
    </w:div>
    <w:div w:id="1166048087">
      <w:bodyDiv w:val="1"/>
      <w:marLeft w:val="0"/>
      <w:marRight w:val="0"/>
      <w:marTop w:val="0"/>
      <w:marBottom w:val="0"/>
      <w:divBdr>
        <w:top w:val="none" w:sz="0" w:space="0" w:color="auto"/>
        <w:left w:val="none" w:sz="0" w:space="0" w:color="auto"/>
        <w:bottom w:val="none" w:sz="0" w:space="0" w:color="auto"/>
        <w:right w:val="none" w:sz="0" w:space="0" w:color="auto"/>
      </w:divBdr>
    </w:div>
    <w:div w:id="1173835995">
      <w:bodyDiv w:val="1"/>
      <w:marLeft w:val="0"/>
      <w:marRight w:val="0"/>
      <w:marTop w:val="0"/>
      <w:marBottom w:val="0"/>
      <w:divBdr>
        <w:top w:val="none" w:sz="0" w:space="0" w:color="auto"/>
        <w:left w:val="none" w:sz="0" w:space="0" w:color="auto"/>
        <w:bottom w:val="none" w:sz="0" w:space="0" w:color="auto"/>
        <w:right w:val="none" w:sz="0" w:space="0" w:color="auto"/>
      </w:divBdr>
    </w:div>
    <w:div w:id="1177958549">
      <w:bodyDiv w:val="1"/>
      <w:marLeft w:val="0"/>
      <w:marRight w:val="0"/>
      <w:marTop w:val="0"/>
      <w:marBottom w:val="0"/>
      <w:divBdr>
        <w:top w:val="none" w:sz="0" w:space="0" w:color="auto"/>
        <w:left w:val="none" w:sz="0" w:space="0" w:color="auto"/>
        <w:bottom w:val="none" w:sz="0" w:space="0" w:color="auto"/>
        <w:right w:val="none" w:sz="0" w:space="0" w:color="auto"/>
      </w:divBdr>
    </w:div>
    <w:div w:id="1266616087">
      <w:bodyDiv w:val="1"/>
      <w:marLeft w:val="0"/>
      <w:marRight w:val="0"/>
      <w:marTop w:val="0"/>
      <w:marBottom w:val="0"/>
      <w:divBdr>
        <w:top w:val="none" w:sz="0" w:space="0" w:color="auto"/>
        <w:left w:val="none" w:sz="0" w:space="0" w:color="auto"/>
        <w:bottom w:val="none" w:sz="0" w:space="0" w:color="auto"/>
        <w:right w:val="none" w:sz="0" w:space="0" w:color="auto"/>
      </w:divBdr>
    </w:div>
    <w:div w:id="1342782067">
      <w:bodyDiv w:val="1"/>
      <w:marLeft w:val="0"/>
      <w:marRight w:val="0"/>
      <w:marTop w:val="0"/>
      <w:marBottom w:val="0"/>
      <w:divBdr>
        <w:top w:val="none" w:sz="0" w:space="0" w:color="auto"/>
        <w:left w:val="none" w:sz="0" w:space="0" w:color="auto"/>
        <w:bottom w:val="none" w:sz="0" w:space="0" w:color="auto"/>
        <w:right w:val="none" w:sz="0" w:space="0" w:color="auto"/>
      </w:divBdr>
    </w:div>
    <w:div w:id="1367021289">
      <w:bodyDiv w:val="1"/>
      <w:marLeft w:val="0"/>
      <w:marRight w:val="0"/>
      <w:marTop w:val="0"/>
      <w:marBottom w:val="0"/>
      <w:divBdr>
        <w:top w:val="none" w:sz="0" w:space="0" w:color="auto"/>
        <w:left w:val="none" w:sz="0" w:space="0" w:color="auto"/>
        <w:bottom w:val="none" w:sz="0" w:space="0" w:color="auto"/>
        <w:right w:val="none" w:sz="0" w:space="0" w:color="auto"/>
      </w:divBdr>
    </w:div>
    <w:div w:id="1396195357">
      <w:bodyDiv w:val="1"/>
      <w:marLeft w:val="0"/>
      <w:marRight w:val="0"/>
      <w:marTop w:val="0"/>
      <w:marBottom w:val="0"/>
      <w:divBdr>
        <w:top w:val="none" w:sz="0" w:space="0" w:color="auto"/>
        <w:left w:val="none" w:sz="0" w:space="0" w:color="auto"/>
        <w:bottom w:val="none" w:sz="0" w:space="0" w:color="auto"/>
        <w:right w:val="none" w:sz="0" w:space="0" w:color="auto"/>
      </w:divBdr>
      <w:divsChild>
        <w:div w:id="282924916">
          <w:marLeft w:val="547"/>
          <w:marRight w:val="0"/>
          <w:marTop w:val="200"/>
          <w:marBottom w:val="0"/>
          <w:divBdr>
            <w:top w:val="none" w:sz="0" w:space="0" w:color="auto"/>
            <w:left w:val="none" w:sz="0" w:space="0" w:color="auto"/>
            <w:bottom w:val="none" w:sz="0" w:space="0" w:color="auto"/>
            <w:right w:val="none" w:sz="0" w:space="0" w:color="auto"/>
          </w:divBdr>
        </w:div>
        <w:div w:id="649597860">
          <w:marLeft w:val="547"/>
          <w:marRight w:val="0"/>
          <w:marTop w:val="200"/>
          <w:marBottom w:val="0"/>
          <w:divBdr>
            <w:top w:val="none" w:sz="0" w:space="0" w:color="auto"/>
            <w:left w:val="none" w:sz="0" w:space="0" w:color="auto"/>
            <w:bottom w:val="none" w:sz="0" w:space="0" w:color="auto"/>
            <w:right w:val="none" w:sz="0" w:space="0" w:color="auto"/>
          </w:divBdr>
        </w:div>
        <w:div w:id="618219283">
          <w:marLeft w:val="547"/>
          <w:marRight w:val="0"/>
          <w:marTop w:val="200"/>
          <w:marBottom w:val="0"/>
          <w:divBdr>
            <w:top w:val="none" w:sz="0" w:space="0" w:color="auto"/>
            <w:left w:val="none" w:sz="0" w:space="0" w:color="auto"/>
            <w:bottom w:val="none" w:sz="0" w:space="0" w:color="auto"/>
            <w:right w:val="none" w:sz="0" w:space="0" w:color="auto"/>
          </w:divBdr>
        </w:div>
        <w:div w:id="1473793364">
          <w:marLeft w:val="547"/>
          <w:marRight w:val="0"/>
          <w:marTop w:val="200"/>
          <w:marBottom w:val="0"/>
          <w:divBdr>
            <w:top w:val="none" w:sz="0" w:space="0" w:color="auto"/>
            <w:left w:val="none" w:sz="0" w:space="0" w:color="auto"/>
            <w:bottom w:val="none" w:sz="0" w:space="0" w:color="auto"/>
            <w:right w:val="none" w:sz="0" w:space="0" w:color="auto"/>
          </w:divBdr>
        </w:div>
        <w:div w:id="887179750">
          <w:marLeft w:val="547"/>
          <w:marRight w:val="0"/>
          <w:marTop w:val="200"/>
          <w:marBottom w:val="0"/>
          <w:divBdr>
            <w:top w:val="none" w:sz="0" w:space="0" w:color="auto"/>
            <w:left w:val="none" w:sz="0" w:space="0" w:color="auto"/>
            <w:bottom w:val="none" w:sz="0" w:space="0" w:color="auto"/>
            <w:right w:val="none" w:sz="0" w:space="0" w:color="auto"/>
          </w:divBdr>
        </w:div>
        <w:div w:id="1401755818">
          <w:marLeft w:val="547"/>
          <w:marRight w:val="0"/>
          <w:marTop w:val="200"/>
          <w:marBottom w:val="0"/>
          <w:divBdr>
            <w:top w:val="none" w:sz="0" w:space="0" w:color="auto"/>
            <w:left w:val="none" w:sz="0" w:space="0" w:color="auto"/>
            <w:bottom w:val="none" w:sz="0" w:space="0" w:color="auto"/>
            <w:right w:val="none" w:sz="0" w:space="0" w:color="auto"/>
          </w:divBdr>
        </w:div>
      </w:divsChild>
    </w:div>
    <w:div w:id="1401099889">
      <w:bodyDiv w:val="1"/>
      <w:marLeft w:val="0"/>
      <w:marRight w:val="0"/>
      <w:marTop w:val="0"/>
      <w:marBottom w:val="0"/>
      <w:divBdr>
        <w:top w:val="none" w:sz="0" w:space="0" w:color="auto"/>
        <w:left w:val="none" w:sz="0" w:space="0" w:color="auto"/>
        <w:bottom w:val="none" w:sz="0" w:space="0" w:color="auto"/>
        <w:right w:val="none" w:sz="0" w:space="0" w:color="auto"/>
      </w:divBdr>
    </w:div>
    <w:div w:id="1435636875">
      <w:bodyDiv w:val="1"/>
      <w:marLeft w:val="0"/>
      <w:marRight w:val="0"/>
      <w:marTop w:val="0"/>
      <w:marBottom w:val="0"/>
      <w:divBdr>
        <w:top w:val="none" w:sz="0" w:space="0" w:color="auto"/>
        <w:left w:val="none" w:sz="0" w:space="0" w:color="auto"/>
        <w:bottom w:val="none" w:sz="0" w:space="0" w:color="auto"/>
        <w:right w:val="none" w:sz="0" w:space="0" w:color="auto"/>
      </w:divBdr>
      <w:divsChild>
        <w:div w:id="82844576">
          <w:marLeft w:val="0"/>
          <w:marRight w:val="0"/>
          <w:marTop w:val="0"/>
          <w:marBottom w:val="0"/>
          <w:divBdr>
            <w:top w:val="none" w:sz="0" w:space="0" w:color="auto"/>
            <w:left w:val="none" w:sz="0" w:space="0" w:color="auto"/>
            <w:bottom w:val="none" w:sz="0" w:space="0" w:color="auto"/>
            <w:right w:val="none" w:sz="0" w:space="0" w:color="auto"/>
          </w:divBdr>
        </w:div>
        <w:div w:id="714886349">
          <w:marLeft w:val="0"/>
          <w:marRight w:val="0"/>
          <w:marTop w:val="0"/>
          <w:marBottom w:val="0"/>
          <w:divBdr>
            <w:top w:val="none" w:sz="0" w:space="0" w:color="auto"/>
            <w:left w:val="none" w:sz="0" w:space="0" w:color="auto"/>
            <w:bottom w:val="none" w:sz="0" w:space="0" w:color="auto"/>
            <w:right w:val="none" w:sz="0" w:space="0" w:color="auto"/>
          </w:divBdr>
        </w:div>
      </w:divsChild>
    </w:div>
    <w:div w:id="1477722628">
      <w:bodyDiv w:val="1"/>
      <w:marLeft w:val="0"/>
      <w:marRight w:val="0"/>
      <w:marTop w:val="0"/>
      <w:marBottom w:val="0"/>
      <w:divBdr>
        <w:top w:val="none" w:sz="0" w:space="0" w:color="auto"/>
        <w:left w:val="none" w:sz="0" w:space="0" w:color="auto"/>
        <w:bottom w:val="none" w:sz="0" w:space="0" w:color="auto"/>
        <w:right w:val="none" w:sz="0" w:space="0" w:color="auto"/>
      </w:divBdr>
    </w:div>
    <w:div w:id="1556090483">
      <w:bodyDiv w:val="1"/>
      <w:marLeft w:val="0"/>
      <w:marRight w:val="0"/>
      <w:marTop w:val="0"/>
      <w:marBottom w:val="0"/>
      <w:divBdr>
        <w:top w:val="none" w:sz="0" w:space="0" w:color="auto"/>
        <w:left w:val="none" w:sz="0" w:space="0" w:color="auto"/>
        <w:bottom w:val="none" w:sz="0" w:space="0" w:color="auto"/>
        <w:right w:val="none" w:sz="0" w:space="0" w:color="auto"/>
      </w:divBdr>
    </w:div>
    <w:div w:id="1556695089">
      <w:bodyDiv w:val="1"/>
      <w:marLeft w:val="0"/>
      <w:marRight w:val="0"/>
      <w:marTop w:val="0"/>
      <w:marBottom w:val="0"/>
      <w:divBdr>
        <w:top w:val="none" w:sz="0" w:space="0" w:color="auto"/>
        <w:left w:val="none" w:sz="0" w:space="0" w:color="auto"/>
        <w:bottom w:val="none" w:sz="0" w:space="0" w:color="auto"/>
        <w:right w:val="none" w:sz="0" w:space="0" w:color="auto"/>
      </w:divBdr>
    </w:div>
    <w:div w:id="1566720521">
      <w:bodyDiv w:val="1"/>
      <w:marLeft w:val="0"/>
      <w:marRight w:val="0"/>
      <w:marTop w:val="0"/>
      <w:marBottom w:val="0"/>
      <w:divBdr>
        <w:top w:val="none" w:sz="0" w:space="0" w:color="auto"/>
        <w:left w:val="none" w:sz="0" w:space="0" w:color="auto"/>
        <w:bottom w:val="none" w:sz="0" w:space="0" w:color="auto"/>
        <w:right w:val="none" w:sz="0" w:space="0" w:color="auto"/>
      </w:divBdr>
    </w:div>
    <w:div w:id="1612201115">
      <w:bodyDiv w:val="1"/>
      <w:marLeft w:val="0"/>
      <w:marRight w:val="0"/>
      <w:marTop w:val="0"/>
      <w:marBottom w:val="0"/>
      <w:divBdr>
        <w:top w:val="none" w:sz="0" w:space="0" w:color="auto"/>
        <w:left w:val="none" w:sz="0" w:space="0" w:color="auto"/>
        <w:bottom w:val="none" w:sz="0" w:space="0" w:color="auto"/>
        <w:right w:val="none" w:sz="0" w:space="0" w:color="auto"/>
      </w:divBdr>
      <w:divsChild>
        <w:div w:id="926615765">
          <w:marLeft w:val="480"/>
          <w:marRight w:val="0"/>
          <w:marTop w:val="0"/>
          <w:marBottom w:val="0"/>
          <w:divBdr>
            <w:top w:val="none" w:sz="0" w:space="0" w:color="auto"/>
            <w:left w:val="none" w:sz="0" w:space="0" w:color="auto"/>
            <w:bottom w:val="none" w:sz="0" w:space="0" w:color="auto"/>
            <w:right w:val="none" w:sz="0" w:space="0" w:color="auto"/>
          </w:divBdr>
          <w:divsChild>
            <w:div w:id="72718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560949">
      <w:bodyDiv w:val="1"/>
      <w:marLeft w:val="0"/>
      <w:marRight w:val="0"/>
      <w:marTop w:val="0"/>
      <w:marBottom w:val="0"/>
      <w:divBdr>
        <w:top w:val="none" w:sz="0" w:space="0" w:color="auto"/>
        <w:left w:val="none" w:sz="0" w:space="0" w:color="auto"/>
        <w:bottom w:val="none" w:sz="0" w:space="0" w:color="auto"/>
        <w:right w:val="none" w:sz="0" w:space="0" w:color="auto"/>
      </w:divBdr>
      <w:divsChild>
        <w:div w:id="783354570">
          <w:marLeft w:val="360"/>
          <w:marRight w:val="0"/>
          <w:marTop w:val="200"/>
          <w:marBottom w:val="0"/>
          <w:divBdr>
            <w:top w:val="none" w:sz="0" w:space="0" w:color="auto"/>
            <w:left w:val="none" w:sz="0" w:space="0" w:color="auto"/>
            <w:bottom w:val="none" w:sz="0" w:space="0" w:color="auto"/>
            <w:right w:val="none" w:sz="0" w:space="0" w:color="auto"/>
          </w:divBdr>
        </w:div>
      </w:divsChild>
    </w:div>
    <w:div w:id="1714112405">
      <w:bodyDiv w:val="1"/>
      <w:marLeft w:val="0"/>
      <w:marRight w:val="0"/>
      <w:marTop w:val="0"/>
      <w:marBottom w:val="0"/>
      <w:divBdr>
        <w:top w:val="none" w:sz="0" w:space="0" w:color="auto"/>
        <w:left w:val="none" w:sz="0" w:space="0" w:color="auto"/>
        <w:bottom w:val="none" w:sz="0" w:space="0" w:color="auto"/>
        <w:right w:val="none" w:sz="0" w:space="0" w:color="auto"/>
      </w:divBdr>
      <w:divsChild>
        <w:div w:id="2123304904">
          <w:marLeft w:val="480"/>
          <w:marRight w:val="0"/>
          <w:marTop w:val="0"/>
          <w:marBottom w:val="0"/>
          <w:divBdr>
            <w:top w:val="none" w:sz="0" w:space="0" w:color="auto"/>
            <w:left w:val="none" w:sz="0" w:space="0" w:color="auto"/>
            <w:bottom w:val="none" w:sz="0" w:space="0" w:color="auto"/>
            <w:right w:val="none" w:sz="0" w:space="0" w:color="auto"/>
          </w:divBdr>
          <w:divsChild>
            <w:div w:id="8085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607690">
      <w:bodyDiv w:val="1"/>
      <w:marLeft w:val="0"/>
      <w:marRight w:val="0"/>
      <w:marTop w:val="0"/>
      <w:marBottom w:val="0"/>
      <w:divBdr>
        <w:top w:val="none" w:sz="0" w:space="0" w:color="auto"/>
        <w:left w:val="none" w:sz="0" w:space="0" w:color="auto"/>
        <w:bottom w:val="none" w:sz="0" w:space="0" w:color="auto"/>
        <w:right w:val="none" w:sz="0" w:space="0" w:color="auto"/>
      </w:divBdr>
    </w:div>
    <w:div w:id="1752583272">
      <w:bodyDiv w:val="1"/>
      <w:marLeft w:val="0"/>
      <w:marRight w:val="0"/>
      <w:marTop w:val="0"/>
      <w:marBottom w:val="0"/>
      <w:divBdr>
        <w:top w:val="none" w:sz="0" w:space="0" w:color="auto"/>
        <w:left w:val="none" w:sz="0" w:space="0" w:color="auto"/>
        <w:bottom w:val="none" w:sz="0" w:space="0" w:color="auto"/>
        <w:right w:val="none" w:sz="0" w:space="0" w:color="auto"/>
      </w:divBdr>
    </w:div>
    <w:div w:id="1774209594">
      <w:bodyDiv w:val="1"/>
      <w:marLeft w:val="0"/>
      <w:marRight w:val="0"/>
      <w:marTop w:val="0"/>
      <w:marBottom w:val="0"/>
      <w:divBdr>
        <w:top w:val="none" w:sz="0" w:space="0" w:color="auto"/>
        <w:left w:val="none" w:sz="0" w:space="0" w:color="auto"/>
        <w:bottom w:val="none" w:sz="0" w:space="0" w:color="auto"/>
        <w:right w:val="none" w:sz="0" w:space="0" w:color="auto"/>
      </w:divBdr>
    </w:div>
    <w:div w:id="1788700981">
      <w:bodyDiv w:val="1"/>
      <w:marLeft w:val="0"/>
      <w:marRight w:val="0"/>
      <w:marTop w:val="0"/>
      <w:marBottom w:val="0"/>
      <w:divBdr>
        <w:top w:val="none" w:sz="0" w:space="0" w:color="auto"/>
        <w:left w:val="none" w:sz="0" w:space="0" w:color="auto"/>
        <w:bottom w:val="none" w:sz="0" w:space="0" w:color="auto"/>
        <w:right w:val="none" w:sz="0" w:space="0" w:color="auto"/>
      </w:divBdr>
    </w:div>
    <w:div w:id="1794592752">
      <w:bodyDiv w:val="1"/>
      <w:marLeft w:val="0"/>
      <w:marRight w:val="0"/>
      <w:marTop w:val="0"/>
      <w:marBottom w:val="0"/>
      <w:divBdr>
        <w:top w:val="none" w:sz="0" w:space="0" w:color="auto"/>
        <w:left w:val="none" w:sz="0" w:space="0" w:color="auto"/>
        <w:bottom w:val="none" w:sz="0" w:space="0" w:color="auto"/>
        <w:right w:val="none" w:sz="0" w:space="0" w:color="auto"/>
      </w:divBdr>
      <w:divsChild>
        <w:div w:id="2093811175">
          <w:marLeft w:val="480"/>
          <w:marRight w:val="0"/>
          <w:marTop w:val="0"/>
          <w:marBottom w:val="0"/>
          <w:divBdr>
            <w:top w:val="none" w:sz="0" w:space="0" w:color="auto"/>
            <w:left w:val="none" w:sz="0" w:space="0" w:color="auto"/>
            <w:bottom w:val="none" w:sz="0" w:space="0" w:color="auto"/>
            <w:right w:val="none" w:sz="0" w:space="0" w:color="auto"/>
          </w:divBdr>
          <w:divsChild>
            <w:div w:id="91586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7022">
      <w:bodyDiv w:val="1"/>
      <w:marLeft w:val="0"/>
      <w:marRight w:val="0"/>
      <w:marTop w:val="0"/>
      <w:marBottom w:val="0"/>
      <w:divBdr>
        <w:top w:val="none" w:sz="0" w:space="0" w:color="auto"/>
        <w:left w:val="none" w:sz="0" w:space="0" w:color="auto"/>
        <w:bottom w:val="none" w:sz="0" w:space="0" w:color="auto"/>
        <w:right w:val="none" w:sz="0" w:space="0" w:color="auto"/>
      </w:divBdr>
    </w:div>
    <w:div w:id="1905213728">
      <w:bodyDiv w:val="1"/>
      <w:marLeft w:val="0"/>
      <w:marRight w:val="0"/>
      <w:marTop w:val="0"/>
      <w:marBottom w:val="0"/>
      <w:divBdr>
        <w:top w:val="none" w:sz="0" w:space="0" w:color="auto"/>
        <w:left w:val="none" w:sz="0" w:space="0" w:color="auto"/>
        <w:bottom w:val="none" w:sz="0" w:space="0" w:color="auto"/>
        <w:right w:val="none" w:sz="0" w:space="0" w:color="auto"/>
      </w:divBdr>
    </w:div>
    <w:div w:id="1910194413">
      <w:bodyDiv w:val="1"/>
      <w:marLeft w:val="0"/>
      <w:marRight w:val="0"/>
      <w:marTop w:val="0"/>
      <w:marBottom w:val="0"/>
      <w:divBdr>
        <w:top w:val="none" w:sz="0" w:space="0" w:color="auto"/>
        <w:left w:val="none" w:sz="0" w:space="0" w:color="auto"/>
        <w:bottom w:val="none" w:sz="0" w:space="0" w:color="auto"/>
        <w:right w:val="none" w:sz="0" w:space="0" w:color="auto"/>
      </w:divBdr>
      <w:divsChild>
        <w:div w:id="1440754427">
          <w:marLeft w:val="480"/>
          <w:marRight w:val="0"/>
          <w:marTop w:val="0"/>
          <w:marBottom w:val="0"/>
          <w:divBdr>
            <w:top w:val="none" w:sz="0" w:space="0" w:color="auto"/>
            <w:left w:val="none" w:sz="0" w:space="0" w:color="auto"/>
            <w:bottom w:val="none" w:sz="0" w:space="0" w:color="auto"/>
            <w:right w:val="none" w:sz="0" w:space="0" w:color="auto"/>
          </w:divBdr>
          <w:divsChild>
            <w:div w:id="212765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269923">
      <w:bodyDiv w:val="1"/>
      <w:marLeft w:val="0"/>
      <w:marRight w:val="0"/>
      <w:marTop w:val="0"/>
      <w:marBottom w:val="0"/>
      <w:divBdr>
        <w:top w:val="none" w:sz="0" w:space="0" w:color="auto"/>
        <w:left w:val="none" w:sz="0" w:space="0" w:color="auto"/>
        <w:bottom w:val="none" w:sz="0" w:space="0" w:color="auto"/>
        <w:right w:val="none" w:sz="0" w:space="0" w:color="auto"/>
      </w:divBdr>
    </w:div>
    <w:div w:id="1978562949">
      <w:bodyDiv w:val="1"/>
      <w:marLeft w:val="0"/>
      <w:marRight w:val="0"/>
      <w:marTop w:val="0"/>
      <w:marBottom w:val="0"/>
      <w:divBdr>
        <w:top w:val="none" w:sz="0" w:space="0" w:color="auto"/>
        <w:left w:val="none" w:sz="0" w:space="0" w:color="auto"/>
        <w:bottom w:val="none" w:sz="0" w:space="0" w:color="auto"/>
        <w:right w:val="none" w:sz="0" w:space="0" w:color="auto"/>
      </w:divBdr>
    </w:div>
    <w:div w:id="2033265529">
      <w:bodyDiv w:val="1"/>
      <w:marLeft w:val="0"/>
      <w:marRight w:val="0"/>
      <w:marTop w:val="0"/>
      <w:marBottom w:val="0"/>
      <w:divBdr>
        <w:top w:val="none" w:sz="0" w:space="0" w:color="auto"/>
        <w:left w:val="none" w:sz="0" w:space="0" w:color="auto"/>
        <w:bottom w:val="none" w:sz="0" w:space="0" w:color="auto"/>
        <w:right w:val="none" w:sz="0" w:space="0" w:color="auto"/>
      </w:divBdr>
    </w:div>
    <w:div w:id="2033726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33"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4.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Cru14</b:Tag>
    <b:SourceType>Report</b:SourceType>
    <b:Guid>{59176B6E-6117-460C-9F92-C084687F6EB4}</b:Guid>
    <b:Author>
      <b:Author>
        <b:NameList>
          <b:Person>
            <b:Last>Cruz</b:Last>
            <b:First>Erick</b:First>
            <b:Middle>Orlando Matla</b:Middle>
          </b:Person>
        </b:NameList>
      </b:Author>
    </b:Author>
    <b:Title>Desarrollo de software guiado por la norma ISO/IEC 29110 y Scrum: SIDEP V.2.0</b:Title>
    <b:Year>2014</b:Year>
    <b:City>Ciudad de México</b:City>
    <b:RefOrder>2</b:RefOrder>
  </b:Source>
  <b:Source>
    <b:Tag>ISO11</b:Tag>
    <b:SourceType>Report</b:SourceType>
    <b:Guid>{12888A45-99B7-4409-982F-881F0F40C173}</b:Guid>
    <b:Title>Software engineering - Lifecycle profiles for Very Small Entities (VSEs) Part 5-1-2: Management and engineering guide: Generic profile group: Basic profile</b:Title>
    <b:Year>2011</b:Year>
    <b:City>Suiza</b:City>
    <b:Author>
      <b:Author>
        <b:Corporate>ISO/IEC</b:Corporate>
      </b:Author>
    </b:Author>
    <b:Pages>4</b:Pages>
    <b:BookTitle>ISO/IEC TR 29110-5-1-2 Technical Report</b:BookTitle>
    <b:RefOrder>1</b:RefOrder>
  </b:Source>
</b:Sources>
</file>

<file path=customXml/itemProps1.xml><?xml version="1.0" encoding="utf-8"?>
<ds:datastoreItem xmlns:ds="http://schemas.openxmlformats.org/officeDocument/2006/customXml" ds:itemID="{2D2BAE37-00A5-4E46-9BA4-0333AE02C8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116</Pages>
  <Words>34315</Words>
  <Characters>188737</Characters>
  <Application>Microsoft Office Word</Application>
  <DocSecurity>0</DocSecurity>
  <Lines>1572</Lines>
  <Paragraphs>445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222607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Aarón Grajales Gómez</dc:creator>
  <cp:keywords/>
  <dc:description/>
  <cp:lastModifiedBy>Aarón Grajales Gómez</cp:lastModifiedBy>
  <cp:revision>26</cp:revision>
  <cp:lastPrinted>2019-06-02T21:58:00Z</cp:lastPrinted>
  <dcterms:created xsi:type="dcterms:W3CDTF">2020-07-30T22:33:00Z</dcterms:created>
  <dcterms:modified xsi:type="dcterms:W3CDTF">2020-07-30T23:09:00Z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zotero-version="5.0.88"&gt;&lt;session id="SYy5CW85"/&gt;&lt;style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