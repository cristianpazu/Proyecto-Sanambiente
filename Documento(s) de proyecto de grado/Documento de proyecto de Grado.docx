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05D91">
      <w:pPr>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05D91">
      <w:pPr>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C05D91">
      <w:pPr>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3D4DCE">
          <w:pPr>
            <w:jc w:val="center"/>
            <w:rPr>
              <w:rFonts w:cs="Times New Roman"/>
              <w:b/>
            </w:rPr>
          </w:pPr>
          <w:r>
            <w:rPr>
              <w:rFonts w:cs="Times New Roman"/>
              <w:b/>
            </w:rPr>
            <w:t>Tabla de contenido</w:t>
          </w:r>
        </w:p>
        <w:p w14:paraId="1F16A4D1" w14:textId="5706C489" w:rsidR="003D4DCE" w:rsidRDefault="00E17CC1" w:rsidP="003D4DCE">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7018691" w:history="1">
            <w:r w:rsidR="003D4DCE" w:rsidRPr="003D175B">
              <w:rPr>
                <w:rStyle w:val="Hipervnculo"/>
                <w:noProof/>
              </w:rPr>
              <w:t>Introducción</w:t>
            </w:r>
            <w:r w:rsidR="003D4DCE">
              <w:rPr>
                <w:noProof/>
                <w:webHidden/>
              </w:rPr>
              <w:tab/>
            </w:r>
            <w:r w:rsidR="003D4DCE">
              <w:rPr>
                <w:noProof/>
                <w:webHidden/>
              </w:rPr>
              <w:fldChar w:fldCharType="begin"/>
            </w:r>
            <w:r w:rsidR="003D4DCE">
              <w:rPr>
                <w:noProof/>
                <w:webHidden/>
              </w:rPr>
              <w:instrText xml:space="preserve"> PAGEREF _Toc47018691 \h </w:instrText>
            </w:r>
            <w:r w:rsidR="003D4DCE">
              <w:rPr>
                <w:noProof/>
                <w:webHidden/>
              </w:rPr>
            </w:r>
            <w:r w:rsidR="003D4DCE">
              <w:rPr>
                <w:noProof/>
                <w:webHidden/>
              </w:rPr>
              <w:fldChar w:fldCharType="separate"/>
            </w:r>
            <w:r w:rsidR="003D4DCE">
              <w:rPr>
                <w:noProof/>
                <w:webHidden/>
              </w:rPr>
              <w:t>1</w:t>
            </w:r>
            <w:r w:rsidR="003D4DCE">
              <w:rPr>
                <w:noProof/>
                <w:webHidden/>
              </w:rPr>
              <w:fldChar w:fldCharType="end"/>
            </w:r>
          </w:hyperlink>
        </w:p>
        <w:p w14:paraId="42BD9D26" w14:textId="0CF42C9B" w:rsidR="003D4DCE" w:rsidRDefault="00513D62" w:rsidP="003D4DCE">
          <w:pPr>
            <w:pStyle w:val="TDC1"/>
            <w:spacing w:line="480" w:lineRule="auto"/>
            <w:rPr>
              <w:rFonts w:asciiTheme="minorHAnsi" w:eastAsiaTheme="minorEastAsia" w:hAnsiTheme="minorHAnsi"/>
              <w:noProof/>
              <w:sz w:val="22"/>
              <w:lang w:eastAsia="es-CO"/>
            </w:rPr>
          </w:pPr>
          <w:hyperlink w:anchor="_Toc47018692" w:history="1">
            <w:r w:rsidR="003D4DCE" w:rsidRPr="003D175B">
              <w:rPr>
                <w:rStyle w:val="Hipervnculo"/>
                <w:noProof/>
              </w:rPr>
              <w:t>1. Planteamiento del problema</w:t>
            </w:r>
            <w:r w:rsidR="003D4DCE">
              <w:rPr>
                <w:noProof/>
                <w:webHidden/>
              </w:rPr>
              <w:tab/>
            </w:r>
            <w:r w:rsidR="003D4DCE">
              <w:rPr>
                <w:noProof/>
                <w:webHidden/>
              </w:rPr>
              <w:fldChar w:fldCharType="begin"/>
            </w:r>
            <w:r w:rsidR="003D4DCE">
              <w:rPr>
                <w:noProof/>
                <w:webHidden/>
              </w:rPr>
              <w:instrText xml:space="preserve"> PAGEREF _Toc47018692 \h </w:instrText>
            </w:r>
            <w:r w:rsidR="003D4DCE">
              <w:rPr>
                <w:noProof/>
                <w:webHidden/>
              </w:rPr>
            </w:r>
            <w:r w:rsidR="003D4DCE">
              <w:rPr>
                <w:noProof/>
                <w:webHidden/>
              </w:rPr>
              <w:fldChar w:fldCharType="separate"/>
            </w:r>
            <w:r w:rsidR="003D4DCE">
              <w:rPr>
                <w:noProof/>
                <w:webHidden/>
              </w:rPr>
              <w:t>5</w:t>
            </w:r>
            <w:r w:rsidR="003D4DCE">
              <w:rPr>
                <w:noProof/>
                <w:webHidden/>
              </w:rPr>
              <w:fldChar w:fldCharType="end"/>
            </w:r>
          </w:hyperlink>
        </w:p>
        <w:p w14:paraId="7F428F9F" w14:textId="5F4ECD3B" w:rsidR="003D4DCE" w:rsidRDefault="00513D62" w:rsidP="003D4DCE">
          <w:pPr>
            <w:pStyle w:val="TDC1"/>
            <w:spacing w:line="480" w:lineRule="auto"/>
            <w:rPr>
              <w:rFonts w:asciiTheme="minorHAnsi" w:eastAsiaTheme="minorEastAsia" w:hAnsiTheme="minorHAnsi"/>
              <w:noProof/>
              <w:sz w:val="22"/>
              <w:lang w:eastAsia="es-CO"/>
            </w:rPr>
          </w:pPr>
          <w:hyperlink w:anchor="_Toc47018693" w:history="1">
            <w:r w:rsidR="003D4DCE" w:rsidRPr="003D175B">
              <w:rPr>
                <w:rStyle w:val="Hipervnculo"/>
                <w:noProof/>
              </w:rPr>
              <w:t>2. Problema de investigación</w:t>
            </w:r>
            <w:r w:rsidR="003D4DCE">
              <w:rPr>
                <w:noProof/>
                <w:webHidden/>
              </w:rPr>
              <w:tab/>
            </w:r>
            <w:r w:rsidR="003D4DCE">
              <w:rPr>
                <w:noProof/>
                <w:webHidden/>
              </w:rPr>
              <w:fldChar w:fldCharType="begin"/>
            </w:r>
            <w:r w:rsidR="003D4DCE">
              <w:rPr>
                <w:noProof/>
                <w:webHidden/>
              </w:rPr>
              <w:instrText xml:space="preserve"> PAGEREF _Toc47018693 \h </w:instrText>
            </w:r>
            <w:r w:rsidR="003D4DCE">
              <w:rPr>
                <w:noProof/>
                <w:webHidden/>
              </w:rPr>
            </w:r>
            <w:r w:rsidR="003D4DCE">
              <w:rPr>
                <w:noProof/>
                <w:webHidden/>
              </w:rPr>
              <w:fldChar w:fldCharType="separate"/>
            </w:r>
            <w:r w:rsidR="003D4DCE">
              <w:rPr>
                <w:noProof/>
                <w:webHidden/>
              </w:rPr>
              <w:t>8</w:t>
            </w:r>
            <w:r w:rsidR="003D4DCE">
              <w:rPr>
                <w:noProof/>
                <w:webHidden/>
              </w:rPr>
              <w:fldChar w:fldCharType="end"/>
            </w:r>
          </w:hyperlink>
        </w:p>
        <w:p w14:paraId="378CB847" w14:textId="5D7BA38C"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694" w:history="1">
            <w:r w:rsidR="003D4DCE" w:rsidRPr="003D175B">
              <w:rPr>
                <w:rStyle w:val="Hipervnculo"/>
                <w:noProof/>
              </w:rPr>
              <w:t>2.1 Formulación del problema</w:t>
            </w:r>
            <w:r w:rsidR="003D4DCE">
              <w:rPr>
                <w:noProof/>
                <w:webHidden/>
              </w:rPr>
              <w:tab/>
            </w:r>
            <w:r w:rsidR="003D4DCE">
              <w:rPr>
                <w:noProof/>
                <w:webHidden/>
              </w:rPr>
              <w:fldChar w:fldCharType="begin"/>
            </w:r>
            <w:r w:rsidR="003D4DCE">
              <w:rPr>
                <w:noProof/>
                <w:webHidden/>
              </w:rPr>
              <w:instrText xml:space="preserve"> PAGEREF _Toc47018694 \h </w:instrText>
            </w:r>
            <w:r w:rsidR="003D4DCE">
              <w:rPr>
                <w:noProof/>
                <w:webHidden/>
              </w:rPr>
            </w:r>
            <w:r w:rsidR="003D4DCE">
              <w:rPr>
                <w:noProof/>
                <w:webHidden/>
              </w:rPr>
              <w:fldChar w:fldCharType="separate"/>
            </w:r>
            <w:r w:rsidR="003D4DCE">
              <w:rPr>
                <w:noProof/>
                <w:webHidden/>
              </w:rPr>
              <w:t>8</w:t>
            </w:r>
            <w:r w:rsidR="003D4DCE">
              <w:rPr>
                <w:noProof/>
                <w:webHidden/>
              </w:rPr>
              <w:fldChar w:fldCharType="end"/>
            </w:r>
          </w:hyperlink>
        </w:p>
        <w:p w14:paraId="2C865CD4" w14:textId="73C08BC8"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695" w:history="1">
            <w:r w:rsidR="003D4DCE" w:rsidRPr="003D175B">
              <w:rPr>
                <w:rStyle w:val="Hipervnculo"/>
                <w:noProof/>
              </w:rPr>
              <w:t>2.2 Sistematización del problema</w:t>
            </w:r>
            <w:r w:rsidR="003D4DCE">
              <w:rPr>
                <w:noProof/>
                <w:webHidden/>
              </w:rPr>
              <w:tab/>
            </w:r>
            <w:r w:rsidR="003D4DCE">
              <w:rPr>
                <w:noProof/>
                <w:webHidden/>
              </w:rPr>
              <w:fldChar w:fldCharType="begin"/>
            </w:r>
            <w:r w:rsidR="003D4DCE">
              <w:rPr>
                <w:noProof/>
                <w:webHidden/>
              </w:rPr>
              <w:instrText xml:space="preserve"> PAGEREF _Toc47018695 \h </w:instrText>
            </w:r>
            <w:r w:rsidR="003D4DCE">
              <w:rPr>
                <w:noProof/>
                <w:webHidden/>
              </w:rPr>
            </w:r>
            <w:r w:rsidR="003D4DCE">
              <w:rPr>
                <w:noProof/>
                <w:webHidden/>
              </w:rPr>
              <w:fldChar w:fldCharType="separate"/>
            </w:r>
            <w:r w:rsidR="003D4DCE">
              <w:rPr>
                <w:noProof/>
                <w:webHidden/>
              </w:rPr>
              <w:t>8</w:t>
            </w:r>
            <w:r w:rsidR="003D4DCE">
              <w:rPr>
                <w:noProof/>
                <w:webHidden/>
              </w:rPr>
              <w:fldChar w:fldCharType="end"/>
            </w:r>
          </w:hyperlink>
        </w:p>
        <w:p w14:paraId="39A3ED1C" w14:textId="606769A2" w:rsidR="003D4DCE" w:rsidRDefault="00513D62" w:rsidP="003D4DCE">
          <w:pPr>
            <w:pStyle w:val="TDC1"/>
            <w:spacing w:line="480" w:lineRule="auto"/>
            <w:rPr>
              <w:rFonts w:asciiTheme="minorHAnsi" w:eastAsiaTheme="minorEastAsia" w:hAnsiTheme="minorHAnsi"/>
              <w:noProof/>
              <w:sz w:val="22"/>
              <w:lang w:eastAsia="es-CO"/>
            </w:rPr>
          </w:pPr>
          <w:hyperlink w:anchor="_Toc47018696" w:history="1">
            <w:r w:rsidR="003D4DCE" w:rsidRPr="003D175B">
              <w:rPr>
                <w:rStyle w:val="Hipervnculo"/>
                <w:noProof/>
              </w:rPr>
              <w:t>3. Objetivos</w:t>
            </w:r>
            <w:r w:rsidR="003D4DCE">
              <w:rPr>
                <w:noProof/>
                <w:webHidden/>
              </w:rPr>
              <w:tab/>
            </w:r>
            <w:r w:rsidR="003D4DCE">
              <w:rPr>
                <w:noProof/>
                <w:webHidden/>
              </w:rPr>
              <w:fldChar w:fldCharType="begin"/>
            </w:r>
            <w:r w:rsidR="003D4DCE">
              <w:rPr>
                <w:noProof/>
                <w:webHidden/>
              </w:rPr>
              <w:instrText xml:space="preserve"> PAGEREF _Toc47018696 \h </w:instrText>
            </w:r>
            <w:r w:rsidR="003D4DCE">
              <w:rPr>
                <w:noProof/>
                <w:webHidden/>
              </w:rPr>
            </w:r>
            <w:r w:rsidR="003D4DCE">
              <w:rPr>
                <w:noProof/>
                <w:webHidden/>
              </w:rPr>
              <w:fldChar w:fldCharType="separate"/>
            </w:r>
            <w:r w:rsidR="003D4DCE">
              <w:rPr>
                <w:noProof/>
                <w:webHidden/>
              </w:rPr>
              <w:t>9</w:t>
            </w:r>
            <w:r w:rsidR="003D4DCE">
              <w:rPr>
                <w:noProof/>
                <w:webHidden/>
              </w:rPr>
              <w:fldChar w:fldCharType="end"/>
            </w:r>
          </w:hyperlink>
        </w:p>
        <w:p w14:paraId="60CC1892" w14:textId="7A4FDF3E"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697" w:history="1">
            <w:r w:rsidR="003D4DCE" w:rsidRPr="003D175B">
              <w:rPr>
                <w:rStyle w:val="Hipervnculo"/>
                <w:noProof/>
              </w:rPr>
              <w:t>3.1 Objetivo general</w:t>
            </w:r>
            <w:r w:rsidR="003D4DCE">
              <w:rPr>
                <w:noProof/>
                <w:webHidden/>
              </w:rPr>
              <w:tab/>
            </w:r>
            <w:r w:rsidR="003D4DCE">
              <w:rPr>
                <w:noProof/>
                <w:webHidden/>
              </w:rPr>
              <w:fldChar w:fldCharType="begin"/>
            </w:r>
            <w:r w:rsidR="003D4DCE">
              <w:rPr>
                <w:noProof/>
                <w:webHidden/>
              </w:rPr>
              <w:instrText xml:space="preserve"> PAGEREF _Toc47018697 \h </w:instrText>
            </w:r>
            <w:r w:rsidR="003D4DCE">
              <w:rPr>
                <w:noProof/>
                <w:webHidden/>
              </w:rPr>
            </w:r>
            <w:r w:rsidR="003D4DCE">
              <w:rPr>
                <w:noProof/>
                <w:webHidden/>
              </w:rPr>
              <w:fldChar w:fldCharType="separate"/>
            </w:r>
            <w:r w:rsidR="003D4DCE">
              <w:rPr>
                <w:noProof/>
                <w:webHidden/>
              </w:rPr>
              <w:t>9</w:t>
            </w:r>
            <w:r w:rsidR="003D4DCE">
              <w:rPr>
                <w:noProof/>
                <w:webHidden/>
              </w:rPr>
              <w:fldChar w:fldCharType="end"/>
            </w:r>
          </w:hyperlink>
        </w:p>
        <w:p w14:paraId="10D78B3C" w14:textId="5AA92E4E"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698" w:history="1">
            <w:r w:rsidR="003D4DCE" w:rsidRPr="003D175B">
              <w:rPr>
                <w:rStyle w:val="Hipervnculo"/>
                <w:noProof/>
              </w:rPr>
              <w:t>3.2 Objetivos específicos</w:t>
            </w:r>
            <w:r w:rsidR="003D4DCE">
              <w:rPr>
                <w:noProof/>
                <w:webHidden/>
              </w:rPr>
              <w:tab/>
            </w:r>
            <w:r w:rsidR="003D4DCE">
              <w:rPr>
                <w:noProof/>
                <w:webHidden/>
              </w:rPr>
              <w:fldChar w:fldCharType="begin"/>
            </w:r>
            <w:r w:rsidR="003D4DCE">
              <w:rPr>
                <w:noProof/>
                <w:webHidden/>
              </w:rPr>
              <w:instrText xml:space="preserve"> PAGEREF _Toc47018698 \h </w:instrText>
            </w:r>
            <w:r w:rsidR="003D4DCE">
              <w:rPr>
                <w:noProof/>
                <w:webHidden/>
              </w:rPr>
            </w:r>
            <w:r w:rsidR="003D4DCE">
              <w:rPr>
                <w:noProof/>
                <w:webHidden/>
              </w:rPr>
              <w:fldChar w:fldCharType="separate"/>
            </w:r>
            <w:r w:rsidR="003D4DCE">
              <w:rPr>
                <w:noProof/>
                <w:webHidden/>
              </w:rPr>
              <w:t>9</w:t>
            </w:r>
            <w:r w:rsidR="003D4DCE">
              <w:rPr>
                <w:noProof/>
                <w:webHidden/>
              </w:rPr>
              <w:fldChar w:fldCharType="end"/>
            </w:r>
          </w:hyperlink>
        </w:p>
        <w:p w14:paraId="38052961" w14:textId="069CAD99" w:rsidR="003D4DCE" w:rsidRDefault="00513D62" w:rsidP="003D4DCE">
          <w:pPr>
            <w:pStyle w:val="TDC1"/>
            <w:spacing w:line="480" w:lineRule="auto"/>
            <w:rPr>
              <w:rFonts w:asciiTheme="minorHAnsi" w:eastAsiaTheme="minorEastAsia" w:hAnsiTheme="minorHAnsi"/>
              <w:noProof/>
              <w:sz w:val="22"/>
              <w:lang w:eastAsia="es-CO"/>
            </w:rPr>
          </w:pPr>
          <w:hyperlink w:anchor="_Toc47018699" w:history="1">
            <w:r w:rsidR="003D4DCE" w:rsidRPr="003D175B">
              <w:rPr>
                <w:rStyle w:val="Hipervnculo"/>
                <w:noProof/>
              </w:rPr>
              <w:t>4. Justificación</w:t>
            </w:r>
            <w:r w:rsidR="003D4DCE">
              <w:rPr>
                <w:noProof/>
                <w:webHidden/>
              </w:rPr>
              <w:tab/>
            </w:r>
            <w:r w:rsidR="003D4DCE">
              <w:rPr>
                <w:noProof/>
                <w:webHidden/>
              </w:rPr>
              <w:fldChar w:fldCharType="begin"/>
            </w:r>
            <w:r w:rsidR="003D4DCE">
              <w:rPr>
                <w:noProof/>
                <w:webHidden/>
              </w:rPr>
              <w:instrText xml:space="preserve"> PAGEREF _Toc47018699 \h </w:instrText>
            </w:r>
            <w:r w:rsidR="003D4DCE">
              <w:rPr>
                <w:noProof/>
                <w:webHidden/>
              </w:rPr>
            </w:r>
            <w:r w:rsidR="003D4DCE">
              <w:rPr>
                <w:noProof/>
                <w:webHidden/>
              </w:rPr>
              <w:fldChar w:fldCharType="separate"/>
            </w:r>
            <w:r w:rsidR="003D4DCE">
              <w:rPr>
                <w:noProof/>
                <w:webHidden/>
              </w:rPr>
              <w:t>10</w:t>
            </w:r>
            <w:r w:rsidR="003D4DCE">
              <w:rPr>
                <w:noProof/>
                <w:webHidden/>
              </w:rPr>
              <w:fldChar w:fldCharType="end"/>
            </w:r>
          </w:hyperlink>
        </w:p>
        <w:p w14:paraId="39114B00" w14:textId="3CE61563" w:rsidR="003D4DCE" w:rsidRDefault="00513D62" w:rsidP="003D4DCE">
          <w:pPr>
            <w:pStyle w:val="TDC1"/>
            <w:spacing w:line="480" w:lineRule="auto"/>
            <w:rPr>
              <w:rFonts w:asciiTheme="minorHAnsi" w:eastAsiaTheme="minorEastAsia" w:hAnsiTheme="minorHAnsi"/>
              <w:noProof/>
              <w:sz w:val="22"/>
              <w:lang w:eastAsia="es-CO"/>
            </w:rPr>
          </w:pPr>
          <w:hyperlink w:anchor="_Toc47018700" w:history="1">
            <w:r w:rsidR="003D4DCE" w:rsidRPr="003D175B">
              <w:rPr>
                <w:rStyle w:val="Hipervnculo"/>
                <w:noProof/>
              </w:rPr>
              <w:t>5. Marco de referencia</w:t>
            </w:r>
            <w:r w:rsidR="003D4DCE">
              <w:rPr>
                <w:noProof/>
                <w:webHidden/>
              </w:rPr>
              <w:tab/>
            </w:r>
            <w:r w:rsidR="003D4DCE">
              <w:rPr>
                <w:noProof/>
                <w:webHidden/>
              </w:rPr>
              <w:fldChar w:fldCharType="begin"/>
            </w:r>
            <w:r w:rsidR="003D4DCE">
              <w:rPr>
                <w:noProof/>
                <w:webHidden/>
              </w:rPr>
              <w:instrText xml:space="preserve"> PAGEREF _Toc47018700 \h </w:instrText>
            </w:r>
            <w:r w:rsidR="003D4DCE">
              <w:rPr>
                <w:noProof/>
                <w:webHidden/>
              </w:rPr>
            </w:r>
            <w:r w:rsidR="003D4DCE">
              <w:rPr>
                <w:noProof/>
                <w:webHidden/>
              </w:rPr>
              <w:fldChar w:fldCharType="separate"/>
            </w:r>
            <w:r w:rsidR="003D4DCE">
              <w:rPr>
                <w:noProof/>
                <w:webHidden/>
              </w:rPr>
              <w:t>12</w:t>
            </w:r>
            <w:r w:rsidR="003D4DCE">
              <w:rPr>
                <w:noProof/>
                <w:webHidden/>
              </w:rPr>
              <w:fldChar w:fldCharType="end"/>
            </w:r>
          </w:hyperlink>
        </w:p>
        <w:p w14:paraId="677713E4" w14:textId="2C7423E7"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701" w:history="1">
            <w:r w:rsidR="003D4DCE" w:rsidRPr="003D175B">
              <w:rPr>
                <w:rStyle w:val="Hipervnculo"/>
                <w:noProof/>
              </w:rPr>
              <w:t>5.1 Antecedentes</w:t>
            </w:r>
            <w:r w:rsidR="003D4DCE">
              <w:rPr>
                <w:noProof/>
                <w:webHidden/>
              </w:rPr>
              <w:tab/>
            </w:r>
            <w:r w:rsidR="003D4DCE">
              <w:rPr>
                <w:noProof/>
                <w:webHidden/>
              </w:rPr>
              <w:fldChar w:fldCharType="begin"/>
            </w:r>
            <w:r w:rsidR="003D4DCE">
              <w:rPr>
                <w:noProof/>
                <w:webHidden/>
              </w:rPr>
              <w:instrText xml:space="preserve"> PAGEREF _Toc47018701 \h </w:instrText>
            </w:r>
            <w:r w:rsidR="003D4DCE">
              <w:rPr>
                <w:noProof/>
                <w:webHidden/>
              </w:rPr>
            </w:r>
            <w:r w:rsidR="003D4DCE">
              <w:rPr>
                <w:noProof/>
                <w:webHidden/>
              </w:rPr>
              <w:fldChar w:fldCharType="separate"/>
            </w:r>
            <w:r w:rsidR="003D4DCE">
              <w:rPr>
                <w:noProof/>
                <w:webHidden/>
              </w:rPr>
              <w:t>12</w:t>
            </w:r>
            <w:r w:rsidR="003D4DCE">
              <w:rPr>
                <w:noProof/>
                <w:webHidden/>
              </w:rPr>
              <w:fldChar w:fldCharType="end"/>
            </w:r>
          </w:hyperlink>
        </w:p>
        <w:p w14:paraId="5E430A50" w14:textId="406E8103"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702" w:history="1">
            <w:r w:rsidR="003D4DCE" w:rsidRPr="003D175B">
              <w:rPr>
                <w:rStyle w:val="Hipervnculo"/>
                <w:noProof/>
              </w:rPr>
              <w:t>5.2 Marco conceptual</w:t>
            </w:r>
            <w:r w:rsidR="003D4DCE">
              <w:rPr>
                <w:noProof/>
                <w:webHidden/>
              </w:rPr>
              <w:tab/>
            </w:r>
            <w:r w:rsidR="003D4DCE">
              <w:rPr>
                <w:noProof/>
                <w:webHidden/>
              </w:rPr>
              <w:fldChar w:fldCharType="begin"/>
            </w:r>
            <w:r w:rsidR="003D4DCE">
              <w:rPr>
                <w:noProof/>
                <w:webHidden/>
              </w:rPr>
              <w:instrText xml:space="preserve"> PAGEREF _Toc47018702 \h </w:instrText>
            </w:r>
            <w:r w:rsidR="003D4DCE">
              <w:rPr>
                <w:noProof/>
                <w:webHidden/>
              </w:rPr>
            </w:r>
            <w:r w:rsidR="003D4DCE">
              <w:rPr>
                <w:noProof/>
                <w:webHidden/>
              </w:rPr>
              <w:fldChar w:fldCharType="separate"/>
            </w:r>
            <w:r w:rsidR="003D4DCE">
              <w:rPr>
                <w:noProof/>
                <w:webHidden/>
              </w:rPr>
              <w:t>14</w:t>
            </w:r>
            <w:r w:rsidR="003D4DCE">
              <w:rPr>
                <w:noProof/>
                <w:webHidden/>
              </w:rPr>
              <w:fldChar w:fldCharType="end"/>
            </w:r>
          </w:hyperlink>
        </w:p>
        <w:p w14:paraId="4CEF7BE6" w14:textId="027D6FE9"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03" w:history="1">
            <w:r w:rsidR="003D4DCE" w:rsidRPr="003D175B">
              <w:rPr>
                <w:rStyle w:val="Hipervnculo"/>
                <w:noProof/>
              </w:rPr>
              <w:t>5.2.1 Proceso de software</w:t>
            </w:r>
            <w:r w:rsidR="003D4DCE">
              <w:rPr>
                <w:noProof/>
                <w:webHidden/>
              </w:rPr>
              <w:tab/>
            </w:r>
            <w:r w:rsidR="003D4DCE">
              <w:rPr>
                <w:noProof/>
                <w:webHidden/>
              </w:rPr>
              <w:fldChar w:fldCharType="begin"/>
            </w:r>
            <w:r w:rsidR="003D4DCE">
              <w:rPr>
                <w:noProof/>
                <w:webHidden/>
              </w:rPr>
              <w:instrText xml:space="preserve"> PAGEREF _Toc47018703 \h </w:instrText>
            </w:r>
            <w:r w:rsidR="003D4DCE">
              <w:rPr>
                <w:noProof/>
                <w:webHidden/>
              </w:rPr>
            </w:r>
            <w:r w:rsidR="003D4DCE">
              <w:rPr>
                <w:noProof/>
                <w:webHidden/>
              </w:rPr>
              <w:fldChar w:fldCharType="separate"/>
            </w:r>
            <w:r w:rsidR="003D4DCE">
              <w:rPr>
                <w:noProof/>
                <w:webHidden/>
              </w:rPr>
              <w:t>14</w:t>
            </w:r>
            <w:r w:rsidR="003D4DCE">
              <w:rPr>
                <w:noProof/>
                <w:webHidden/>
              </w:rPr>
              <w:fldChar w:fldCharType="end"/>
            </w:r>
          </w:hyperlink>
        </w:p>
        <w:p w14:paraId="1A71026B" w14:textId="7C698506"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04" w:history="1">
            <w:r w:rsidR="003D4DCE" w:rsidRPr="003D175B">
              <w:rPr>
                <w:rStyle w:val="Hipervnculo"/>
                <w:noProof/>
              </w:rPr>
              <w:t>5.2.2</w:t>
            </w:r>
            <w:r w:rsidR="003D4DCE" w:rsidRPr="003D175B">
              <w:rPr>
                <w:rStyle w:val="Hipervnculo"/>
                <w:bCs/>
                <w:noProof/>
              </w:rPr>
              <w:t xml:space="preserve"> Metodología de desarrollo de software</w:t>
            </w:r>
            <w:r w:rsidR="003D4DCE">
              <w:rPr>
                <w:noProof/>
                <w:webHidden/>
              </w:rPr>
              <w:tab/>
            </w:r>
            <w:r w:rsidR="003D4DCE">
              <w:rPr>
                <w:noProof/>
                <w:webHidden/>
              </w:rPr>
              <w:fldChar w:fldCharType="begin"/>
            </w:r>
            <w:r w:rsidR="003D4DCE">
              <w:rPr>
                <w:noProof/>
                <w:webHidden/>
              </w:rPr>
              <w:instrText xml:space="preserve"> PAGEREF _Toc47018704 \h </w:instrText>
            </w:r>
            <w:r w:rsidR="003D4DCE">
              <w:rPr>
                <w:noProof/>
                <w:webHidden/>
              </w:rPr>
            </w:r>
            <w:r w:rsidR="003D4DCE">
              <w:rPr>
                <w:noProof/>
                <w:webHidden/>
              </w:rPr>
              <w:fldChar w:fldCharType="separate"/>
            </w:r>
            <w:r w:rsidR="003D4DCE">
              <w:rPr>
                <w:noProof/>
                <w:webHidden/>
              </w:rPr>
              <w:t>15</w:t>
            </w:r>
            <w:r w:rsidR="003D4DCE">
              <w:rPr>
                <w:noProof/>
                <w:webHidden/>
              </w:rPr>
              <w:fldChar w:fldCharType="end"/>
            </w:r>
          </w:hyperlink>
        </w:p>
        <w:p w14:paraId="7C7690DE" w14:textId="7C59B4C9"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05" w:history="1">
            <w:r w:rsidR="003D4DCE" w:rsidRPr="003D175B">
              <w:rPr>
                <w:rStyle w:val="Hipervnculo"/>
                <w:bCs/>
                <w:noProof/>
              </w:rPr>
              <w:t>5.2.3 Lenguaje Unificado de Modelado (Unified Modeling Language (UML))</w:t>
            </w:r>
            <w:r w:rsidR="003D4DCE">
              <w:rPr>
                <w:noProof/>
                <w:webHidden/>
              </w:rPr>
              <w:tab/>
            </w:r>
            <w:r w:rsidR="003D4DCE">
              <w:rPr>
                <w:noProof/>
                <w:webHidden/>
              </w:rPr>
              <w:fldChar w:fldCharType="begin"/>
            </w:r>
            <w:r w:rsidR="003D4DCE">
              <w:rPr>
                <w:noProof/>
                <w:webHidden/>
              </w:rPr>
              <w:instrText xml:space="preserve"> PAGEREF _Toc47018705 \h </w:instrText>
            </w:r>
            <w:r w:rsidR="003D4DCE">
              <w:rPr>
                <w:noProof/>
                <w:webHidden/>
              </w:rPr>
            </w:r>
            <w:r w:rsidR="003D4DCE">
              <w:rPr>
                <w:noProof/>
                <w:webHidden/>
              </w:rPr>
              <w:fldChar w:fldCharType="separate"/>
            </w:r>
            <w:r w:rsidR="003D4DCE">
              <w:rPr>
                <w:noProof/>
                <w:webHidden/>
              </w:rPr>
              <w:t>15</w:t>
            </w:r>
            <w:r w:rsidR="003D4DCE">
              <w:rPr>
                <w:noProof/>
                <w:webHidden/>
              </w:rPr>
              <w:fldChar w:fldCharType="end"/>
            </w:r>
          </w:hyperlink>
        </w:p>
        <w:p w14:paraId="6BA09838" w14:textId="19F620DD"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06" w:history="1">
            <w:r w:rsidR="003D4DCE" w:rsidRPr="003D175B">
              <w:rPr>
                <w:rStyle w:val="Hipervnculo"/>
                <w:noProof/>
              </w:rPr>
              <w:t>5.2.4</w:t>
            </w:r>
            <w:r w:rsidR="003D4DCE" w:rsidRPr="003D175B">
              <w:rPr>
                <w:rStyle w:val="Hipervnculo"/>
                <w:bCs/>
                <w:noProof/>
              </w:rPr>
              <w:t xml:space="preserve"> Calidad de software</w:t>
            </w:r>
            <w:r w:rsidR="003D4DCE">
              <w:rPr>
                <w:noProof/>
                <w:webHidden/>
              </w:rPr>
              <w:tab/>
            </w:r>
            <w:r w:rsidR="003D4DCE">
              <w:rPr>
                <w:noProof/>
                <w:webHidden/>
              </w:rPr>
              <w:fldChar w:fldCharType="begin"/>
            </w:r>
            <w:r w:rsidR="003D4DCE">
              <w:rPr>
                <w:noProof/>
                <w:webHidden/>
              </w:rPr>
              <w:instrText xml:space="preserve"> PAGEREF _Toc47018706 \h </w:instrText>
            </w:r>
            <w:r w:rsidR="003D4DCE">
              <w:rPr>
                <w:noProof/>
                <w:webHidden/>
              </w:rPr>
            </w:r>
            <w:r w:rsidR="003D4DCE">
              <w:rPr>
                <w:noProof/>
                <w:webHidden/>
              </w:rPr>
              <w:fldChar w:fldCharType="separate"/>
            </w:r>
            <w:r w:rsidR="003D4DCE">
              <w:rPr>
                <w:noProof/>
                <w:webHidden/>
              </w:rPr>
              <w:t>16</w:t>
            </w:r>
            <w:r w:rsidR="003D4DCE">
              <w:rPr>
                <w:noProof/>
                <w:webHidden/>
              </w:rPr>
              <w:fldChar w:fldCharType="end"/>
            </w:r>
          </w:hyperlink>
        </w:p>
        <w:p w14:paraId="0AFC9B0D" w14:textId="54A37F80"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07" w:history="1">
            <w:r w:rsidR="003D4DCE" w:rsidRPr="003D175B">
              <w:rPr>
                <w:rStyle w:val="Hipervnculo"/>
                <w:noProof/>
              </w:rPr>
              <w:t>5.2.5</w:t>
            </w:r>
            <w:r w:rsidR="003D4DCE" w:rsidRPr="003D175B">
              <w:rPr>
                <w:rStyle w:val="Hipervnculo"/>
                <w:bCs/>
                <w:noProof/>
              </w:rPr>
              <w:t xml:space="preserve"> Modelo de calidad de software</w:t>
            </w:r>
            <w:r w:rsidR="003D4DCE">
              <w:rPr>
                <w:noProof/>
                <w:webHidden/>
              </w:rPr>
              <w:tab/>
            </w:r>
            <w:r w:rsidR="003D4DCE">
              <w:rPr>
                <w:noProof/>
                <w:webHidden/>
              </w:rPr>
              <w:fldChar w:fldCharType="begin"/>
            </w:r>
            <w:r w:rsidR="003D4DCE">
              <w:rPr>
                <w:noProof/>
                <w:webHidden/>
              </w:rPr>
              <w:instrText xml:space="preserve"> PAGEREF _Toc47018707 \h </w:instrText>
            </w:r>
            <w:r w:rsidR="003D4DCE">
              <w:rPr>
                <w:noProof/>
                <w:webHidden/>
              </w:rPr>
            </w:r>
            <w:r w:rsidR="003D4DCE">
              <w:rPr>
                <w:noProof/>
                <w:webHidden/>
              </w:rPr>
              <w:fldChar w:fldCharType="separate"/>
            </w:r>
            <w:r w:rsidR="003D4DCE">
              <w:rPr>
                <w:noProof/>
                <w:webHidden/>
              </w:rPr>
              <w:t>16</w:t>
            </w:r>
            <w:r w:rsidR="003D4DCE">
              <w:rPr>
                <w:noProof/>
                <w:webHidden/>
              </w:rPr>
              <w:fldChar w:fldCharType="end"/>
            </w:r>
          </w:hyperlink>
        </w:p>
        <w:p w14:paraId="17D4FB32" w14:textId="7CA09A48"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708" w:history="1">
            <w:r w:rsidR="003D4DCE" w:rsidRPr="003D175B">
              <w:rPr>
                <w:rStyle w:val="Hipervnculo"/>
                <w:noProof/>
              </w:rPr>
              <w:t>5.3 Marco teórico</w:t>
            </w:r>
            <w:r w:rsidR="003D4DCE">
              <w:rPr>
                <w:noProof/>
                <w:webHidden/>
              </w:rPr>
              <w:tab/>
            </w:r>
            <w:r w:rsidR="003D4DCE">
              <w:rPr>
                <w:noProof/>
                <w:webHidden/>
              </w:rPr>
              <w:fldChar w:fldCharType="begin"/>
            </w:r>
            <w:r w:rsidR="003D4DCE">
              <w:rPr>
                <w:noProof/>
                <w:webHidden/>
              </w:rPr>
              <w:instrText xml:space="preserve"> PAGEREF _Toc47018708 \h </w:instrText>
            </w:r>
            <w:r w:rsidR="003D4DCE">
              <w:rPr>
                <w:noProof/>
                <w:webHidden/>
              </w:rPr>
            </w:r>
            <w:r w:rsidR="003D4DCE">
              <w:rPr>
                <w:noProof/>
                <w:webHidden/>
              </w:rPr>
              <w:fldChar w:fldCharType="separate"/>
            </w:r>
            <w:r w:rsidR="003D4DCE">
              <w:rPr>
                <w:noProof/>
                <w:webHidden/>
              </w:rPr>
              <w:t>16</w:t>
            </w:r>
            <w:r w:rsidR="003D4DCE">
              <w:rPr>
                <w:noProof/>
                <w:webHidden/>
              </w:rPr>
              <w:fldChar w:fldCharType="end"/>
            </w:r>
          </w:hyperlink>
        </w:p>
        <w:p w14:paraId="60B56CDA" w14:textId="62F778A9"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09" w:history="1">
            <w:r w:rsidR="003D4DCE" w:rsidRPr="003D175B">
              <w:rPr>
                <w:rStyle w:val="Hipervnculo"/>
                <w:noProof/>
              </w:rPr>
              <w:t>5.3.1 Revisión de área</w:t>
            </w:r>
            <w:r w:rsidR="003D4DCE">
              <w:rPr>
                <w:noProof/>
                <w:webHidden/>
              </w:rPr>
              <w:tab/>
            </w:r>
            <w:r w:rsidR="003D4DCE">
              <w:rPr>
                <w:noProof/>
                <w:webHidden/>
              </w:rPr>
              <w:fldChar w:fldCharType="begin"/>
            </w:r>
            <w:r w:rsidR="003D4DCE">
              <w:rPr>
                <w:noProof/>
                <w:webHidden/>
              </w:rPr>
              <w:instrText xml:space="preserve"> PAGEREF _Toc47018709 \h </w:instrText>
            </w:r>
            <w:r w:rsidR="003D4DCE">
              <w:rPr>
                <w:noProof/>
                <w:webHidden/>
              </w:rPr>
            </w:r>
            <w:r w:rsidR="003D4DCE">
              <w:rPr>
                <w:noProof/>
                <w:webHidden/>
              </w:rPr>
              <w:fldChar w:fldCharType="separate"/>
            </w:r>
            <w:r w:rsidR="003D4DCE">
              <w:rPr>
                <w:noProof/>
                <w:webHidden/>
              </w:rPr>
              <w:t>17</w:t>
            </w:r>
            <w:r w:rsidR="003D4DCE">
              <w:rPr>
                <w:noProof/>
                <w:webHidden/>
              </w:rPr>
              <w:fldChar w:fldCharType="end"/>
            </w:r>
          </w:hyperlink>
        </w:p>
        <w:p w14:paraId="2B1DD02C" w14:textId="7BFD4C0F"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10" w:history="1">
            <w:r w:rsidR="003D4DCE" w:rsidRPr="003D175B">
              <w:rPr>
                <w:rStyle w:val="Hipervnculo"/>
                <w:noProof/>
              </w:rPr>
              <w:t>5.3.1.1 PMBOK</w:t>
            </w:r>
            <w:r w:rsidR="003D4DCE">
              <w:rPr>
                <w:noProof/>
                <w:webHidden/>
              </w:rPr>
              <w:tab/>
            </w:r>
            <w:r w:rsidR="003D4DCE">
              <w:rPr>
                <w:noProof/>
                <w:webHidden/>
              </w:rPr>
              <w:fldChar w:fldCharType="begin"/>
            </w:r>
            <w:r w:rsidR="003D4DCE">
              <w:rPr>
                <w:noProof/>
                <w:webHidden/>
              </w:rPr>
              <w:instrText xml:space="preserve"> PAGEREF _Toc47018710 \h </w:instrText>
            </w:r>
            <w:r w:rsidR="003D4DCE">
              <w:rPr>
                <w:noProof/>
                <w:webHidden/>
              </w:rPr>
            </w:r>
            <w:r w:rsidR="003D4DCE">
              <w:rPr>
                <w:noProof/>
                <w:webHidden/>
              </w:rPr>
              <w:fldChar w:fldCharType="separate"/>
            </w:r>
            <w:r w:rsidR="003D4DCE">
              <w:rPr>
                <w:noProof/>
                <w:webHidden/>
              </w:rPr>
              <w:t>19</w:t>
            </w:r>
            <w:r w:rsidR="003D4DCE">
              <w:rPr>
                <w:noProof/>
                <w:webHidden/>
              </w:rPr>
              <w:fldChar w:fldCharType="end"/>
            </w:r>
          </w:hyperlink>
        </w:p>
        <w:p w14:paraId="31C7EDD2" w14:textId="675EDCE2"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11" w:history="1">
            <w:r w:rsidR="003D4DCE" w:rsidRPr="003D175B">
              <w:rPr>
                <w:rStyle w:val="Hipervnculo"/>
                <w:noProof/>
              </w:rPr>
              <w:t>5.3.2 Comparación entre estándares para la gestión de proyectos</w:t>
            </w:r>
            <w:r w:rsidR="003D4DCE">
              <w:rPr>
                <w:noProof/>
                <w:webHidden/>
              </w:rPr>
              <w:tab/>
            </w:r>
            <w:r w:rsidR="003D4DCE">
              <w:rPr>
                <w:noProof/>
                <w:webHidden/>
              </w:rPr>
              <w:fldChar w:fldCharType="begin"/>
            </w:r>
            <w:r w:rsidR="003D4DCE">
              <w:rPr>
                <w:noProof/>
                <w:webHidden/>
              </w:rPr>
              <w:instrText xml:space="preserve"> PAGEREF _Toc47018711 \h </w:instrText>
            </w:r>
            <w:r w:rsidR="003D4DCE">
              <w:rPr>
                <w:noProof/>
                <w:webHidden/>
              </w:rPr>
            </w:r>
            <w:r w:rsidR="003D4DCE">
              <w:rPr>
                <w:noProof/>
                <w:webHidden/>
              </w:rPr>
              <w:fldChar w:fldCharType="separate"/>
            </w:r>
            <w:r w:rsidR="003D4DCE">
              <w:rPr>
                <w:noProof/>
                <w:webHidden/>
              </w:rPr>
              <w:t>19</w:t>
            </w:r>
            <w:r w:rsidR="003D4DCE">
              <w:rPr>
                <w:noProof/>
                <w:webHidden/>
              </w:rPr>
              <w:fldChar w:fldCharType="end"/>
            </w:r>
          </w:hyperlink>
        </w:p>
        <w:p w14:paraId="5DFB4FDA" w14:textId="4909339E"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12" w:history="1">
            <w:r w:rsidR="003D4DCE" w:rsidRPr="003D175B">
              <w:rPr>
                <w:rStyle w:val="Hipervnculo"/>
                <w:noProof/>
              </w:rPr>
              <w:t>5.3.3</w:t>
            </w:r>
            <w:r w:rsidR="003D4DCE" w:rsidRPr="003D175B">
              <w:rPr>
                <w:rStyle w:val="Hipervnculo"/>
                <w:bCs/>
                <w:noProof/>
              </w:rPr>
              <w:t xml:space="preserve"> Estándar ISO/IEC 29110.</w:t>
            </w:r>
            <w:r w:rsidR="003D4DCE">
              <w:rPr>
                <w:noProof/>
                <w:webHidden/>
              </w:rPr>
              <w:tab/>
            </w:r>
            <w:r w:rsidR="003D4DCE">
              <w:rPr>
                <w:noProof/>
                <w:webHidden/>
              </w:rPr>
              <w:fldChar w:fldCharType="begin"/>
            </w:r>
            <w:r w:rsidR="003D4DCE">
              <w:rPr>
                <w:noProof/>
                <w:webHidden/>
              </w:rPr>
              <w:instrText xml:space="preserve"> PAGEREF _Toc47018712 \h </w:instrText>
            </w:r>
            <w:r w:rsidR="003D4DCE">
              <w:rPr>
                <w:noProof/>
                <w:webHidden/>
              </w:rPr>
            </w:r>
            <w:r w:rsidR="003D4DCE">
              <w:rPr>
                <w:noProof/>
                <w:webHidden/>
              </w:rPr>
              <w:fldChar w:fldCharType="separate"/>
            </w:r>
            <w:r w:rsidR="003D4DCE">
              <w:rPr>
                <w:noProof/>
                <w:webHidden/>
              </w:rPr>
              <w:t>20</w:t>
            </w:r>
            <w:r w:rsidR="003D4DCE">
              <w:rPr>
                <w:noProof/>
                <w:webHidden/>
              </w:rPr>
              <w:fldChar w:fldCharType="end"/>
            </w:r>
          </w:hyperlink>
        </w:p>
        <w:p w14:paraId="0D3351BD" w14:textId="65F6B601"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13" w:history="1">
            <w:r w:rsidR="003D4DCE" w:rsidRPr="003D175B">
              <w:rPr>
                <w:rStyle w:val="Hipervnculo"/>
                <w:noProof/>
              </w:rPr>
              <w:t>5.3.4 Comparación entre metodologías de desarrollo de software</w:t>
            </w:r>
            <w:r w:rsidR="003D4DCE">
              <w:rPr>
                <w:noProof/>
                <w:webHidden/>
              </w:rPr>
              <w:tab/>
            </w:r>
            <w:r w:rsidR="003D4DCE">
              <w:rPr>
                <w:noProof/>
                <w:webHidden/>
              </w:rPr>
              <w:fldChar w:fldCharType="begin"/>
            </w:r>
            <w:r w:rsidR="003D4DCE">
              <w:rPr>
                <w:noProof/>
                <w:webHidden/>
              </w:rPr>
              <w:instrText xml:space="preserve"> PAGEREF _Toc47018713 \h </w:instrText>
            </w:r>
            <w:r w:rsidR="003D4DCE">
              <w:rPr>
                <w:noProof/>
                <w:webHidden/>
              </w:rPr>
            </w:r>
            <w:r w:rsidR="003D4DCE">
              <w:rPr>
                <w:noProof/>
                <w:webHidden/>
              </w:rPr>
              <w:fldChar w:fldCharType="separate"/>
            </w:r>
            <w:r w:rsidR="003D4DCE">
              <w:rPr>
                <w:noProof/>
                <w:webHidden/>
              </w:rPr>
              <w:t>27</w:t>
            </w:r>
            <w:r w:rsidR="003D4DCE">
              <w:rPr>
                <w:noProof/>
                <w:webHidden/>
              </w:rPr>
              <w:fldChar w:fldCharType="end"/>
            </w:r>
          </w:hyperlink>
        </w:p>
        <w:p w14:paraId="04D37696" w14:textId="76706E7A"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14" w:history="1">
            <w:r w:rsidR="003D4DCE" w:rsidRPr="003D175B">
              <w:rPr>
                <w:rStyle w:val="Hipervnculo"/>
                <w:noProof/>
              </w:rPr>
              <w:t>5.3.5 Metodología Iconix.</w:t>
            </w:r>
            <w:r w:rsidR="003D4DCE">
              <w:rPr>
                <w:noProof/>
                <w:webHidden/>
              </w:rPr>
              <w:tab/>
            </w:r>
            <w:r w:rsidR="003D4DCE">
              <w:rPr>
                <w:noProof/>
                <w:webHidden/>
              </w:rPr>
              <w:fldChar w:fldCharType="begin"/>
            </w:r>
            <w:r w:rsidR="003D4DCE">
              <w:rPr>
                <w:noProof/>
                <w:webHidden/>
              </w:rPr>
              <w:instrText xml:space="preserve"> PAGEREF _Toc47018714 \h </w:instrText>
            </w:r>
            <w:r w:rsidR="003D4DCE">
              <w:rPr>
                <w:noProof/>
                <w:webHidden/>
              </w:rPr>
            </w:r>
            <w:r w:rsidR="003D4DCE">
              <w:rPr>
                <w:noProof/>
                <w:webHidden/>
              </w:rPr>
              <w:fldChar w:fldCharType="separate"/>
            </w:r>
            <w:r w:rsidR="003D4DCE">
              <w:rPr>
                <w:noProof/>
                <w:webHidden/>
              </w:rPr>
              <w:t>29</w:t>
            </w:r>
            <w:r w:rsidR="003D4DCE">
              <w:rPr>
                <w:noProof/>
                <w:webHidden/>
              </w:rPr>
              <w:fldChar w:fldCharType="end"/>
            </w:r>
          </w:hyperlink>
        </w:p>
        <w:p w14:paraId="3F791170" w14:textId="4EC9166B"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15" w:history="1">
            <w:r w:rsidR="003D4DCE" w:rsidRPr="003D175B">
              <w:rPr>
                <w:rStyle w:val="Hipervnculo"/>
                <w:noProof/>
              </w:rPr>
              <w:t>5.3.6 Reconocimiento de las tecnologías utilizadas por los equipos de trabajo</w:t>
            </w:r>
            <w:r w:rsidR="003D4DCE">
              <w:rPr>
                <w:noProof/>
                <w:webHidden/>
              </w:rPr>
              <w:tab/>
            </w:r>
            <w:r w:rsidR="003D4DCE">
              <w:rPr>
                <w:noProof/>
                <w:webHidden/>
              </w:rPr>
              <w:fldChar w:fldCharType="begin"/>
            </w:r>
            <w:r w:rsidR="003D4DCE">
              <w:rPr>
                <w:noProof/>
                <w:webHidden/>
              </w:rPr>
              <w:instrText xml:space="preserve"> PAGEREF _Toc47018715 \h </w:instrText>
            </w:r>
            <w:r w:rsidR="003D4DCE">
              <w:rPr>
                <w:noProof/>
                <w:webHidden/>
              </w:rPr>
            </w:r>
            <w:r w:rsidR="003D4DCE">
              <w:rPr>
                <w:noProof/>
                <w:webHidden/>
              </w:rPr>
              <w:fldChar w:fldCharType="separate"/>
            </w:r>
            <w:r w:rsidR="003D4DCE">
              <w:rPr>
                <w:noProof/>
                <w:webHidden/>
              </w:rPr>
              <w:t>34</w:t>
            </w:r>
            <w:r w:rsidR="003D4DCE">
              <w:rPr>
                <w:noProof/>
                <w:webHidden/>
              </w:rPr>
              <w:fldChar w:fldCharType="end"/>
            </w:r>
          </w:hyperlink>
        </w:p>
        <w:p w14:paraId="229ED154" w14:textId="2180C44F"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16" w:history="1">
            <w:r w:rsidR="003D4DCE" w:rsidRPr="003D175B">
              <w:rPr>
                <w:rStyle w:val="Hipervnculo"/>
                <w:noProof/>
              </w:rPr>
              <w:t>5.3.6.1 Angular Framework</w:t>
            </w:r>
            <w:r w:rsidR="003D4DCE">
              <w:rPr>
                <w:noProof/>
                <w:webHidden/>
              </w:rPr>
              <w:tab/>
            </w:r>
            <w:r w:rsidR="003D4DCE">
              <w:rPr>
                <w:noProof/>
                <w:webHidden/>
              </w:rPr>
              <w:fldChar w:fldCharType="begin"/>
            </w:r>
            <w:r w:rsidR="003D4DCE">
              <w:rPr>
                <w:noProof/>
                <w:webHidden/>
              </w:rPr>
              <w:instrText xml:space="preserve"> PAGEREF _Toc47018716 \h </w:instrText>
            </w:r>
            <w:r w:rsidR="003D4DCE">
              <w:rPr>
                <w:noProof/>
                <w:webHidden/>
              </w:rPr>
            </w:r>
            <w:r w:rsidR="003D4DCE">
              <w:rPr>
                <w:noProof/>
                <w:webHidden/>
              </w:rPr>
              <w:fldChar w:fldCharType="separate"/>
            </w:r>
            <w:r w:rsidR="003D4DCE">
              <w:rPr>
                <w:noProof/>
                <w:webHidden/>
              </w:rPr>
              <w:t>34</w:t>
            </w:r>
            <w:r w:rsidR="003D4DCE">
              <w:rPr>
                <w:noProof/>
                <w:webHidden/>
              </w:rPr>
              <w:fldChar w:fldCharType="end"/>
            </w:r>
          </w:hyperlink>
        </w:p>
        <w:p w14:paraId="41D13C9C" w14:textId="0D81E713"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17" w:history="1">
            <w:r w:rsidR="003D4DCE" w:rsidRPr="003D175B">
              <w:rPr>
                <w:rStyle w:val="Hipervnculo"/>
                <w:noProof/>
              </w:rPr>
              <w:t>5.3.6.2 JavaScript</w:t>
            </w:r>
            <w:r w:rsidR="003D4DCE">
              <w:rPr>
                <w:noProof/>
                <w:webHidden/>
              </w:rPr>
              <w:tab/>
            </w:r>
            <w:r w:rsidR="003D4DCE">
              <w:rPr>
                <w:noProof/>
                <w:webHidden/>
              </w:rPr>
              <w:fldChar w:fldCharType="begin"/>
            </w:r>
            <w:r w:rsidR="003D4DCE">
              <w:rPr>
                <w:noProof/>
                <w:webHidden/>
              </w:rPr>
              <w:instrText xml:space="preserve"> PAGEREF _Toc47018717 \h </w:instrText>
            </w:r>
            <w:r w:rsidR="003D4DCE">
              <w:rPr>
                <w:noProof/>
                <w:webHidden/>
              </w:rPr>
            </w:r>
            <w:r w:rsidR="003D4DCE">
              <w:rPr>
                <w:noProof/>
                <w:webHidden/>
              </w:rPr>
              <w:fldChar w:fldCharType="separate"/>
            </w:r>
            <w:r w:rsidR="003D4DCE">
              <w:rPr>
                <w:noProof/>
                <w:webHidden/>
              </w:rPr>
              <w:t>34</w:t>
            </w:r>
            <w:r w:rsidR="003D4DCE">
              <w:rPr>
                <w:noProof/>
                <w:webHidden/>
              </w:rPr>
              <w:fldChar w:fldCharType="end"/>
            </w:r>
          </w:hyperlink>
        </w:p>
        <w:p w14:paraId="130F1640" w14:textId="01B43A90"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18" w:history="1">
            <w:r w:rsidR="003D4DCE" w:rsidRPr="003D175B">
              <w:rPr>
                <w:rStyle w:val="Hipervnculo"/>
                <w:noProof/>
              </w:rPr>
              <w:t>5.3.6.3 TypeScript</w:t>
            </w:r>
            <w:r w:rsidR="003D4DCE">
              <w:rPr>
                <w:noProof/>
                <w:webHidden/>
              </w:rPr>
              <w:tab/>
            </w:r>
            <w:r w:rsidR="003D4DCE">
              <w:rPr>
                <w:noProof/>
                <w:webHidden/>
              </w:rPr>
              <w:fldChar w:fldCharType="begin"/>
            </w:r>
            <w:r w:rsidR="003D4DCE">
              <w:rPr>
                <w:noProof/>
                <w:webHidden/>
              </w:rPr>
              <w:instrText xml:space="preserve"> PAGEREF _Toc47018718 \h </w:instrText>
            </w:r>
            <w:r w:rsidR="003D4DCE">
              <w:rPr>
                <w:noProof/>
                <w:webHidden/>
              </w:rPr>
            </w:r>
            <w:r w:rsidR="003D4DCE">
              <w:rPr>
                <w:noProof/>
                <w:webHidden/>
              </w:rPr>
              <w:fldChar w:fldCharType="separate"/>
            </w:r>
            <w:r w:rsidR="003D4DCE">
              <w:rPr>
                <w:noProof/>
                <w:webHidden/>
              </w:rPr>
              <w:t>34</w:t>
            </w:r>
            <w:r w:rsidR="003D4DCE">
              <w:rPr>
                <w:noProof/>
                <w:webHidden/>
              </w:rPr>
              <w:fldChar w:fldCharType="end"/>
            </w:r>
          </w:hyperlink>
        </w:p>
        <w:p w14:paraId="44D5461A" w14:textId="457D9147"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19" w:history="1">
            <w:r w:rsidR="003D4DCE" w:rsidRPr="003D175B">
              <w:rPr>
                <w:rStyle w:val="Hipervnculo"/>
                <w:noProof/>
              </w:rPr>
              <w:t>5.3.6.4 PostgreSQL</w:t>
            </w:r>
            <w:r w:rsidR="003D4DCE">
              <w:rPr>
                <w:noProof/>
                <w:webHidden/>
              </w:rPr>
              <w:tab/>
            </w:r>
            <w:r w:rsidR="003D4DCE">
              <w:rPr>
                <w:noProof/>
                <w:webHidden/>
              </w:rPr>
              <w:fldChar w:fldCharType="begin"/>
            </w:r>
            <w:r w:rsidR="003D4DCE">
              <w:rPr>
                <w:noProof/>
                <w:webHidden/>
              </w:rPr>
              <w:instrText xml:space="preserve"> PAGEREF _Toc47018719 \h </w:instrText>
            </w:r>
            <w:r w:rsidR="003D4DCE">
              <w:rPr>
                <w:noProof/>
                <w:webHidden/>
              </w:rPr>
            </w:r>
            <w:r w:rsidR="003D4DCE">
              <w:rPr>
                <w:noProof/>
                <w:webHidden/>
              </w:rPr>
              <w:fldChar w:fldCharType="separate"/>
            </w:r>
            <w:r w:rsidR="003D4DCE">
              <w:rPr>
                <w:noProof/>
                <w:webHidden/>
              </w:rPr>
              <w:t>35</w:t>
            </w:r>
            <w:r w:rsidR="003D4DCE">
              <w:rPr>
                <w:noProof/>
                <w:webHidden/>
              </w:rPr>
              <w:fldChar w:fldCharType="end"/>
            </w:r>
          </w:hyperlink>
        </w:p>
        <w:p w14:paraId="44EF3DC5" w14:textId="4FEEAD9C"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20" w:history="1">
            <w:r w:rsidR="003D4DCE" w:rsidRPr="003D175B">
              <w:rPr>
                <w:rStyle w:val="Hipervnculo"/>
                <w:noProof/>
              </w:rPr>
              <w:t>5.3.6.5 NodeJS</w:t>
            </w:r>
            <w:r w:rsidR="003D4DCE">
              <w:rPr>
                <w:noProof/>
                <w:webHidden/>
              </w:rPr>
              <w:tab/>
            </w:r>
            <w:r w:rsidR="003D4DCE">
              <w:rPr>
                <w:noProof/>
                <w:webHidden/>
              </w:rPr>
              <w:fldChar w:fldCharType="begin"/>
            </w:r>
            <w:r w:rsidR="003D4DCE">
              <w:rPr>
                <w:noProof/>
                <w:webHidden/>
              </w:rPr>
              <w:instrText xml:space="preserve"> PAGEREF _Toc47018720 \h </w:instrText>
            </w:r>
            <w:r w:rsidR="003D4DCE">
              <w:rPr>
                <w:noProof/>
                <w:webHidden/>
              </w:rPr>
            </w:r>
            <w:r w:rsidR="003D4DCE">
              <w:rPr>
                <w:noProof/>
                <w:webHidden/>
              </w:rPr>
              <w:fldChar w:fldCharType="separate"/>
            </w:r>
            <w:r w:rsidR="003D4DCE">
              <w:rPr>
                <w:noProof/>
                <w:webHidden/>
              </w:rPr>
              <w:t>35</w:t>
            </w:r>
            <w:r w:rsidR="003D4DCE">
              <w:rPr>
                <w:noProof/>
                <w:webHidden/>
              </w:rPr>
              <w:fldChar w:fldCharType="end"/>
            </w:r>
          </w:hyperlink>
        </w:p>
        <w:p w14:paraId="29217EBE" w14:textId="6CBE52B1"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21" w:history="1">
            <w:r w:rsidR="003D4DCE" w:rsidRPr="003D175B">
              <w:rPr>
                <w:rStyle w:val="Hipervnculo"/>
                <w:noProof/>
              </w:rPr>
              <w:t>5.3.6.6 GitHub</w:t>
            </w:r>
            <w:r w:rsidR="003D4DCE">
              <w:rPr>
                <w:noProof/>
                <w:webHidden/>
              </w:rPr>
              <w:tab/>
            </w:r>
            <w:r w:rsidR="003D4DCE">
              <w:rPr>
                <w:noProof/>
                <w:webHidden/>
              </w:rPr>
              <w:fldChar w:fldCharType="begin"/>
            </w:r>
            <w:r w:rsidR="003D4DCE">
              <w:rPr>
                <w:noProof/>
                <w:webHidden/>
              </w:rPr>
              <w:instrText xml:space="preserve"> PAGEREF _Toc47018721 \h </w:instrText>
            </w:r>
            <w:r w:rsidR="003D4DCE">
              <w:rPr>
                <w:noProof/>
                <w:webHidden/>
              </w:rPr>
            </w:r>
            <w:r w:rsidR="003D4DCE">
              <w:rPr>
                <w:noProof/>
                <w:webHidden/>
              </w:rPr>
              <w:fldChar w:fldCharType="separate"/>
            </w:r>
            <w:r w:rsidR="003D4DCE">
              <w:rPr>
                <w:noProof/>
                <w:webHidden/>
              </w:rPr>
              <w:t>35</w:t>
            </w:r>
            <w:r w:rsidR="003D4DCE">
              <w:rPr>
                <w:noProof/>
                <w:webHidden/>
              </w:rPr>
              <w:fldChar w:fldCharType="end"/>
            </w:r>
          </w:hyperlink>
        </w:p>
        <w:p w14:paraId="05080024" w14:textId="2078E7FF"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22" w:history="1">
            <w:r w:rsidR="003D4DCE" w:rsidRPr="003D175B">
              <w:rPr>
                <w:rStyle w:val="Hipervnculo"/>
                <w:noProof/>
              </w:rPr>
              <w:t>5.3.6.7 GitHub Desktop</w:t>
            </w:r>
            <w:r w:rsidR="003D4DCE">
              <w:rPr>
                <w:noProof/>
                <w:webHidden/>
              </w:rPr>
              <w:tab/>
            </w:r>
            <w:r w:rsidR="003D4DCE">
              <w:rPr>
                <w:noProof/>
                <w:webHidden/>
              </w:rPr>
              <w:fldChar w:fldCharType="begin"/>
            </w:r>
            <w:r w:rsidR="003D4DCE">
              <w:rPr>
                <w:noProof/>
                <w:webHidden/>
              </w:rPr>
              <w:instrText xml:space="preserve"> PAGEREF _Toc47018722 \h </w:instrText>
            </w:r>
            <w:r w:rsidR="003D4DCE">
              <w:rPr>
                <w:noProof/>
                <w:webHidden/>
              </w:rPr>
            </w:r>
            <w:r w:rsidR="003D4DCE">
              <w:rPr>
                <w:noProof/>
                <w:webHidden/>
              </w:rPr>
              <w:fldChar w:fldCharType="separate"/>
            </w:r>
            <w:r w:rsidR="003D4DCE">
              <w:rPr>
                <w:noProof/>
                <w:webHidden/>
              </w:rPr>
              <w:t>35</w:t>
            </w:r>
            <w:r w:rsidR="003D4DCE">
              <w:rPr>
                <w:noProof/>
                <w:webHidden/>
              </w:rPr>
              <w:fldChar w:fldCharType="end"/>
            </w:r>
          </w:hyperlink>
        </w:p>
        <w:p w14:paraId="1EFA12A3" w14:textId="20FA6160"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23" w:history="1">
            <w:r w:rsidR="003D4DCE" w:rsidRPr="003D175B">
              <w:rPr>
                <w:rStyle w:val="Hipervnculo"/>
                <w:noProof/>
              </w:rPr>
              <w:t>5.3.6.8 Visual Studio Code</w:t>
            </w:r>
            <w:r w:rsidR="003D4DCE">
              <w:rPr>
                <w:noProof/>
                <w:webHidden/>
              </w:rPr>
              <w:tab/>
            </w:r>
            <w:r w:rsidR="003D4DCE">
              <w:rPr>
                <w:noProof/>
                <w:webHidden/>
              </w:rPr>
              <w:fldChar w:fldCharType="begin"/>
            </w:r>
            <w:r w:rsidR="003D4DCE">
              <w:rPr>
                <w:noProof/>
                <w:webHidden/>
              </w:rPr>
              <w:instrText xml:space="preserve"> PAGEREF _Toc47018723 \h </w:instrText>
            </w:r>
            <w:r w:rsidR="003D4DCE">
              <w:rPr>
                <w:noProof/>
                <w:webHidden/>
              </w:rPr>
            </w:r>
            <w:r w:rsidR="003D4DCE">
              <w:rPr>
                <w:noProof/>
                <w:webHidden/>
              </w:rPr>
              <w:fldChar w:fldCharType="separate"/>
            </w:r>
            <w:r w:rsidR="003D4DCE">
              <w:rPr>
                <w:noProof/>
                <w:webHidden/>
              </w:rPr>
              <w:t>35</w:t>
            </w:r>
            <w:r w:rsidR="003D4DCE">
              <w:rPr>
                <w:noProof/>
                <w:webHidden/>
              </w:rPr>
              <w:fldChar w:fldCharType="end"/>
            </w:r>
          </w:hyperlink>
        </w:p>
        <w:p w14:paraId="7AA9BB79" w14:textId="56477540"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24" w:history="1">
            <w:r w:rsidR="003D4DCE" w:rsidRPr="003D175B">
              <w:rPr>
                <w:rStyle w:val="Hipervnculo"/>
                <w:noProof/>
              </w:rPr>
              <w:t>5.3.6.9 Jest</w:t>
            </w:r>
            <w:r w:rsidR="003D4DCE">
              <w:rPr>
                <w:noProof/>
                <w:webHidden/>
              </w:rPr>
              <w:tab/>
            </w:r>
            <w:r w:rsidR="003D4DCE">
              <w:rPr>
                <w:noProof/>
                <w:webHidden/>
              </w:rPr>
              <w:fldChar w:fldCharType="begin"/>
            </w:r>
            <w:r w:rsidR="003D4DCE">
              <w:rPr>
                <w:noProof/>
                <w:webHidden/>
              </w:rPr>
              <w:instrText xml:space="preserve"> PAGEREF _Toc47018724 \h </w:instrText>
            </w:r>
            <w:r w:rsidR="003D4DCE">
              <w:rPr>
                <w:noProof/>
                <w:webHidden/>
              </w:rPr>
            </w:r>
            <w:r w:rsidR="003D4DCE">
              <w:rPr>
                <w:noProof/>
                <w:webHidden/>
              </w:rPr>
              <w:fldChar w:fldCharType="separate"/>
            </w:r>
            <w:r w:rsidR="003D4DCE">
              <w:rPr>
                <w:noProof/>
                <w:webHidden/>
              </w:rPr>
              <w:t>36</w:t>
            </w:r>
            <w:r w:rsidR="003D4DCE">
              <w:rPr>
                <w:noProof/>
                <w:webHidden/>
              </w:rPr>
              <w:fldChar w:fldCharType="end"/>
            </w:r>
          </w:hyperlink>
        </w:p>
        <w:p w14:paraId="5C89FD01" w14:textId="2CF1B2DA" w:rsidR="003D4DCE" w:rsidRDefault="00513D62" w:rsidP="003D4DCE">
          <w:pPr>
            <w:pStyle w:val="TDC4"/>
            <w:tabs>
              <w:tab w:val="right" w:leader="dot" w:pos="9350"/>
            </w:tabs>
            <w:rPr>
              <w:rFonts w:asciiTheme="minorHAnsi" w:eastAsiaTheme="minorEastAsia" w:hAnsiTheme="minorHAnsi"/>
              <w:noProof/>
              <w:sz w:val="22"/>
              <w:lang w:eastAsia="es-CO"/>
            </w:rPr>
          </w:pPr>
          <w:hyperlink w:anchor="_Toc47018725" w:history="1">
            <w:r w:rsidR="003D4DCE" w:rsidRPr="003D175B">
              <w:rPr>
                <w:rStyle w:val="Hipervnculo"/>
                <w:noProof/>
              </w:rPr>
              <w:t>5.3.6.10 Jmeter</w:t>
            </w:r>
            <w:r w:rsidR="003D4DCE">
              <w:rPr>
                <w:noProof/>
                <w:webHidden/>
              </w:rPr>
              <w:tab/>
            </w:r>
            <w:r w:rsidR="003D4DCE">
              <w:rPr>
                <w:noProof/>
                <w:webHidden/>
              </w:rPr>
              <w:fldChar w:fldCharType="begin"/>
            </w:r>
            <w:r w:rsidR="003D4DCE">
              <w:rPr>
                <w:noProof/>
                <w:webHidden/>
              </w:rPr>
              <w:instrText xml:space="preserve"> PAGEREF _Toc47018725 \h </w:instrText>
            </w:r>
            <w:r w:rsidR="003D4DCE">
              <w:rPr>
                <w:noProof/>
                <w:webHidden/>
              </w:rPr>
            </w:r>
            <w:r w:rsidR="003D4DCE">
              <w:rPr>
                <w:noProof/>
                <w:webHidden/>
              </w:rPr>
              <w:fldChar w:fldCharType="separate"/>
            </w:r>
            <w:r w:rsidR="003D4DCE">
              <w:rPr>
                <w:noProof/>
                <w:webHidden/>
              </w:rPr>
              <w:t>36</w:t>
            </w:r>
            <w:r w:rsidR="003D4DCE">
              <w:rPr>
                <w:noProof/>
                <w:webHidden/>
              </w:rPr>
              <w:fldChar w:fldCharType="end"/>
            </w:r>
          </w:hyperlink>
        </w:p>
        <w:p w14:paraId="34BBE682" w14:textId="481F436C"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726" w:history="1">
            <w:r w:rsidR="003D4DCE" w:rsidRPr="003D175B">
              <w:rPr>
                <w:rStyle w:val="Hipervnculo"/>
                <w:noProof/>
              </w:rPr>
              <w:t>5.4 Marco legal</w:t>
            </w:r>
            <w:r w:rsidR="003D4DCE">
              <w:rPr>
                <w:noProof/>
                <w:webHidden/>
              </w:rPr>
              <w:tab/>
            </w:r>
            <w:r w:rsidR="003D4DCE">
              <w:rPr>
                <w:noProof/>
                <w:webHidden/>
              </w:rPr>
              <w:fldChar w:fldCharType="begin"/>
            </w:r>
            <w:r w:rsidR="003D4DCE">
              <w:rPr>
                <w:noProof/>
                <w:webHidden/>
              </w:rPr>
              <w:instrText xml:space="preserve"> PAGEREF _Toc47018726 \h </w:instrText>
            </w:r>
            <w:r w:rsidR="003D4DCE">
              <w:rPr>
                <w:noProof/>
                <w:webHidden/>
              </w:rPr>
            </w:r>
            <w:r w:rsidR="003D4DCE">
              <w:rPr>
                <w:noProof/>
                <w:webHidden/>
              </w:rPr>
              <w:fldChar w:fldCharType="separate"/>
            </w:r>
            <w:r w:rsidR="003D4DCE">
              <w:rPr>
                <w:noProof/>
                <w:webHidden/>
              </w:rPr>
              <w:t>36</w:t>
            </w:r>
            <w:r w:rsidR="003D4DCE">
              <w:rPr>
                <w:noProof/>
                <w:webHidden/>
              </w:rPr>
              <w:fldChar w:fldCharType="end"/>
            </w:r>
          </w:hyperlink>
        </w:p>
        <w:p w14:paraId="2786C638" w14:textId="673AEF04" w:rsidR="003D4DCE" w:rsidRDefault="00513D62" w:rsidP="003D4DCE">
          <w:pPr>
            <w:pStyle w:val="TDC1"/>
            <w:spacing w:line="480" w:lineRule="auto"/>
            <w:rPr>
              <w:rFonts w:asciiTheme="minorHAnsi" w:eastAsiaTheme="minorEastAsia" w:hAnsiTheme="minorHAnsi"/>
              <w:noProof/>
              <w:sz w:val="22"/>
              <w:lang w:eastAsia="es-CO"/>
            </w:rPr>
          </w:pPr>
          <w:hyperlink w:anchor="_Toc47018727" w:history="1">
            <w:r w:rsidR="003D4DCE" w:rsidRPr="003D175B">
              <w:rPr>
                <w:rStyle w:val="Hipervnculo"/>
                <w:noProof/>
              </w:rPr>
              <w:t>6. Resultados</w:t>
            </w:r>
            <w:r w:rsidR="003D4DCE">
              <w:rPr>
                <w:noProof/>
                <w:webHidden/>
              </w:rPr>
              <w:tab/>
            </w:r>
            <w:r w:rsidR="003D4DCE">
              <w:rPr>
                <w:noProof/>
                <w:webHidden/>
              </w:rPr>
              <w:fldChar w:fldCharType="begin"/>
            </w:r>
            <w:r w:rsidR="003D4DCE">
              <w:rPr>
                <w:noProof/>
                <w:webHidden/>
              </w:rPr>
              <w:instrText xml:space="preserve"> PAGEREF _Toc47018727 \h </w:instrText>
            </w:r>
            <w:r w:rsidR="003D4DCE">
              <w:rPr>
                <w:noProof/>
                <w:webHidden/>
              </w:rPr>
            </w:r>
            <w:r w:rsidR="003D4DCE">
              <w:rPr>
                <w:noProof/>
                <w:webHidden/>
              </w:rPr>
              <w:fldChar w:fldCharType="separate"/>
            </w:r>
            <w:r w:rsidR="003D4DCE">
              <w:rPr>
                <w:noProof/>
                <w:webHidden/>
              </w:rPr>
              <w:t>38</w:t>
            </w:r>
            <w:r w:rsidR="003D4DCE">
              <w:rPr>
                <w:noProof/>
                <w:webHidden/>
              </w:rPr>
              <w:fldChar w:fldCharType="end"/>
            </w:r>
          </w:hyperlink>
        </w:p>
        <w:p w14:paraId="786F26A3" w14:textId="3C1F0410"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728" w:history="1">
            <w:r w:rsidR="003D4DCE" w:rsidRPr="003D175B">
              <w:rPr>
                <w:rStyle w:val="Hipervnculo"/>
                <w:noProof/>
              </w:rPr>
              <w:t>6.1 Fase 1: Planificación del proyecto</w:t>
            </w:r>
            <w:r w:rsidR="003D4DCE">
              <w:rPr>
                <w:noProof/>
                <w:webHidden/>
              </w:rPr>
              <w:tab/>
            </w:r>
            <w:r w:rsidR="003D4DCE">
              <w:rPr>
                <w:noProof/>
                <w:webHidden/>
              </w:rPr>
              <w:fldChar w:fldCharType="begin"/>
            </w:r>
            <w:r w:rsidR="003D4DCE">
              <w:rPr>
                <w:noProof/>
                <w:webHidden/>
              </w:rPr>
              <w:instrText xml:space="preserve"> PAGEREF _Toc47018728 \h </w:instrText>
            </w:r>
            <w:r w:rsidR="003D4DCE">
              <w:rPr>
                <w:noProof/>
                <w:webHidden/>
              </w:rPr>
            </w:r>
            <w:r w:rsidR="003D4DCE">
              <w:rPr>
                <w:noProof/>
                <w:webHidden/>
              </w:rPr>
              <w:fldChar w:fldCharType="separate"/>
            </w:r>
            <w:r w:rsidR="003D4DCE">
              <w:rPr>
                <w:noProof/>
                <w:webHidden/>
              </w:rPr>
              <w:t>42</w:t>
            </w:r>
            <w:r w:rsidR="003D4DCE">
              <w:rPr>
                <w:noProof/>
                <w:webHidden/>
              </w:rPr>
              <w:fldChar w:fldCharType="end"/>
            </w:r>
          </w:hyperlink>
        </w:p>
        <w:p w14:paraId="5B2A2251" w14:textId="5B4933C1"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29" w:history="1">
            <w:r w:rsidR="003D4DCE" w:rsidRPr="003D175B">
              <w:rPr>
                <w:rStyle w:val="Hipervnculo"/>
                <w:noProof/>
              </w:rPr>
              <w:t>6.1.1 Crear el plan del proyecto.</w:t>
            </w:r>
            <w:r w:rsidR="003D4DCE">
              <w:rPr>
                <w:noProof/>
                <w:webHidden/>
              </w:rPr>
              <w:tab/>
            </w:r>
            <w:r w:rsidR="003D4DCE">
              <w:rPr>
                <w:noProof/>
                <w:webHidden/>
              </w:rPr>
              <w:fldChar w:fldCharType="begin"/>
            </w:r>
            <w:r w:rsidR="003D4DCE">
              <w:rPr>
                <w:noProof/>
                <w:webHidden/>
              </w:rPr>
              <w:instrText xml:space="preserve"> PAGEREF _Toc47018729 \h </w:instrText>
            </w:r>
            <w:r w:rsidR="003D4DCE">
              <w:rPr>
                <w:noProof/>
                <w:webHidden/>
              </w:rPr>
            </w:r>
            <w:r w:rsidR="003D4DCE">
              <w:rPr>
                <w:noProof/>
                <w:webHidden/>
              </w:rPr>
              <w:fldChar w:fldCharType="separate"/>
            </w:r>
            <w:r w:rsidR="003D4DCE">
              <w:rPr>
                <w:noProof/>
                <w:webHidden/>
              </w:rPr>
              <w:t>42</w:t>
            </w:r>
            <w:r w:rsidR="003D4DCE">
              <w:rPr>
                <w:noProof/>
                <w:webHidden/>
              </w:rPr>
              <w:fldChar w:fldCharType="end"/>
            </w:r>
          </w:hyperlink>
        </w:p>
        <w:p w14:paraId="7A7354DD" w14:textId="3AF5B0F4"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30" w:history="1">
            <w:r w:rsidR="003D4DCE" w:rsidRPr="003D175B">
              <w:rPr>
                <w:rStyle w:val="Hipervnculo"/>
                <w:noProof/>
              </w:rPr>
              <w:t>6.1.2 Crear repositorio del proyecto</w:t>
            </w:r>
            <w:r w:rsidR="003D4DCE">
              <w:rPr>
                <w:noProof/>
                <w:webHidden/>
              </w:rPr>
              <w:tab/>
            </w:r>
            <w:r w:rsidR="003D4DCE">
              <w:rPr>
                <w:noProof/>
                <w:webHidden/>
              </w:rPr>
              <w:fldChar w:fldCharType="begin"/>
            </w:r>
            <w:r w:rsidR="003D4DCE">
              <w:rPr>
                <w:noProof/>
                <w:webHidden/>
              </w:rPr>
              <w:instrText xml:space="preserve"> PAGEREF _Toc47018730 \h </w:instrText>
            </w:r>
            <w:r w:rsidR="003D4DCE">
              <w:rPr>
                <w:noProof/>
                <w:webHidden/>
              </w:rPr>
            </w:r>
            <w:r w:rsidR="003D4DCE">
              <w:rPr>
                <w:noProof/>
                <w:webHidden/>
              </w:rPr>
              <w:fldChar w:fldCharType="separate"/>
            </w:r>
            <w:r w:rsidR="003D4DCE">
              <w:rPr>
                <w:noProof/>
                <w:webHidden/>
              </w:rPr>
              <w:t>78</w:t>
            </w:r>
            <w:r w:rsidR="003D4DCE">
              <w:rPr>
                <w:noProof/>
                <w:webHidden/>
              </w:rPr>
              <w:fldChar w:fldCharType="end"/>
            </w:r>
          </w:hyperlink>
        </w:p>
        <w:p w14:paraId="358BA184" w14:textId="47E1504A"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31" w:history="1">
            <w:r w:rsidR="003D4DCE" w:rsidRPr="003D175B">
              <w:rPr>
                <w:rStyle w:val="Hipervnculo"/>
                <w:noProof/>
              </w:rPr>
              <w:t>6.1.3 Registrar los resultados de la verificación</w:t>
            </w:r>
            <w:r w:rsidR="003D4DCE">
              <w:rPr>
                <w:noProof/>
                <w:webHidden/>
              </w:rPr>
              <w:tab/>
            </w:r>
            <w:r w:rsidR="003D4DCE">
              <w:rPr>
                <w:noProof/>
                <w:webHidden/>
              </w:rPr>
              <w:fldChar w:fldCharType="begin"/>
            </w:r>
            <w:r w:rsidR="003D4DCE">
              <w:rPr>
                <w:noProof/>
                <w:webHidden/>
              </w:rPr>
              <w:instrText xml:space="preserve"> PAGEREF _Toc47018731 \h </w:instrText>
            </w:r>
            <w:r w:rsidR="003D4DCE">
              <w:rPr>
                <w:noProof/>
                <w:webHidden/>
              </w:rPr>
            </w:r>
            <w:r w:rsidR="003D4DCE">
              <w:rPr>
                <w:noProof/>
                <w:webHidden/>
              </w:rPr>
              <w:fldChar w:fldCharType="separate"/>
            </w:r>
            <w:r w:rsidR="003D4DCE">
              <w:rPr>
                <w:noProof/>
                <w:webHidden/>
              </w:rPr>
              <w:t>79</w:t>
            </w:r>
            <w:r w:rsidR="003D4DCE">
              <w:rPr>
                <w:noProof/>
                <w:webHidden/>
              </w:rPr>
              <w:fldChar w:fldCharType="end"/>
            </w:r>
          </w:hyperlink>
        </w:p>
        <w:p w14:paraId="48C008EA" w14:textId="21684D87"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732" w:history="1">
            <w:r w:rsidR="003D4DCE" w:rsidRPr="003D175B">
              <w:rPr>
                <w:rStyle w:val="Hipervnculo"/>
                <w:rFonts w:eastAsia="Times New Roman"/>
                <w:noProof/>
              </w:rPr>
              <w:t>6.2 Fase 2: Ejecución del plan del proyecto</w:t>
            </w:r>
            <w:r w:rsidR="003D4DCE">
              <w:rPr>
                <w:noProof/>
                <w:webHidden/>
              </w:rPr>
              <w:tab/>
            </w:r>
            <w:r w:rsidR="003D4DCE">
              <w:rPr>
                <w:noProof/>
                <w:webHidden/>
              </w:rPr>
              <w:fldChar w:fldCharType="begin"/>
            </w:r>
            <w:r w:rsidR="003D4DCE">
              <w:rPr>
                <w:noProof/>
                <w:webHidden/>
              </w:rPr>
              <w:instrText xml:space="preserve"> PAGEREF _Toc47018732 \h </w:instrText>
            </w:r>
            <w:r w:rsidR="003D4DCE">
              <w:rPr>
                <w:noProof/>
                <w:webHidden/>
              </w:rPr>
            </w:r>
            <w:r w:rsidR="003D4DCE">
              <w:rPr>
                <w:noProof/>
                <w:webHidden/>
              </w:rPr>
              <w:fldChar w:fldCharType="separate"/>
            </w:r>
            <w:r w:rsidR="003D4DCE">
              <w:rPr>
                <w:noProof/>
                <w:webHidden/>
              </w:rPr>
              <w:t>81</w:t>
            </w:r>
            <w:r w:rsidR="003D4DCE">
              <w:rPr>
                <w:noProof/>
                <w:webHidden/>
              </w:rPr>
              <w:fldChar w:fldCharType="end"/>
            </w:r>
          </w:hyperlink>
        </w:p>
        <w:p w14:paraId="0A22C92F" w14:textId="5D5A80C4"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33" w:history="1">
            <w:r w:rsidR="003D4DCE" w:rsidRPr="003D175B">
              <w:rPr>
                <w:rStyle w:val="Hipervnculo"/>
                <w:noProof/>
              </w:rPr>
              <w:t>6.2.1 Diligenciar un acta de reunión</w:t>
            </w:r>
            <w:r w:rsidR="003D4DCE">
              <w:rPr>
                <w:noProof/>
                <w:webHidden/>
              </w:rPr>
              <w:tab/>
            </w:r>
            <w:r w:rsidR="003D4DCE">
              <w:rPr>
                <w:noProof/>
                <w:webHidden/>
              </w:rPr>
              <w:fldChar w:fldCharType="begin"/>
            </w:r>
            <w:r w:rsidR="003D4DCE">
              <w:rPr>
                <w:noProof/>
                <w:webHidden/>
              </w:rPr>
              <w:instrText xml:space="preserve"> PAGEREF _Toc47018733 \h </w:instrText>
            </w:r>
            <w:r w:rsidR="003D4DCE">
              <w:rPr>
                <w:noProof/>
                <w:webHidden/>
              </w:rPr>
            </w:r>
            <w:r w:rsidR="003D4DCE">
              <w:rPr>
                <w:noProof/>
                <w:webHidden/>
              </w:rPr>
              <w:fldChar w:fldCharType="separate"/>
            </w:r>
            <w:r w:rsidR="003D4DCE">
              <w:rPr>
                <w:noProof/>
                <w:webHidden/>
              </w:rPr>
              <w:t>81</w:t>
            </w:r>
            <w:r w:rsidR="003D4DCE">
              <w:rPr>
                <w:noProof/>
                <w:webHidden/>
              </w:rPr>
              <w:fldChar w:fldCharType="end"/>
            </w:r>
          </w:hyperlink>
        </w:p>
        <w:p w14:paraId="738CD12F" w14:textId="1915EBD3"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34" w:history="1">
            <w:r w:rsidR="003D4DCE" w:rsidRPr="003D175B">
              <w:rPr>
                <w:rStyle w:val="Hipervnculo"/>
                <w:noProof/>
              </w:rPr>
              <w:t>6.2.2 Diligenciar el registro de estado de progreso</w:t>
            </w:r>
            <w:r w:rsidR="003D4DCE">
              <w:rPr>
                <w:noProof/>
                <w:webHidden/>
              </w:rPr>
              <w:tab/>
            </w:r>
            <w:r w:rsidR="003D4DCE">
              <w:rPr>
                <w:noProof/>
                <w:webHidden/>
              </w:rPr>
              <w:fldChar w:fldCharType="begin"/>
            </w:r>
            <w:r w:rsidR="003D4DCE">
              <w:rPr>
                <w:noProof/>
                <w:webHidden/>
              </w:rPr>
              <w:instrText xml:space="preserve"> PAGEREF _Toc47018734 \h </w:instrText>
            </w:r>
            <w:r w:rsidR="003D4DCE">
              <w:rPr>
                <w:noProof/>
                <w:webHidden/>
              </w:rPr>
            </w:r>
            <w:r w:rsidR="003D4DCE">
              <w:rPr>
                <w:noProof/>
                <w:webHidden/>
              </w:rPr>
              <w:fldChar w:fldCharType="separate"/>
            </w:r>
            <w:r w:rsidR="003D4DCE">
              <w:rPr>
                <w:noProof/>
                <w:webHidden/>
              </w:rPr>
              <w:t>82</w:t>
            </w:r>
            <w:r w:rsidR="003D4DCE">
              <w:rPr>
                <w:noProof/>
                <w:webHidden/>
              </w:rPr>
              <w:fldChar w:fldCharType="end"/>
            </w:r>
          </w:hyperlink>
        </w:p>
        <w:p w14:paraId="7C41F25B" w14:textId="1CD94745"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35" w:history="1">
            <w:r w:rsidR="003D4DCE" w:rsidRPr="003D175B">
              <w:rPr>
                <w:rStyle w:val="Hipervnculo"/>
                <w:noProof/>
              </w:rPr>
              <w:t>6.2.3 Diligenciar una solicitud de cambio</w:t>
            </w:r>
            <w:r w:rsidR="003D4DCE">
              <w:rPr>
                <w:noProof/>
                <w:webHidden/>
              </w:rPr>
              <w:tab/>
            </w:r>
            <w:r w:rsidR="003D4DCE">
              <w:rPr>
                <w:noProof/>
                <w:webHidden/>
              </w:rPr>
              <w:fldChar w:fldCharType="begin"/>
            </w:r>
            <w:r w:rsidR="003D4DCE">
              <w:rPr>
                <w:noProof/>
                <w:webHidden/>
              </w:rPr>
              <w:instrText xml:space="preserve"> PAGEREF _Toc47018735 \h </w:instrText>
            </w:r>
            <w:r w:rsidR="003D4DCE">
              <w:rPr>
                <w:noProof/>
                <w:webHidden/>
              </w:rPr>
            </w:r>
            <w:r w:rsidR="003D4DCE">
              <w:rPr>
                <w:noProof/>
                <w:webHidden/>
              </w:rPr>
              <w:fldChar w:fldCharType="separate"/>
            </w:r>
            <w:r w:rsidR="003D4DCE">
              <w:rPr>
                <w:noProof/>
                <w:webHidden/>
              </w:rPr>
              <w:t>83</w:t>
            </w:r>
            <w:r w:rsidR="003D4DCE">
              <w:rPr>
                <w:noProof/>
                <w:webHidden/>
              </w:rPr>
              <w:fldChar w:fldCharType="end"/>
            </w:r>
          </w:hyperlink>
        </w:p>
        <w:p w14:paraId="08FB77AF" w14:textId="6BD4FBDE"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736" w:history="1">
            <w:r w:rsidR="003D4DCE" w:rsidRPr="003D175B">
              <w:rPr>
                <w:rStyle w:val="Hipervnculo"/>
                <w:noProof/>
              </w:rPr>
              <w:t>6.3 Fase 3: Evaluación y control del proyecto</w:t>
            </w:r>
            <w:r w:rsidR="003D4DCE">
              <w:rPr>
                <w:noProof/>
                <w:webHidden/>
              </w:rPr>
              <w:tab/>
            </w:r>
            <w:r w:rsidR="003D4DCE">
              <w:rPr>
                <w:noProof/>
                <w:webHidden/>
              </w:rPr>
              <w:fldChar w:fldCharType="begin"/>
            </w:r>
            <w:r w:rsidR="003D4DCE">
              <w:rPr>
                <w:noProof/>
                <w:webHidden/>
              </w:rPr>
              <w:instrText xml:space="preserve"> PAGEREF _Toc47018736 \h </w:instrText>
            </w:r>
            <w:r w:rsidR="003D4DCE">
              <w:rPr>
                <w:noProof/>
                <w:webHidden/>
              </w:rPr>
            </w:r>
            <w:r w:rsidR="003D4DCE">
              <w:rPr>
                <w:noProof/>
                <w:webHidden/>
              </w:rPr>
              <w:fldChar w:fldCharType="separate"/>
            </w:r>
            <w:r w:rsidR="003D4DCE">
              <w:rPr>
                <w:noProof/>
                <w:webHidden/>
              </w:rPr>
              <w:t>85</w:t>
            </w:r>
            <w:r w:rsidR="003D4DCE">
              <w:rPr>
                <w:noProof/>
                <w:webHidden/>
              </w:rPr>
              <w:fldChar w:fldCharType="end"/>
            </w:r>
          </w:hyperlink>
        </w:p>
        <w:p w14:paraId="322B3A55" w14:textId="07F329C5"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37" w:history="1">
            <w:r w:rsidR="003D4DCE" w:rsidRPr="003D175B">
              <w:rPr>
                <w:rStyle w:val="Hipervnculo"/>
                <w:noProof/>
              </w:rPr>
              <w:t>6.3.1 Diligenciar el registro de corrección</w:t>
            </w:r>
            <w:r w:rsidR="003D4DCE">
              <w:rPr>
                <w:noProof/>
                <w:webHidden/>
              </w:rPr>
              <w:tab/>
            </w:r>
            <w:r w:rsidR="003D4DCE">
              <w:rPr>
                <w:noProof/>
                <w:webHidden/>
              </w:rPr>
              <w:fldChar w:fldCharType="begin"/>
            </w:r>
            <w:r w:rsidR="003D4DCE">
              <w:rPr>
                <w:noProof/>
                <w:webHidden/>
              </w:rPr>
              <w:instrText xml:space="preserve"> PAGEREF _Toc47018737 \h </w:instrText>
            </w:r>
            <w:r w:rsidR="003D4DCE">
              <w:rPr>
                <w:noProof/>
                <w:webHidden/>
              </w:rPr>
            </w:r>
            <w:r w:rsidR="003D4DCE">
              <w:rPr>
                <w:noProof/>
                <w:webHidden/>
              </w:rPr>
              <w:fldChar w:fldCharType="separate"/>
            </w:r>
            <w:r w:rsidR="003D4DCE">
              <w:rPr>
                <w:noProof/>
                <w:webHidden/>
              </w:rPr>
              <w:t>85</w:t>
            </w:r>
            <w:r w:rsidR="003D4DCE">
              <w:rPr>
                <w:noProof/>
                <w:webHidden/>
              </w:rPr>
              <w:fldChar w:fldCharType="end"/>
            </w:r>
          </w:hyperlink>
        </w:p>
        <w:p w14:paraId="3F69ACD7" w14:textId="3A36CC9A" w:rsidR="003D4DCE" w:rsidRDefault="00513D62" w:rsidP="003D4DCE">
          <w:pPr>
            <w:pStyle w:val="TDC2"/>
            <w:tabs>
              <w:tab w:val="right" w:leader="dot" w:pos="9350"/>
            </w:tabs>
            <w:rPr>
              <w:rFonts w:asciiTheme="minorHAnsi" w:eastAsiaTheme="minorEastAsia" w:hAnsiTheme="minorHAnsi"/>
              <w:noProof/>
              <w:sz w:val="22"/>
              <w:lang w:eastAsia="es-CO"/>
            </w:rPr>
          </w:pPr>
          <w:hyperlink w:anchor="_Toc47018738" w:history="1">
            <w:r w:rsidR="003D4DCE" w:rsidRPr="003D175B">
              <w:rPr>
                <w:rStyle w:val="Hipervnculo"/>
                <w:noProof/>
              </w:rPr>
              <w:t>6.4 Fase 4: Cierre del proyecto</w:t>
            </w:r>
            <w:r w:rsidR="003D4DCE">
              <w:rPr>
                <w:noProof/>
                <w:webHidden/>
              </w:rPr>
              <w:tab/>
            </w:r>
            <w:r w:rsidR="003D4DCE">
              <w:rPr>
                <w:noProof/>
                <w:webHidden/>
              </w:rPr>
              <w:fldChar w:fldCharType="begin"/>
            </w:r>
            <w:r w:rsidR="003D4DCE">
              <w:rPr>
                <w:noProof/>
                <w:webHidden/>
              </w:rPr>
              <w:instrText xml:space="preserve"> PAGEREF _Toc47018738 \h </w:instrText>
            </w:r>
            <w:r w:rsidR="003D4DCE">
              <w:rPr>
                <w:noProof/>
                <w:webHidden/>
              </w:rPr>
            </w:r>
            <w:r w:rsidR="003D4DCE">
              <w:rPr>
                <w:noProof/>
                <w:webHidden/>
              </w:rPr>
              <w:fldChar w:fldCharType="separate"/>
            </w:r>
            <w:r w:rsidR="003D4DCE">
              <w:rPr>
                <w:noProof/>
                <w:webHidden/>
              </w:rPr>
              <w:t>86</w:t>
            </w:r>
            <w:r w:rsidR="003D4DCE">
              <w:rPr>
                <w:noProof/>
                <w:webHidden/>
              </w:rPr>
              <w:fldChar w:fldCharType="end"/>
            </w:r>
          </w:hyperlink>
        </w:p>
        <w:p w14:paraId="54188567" w14:textId="548CB165" w:rsidR="003D4DCE" w:rsidRDefault="00513D62" w:rsidP="003D4DCE">
          <w:pPr>
            <w:pStyle w:val="TDC3"/>
            <w:tabs>
              <w:tab w:val="right" w:leader="dot" w:pos="9350"/>
            </w:tabs>
            <w:rPr>
              <w:rFonts w:asciiTheme="minorHAnsi" w:eastAsiaTheme="minorEastAsia" w:hAnsiTheme="minorHAnsi"/>
              <w:noProof/>
              <w:sz w:val="22"/>
              <w:lang w:eastAsia="es-CO"/>
            </w:rPr>
          </w:pPr>
          <w:hyperlink w:anchor="_Toc47018739" w:history="1">
            <w:r w:rsidR="003D4DCE" w:rsidRPr="003D175B">
              <w:rPr>
                <w:rStyle w:val="Hipervnculo"/>
                <w:noProof/>
              </w:rPr>
              <w:t>6.4.1 Diligenciar un registro de aceptación.</w:t>
            </w:r>
            <w:r w:rsidR="003D4DCE">
              <w:rPr>
                <w:noProof/>
                <w:webHidden/>
              </w:rPr>
              <w:tab/>
            </w:r>
            <w:r w:rsidR="003D4DCE">
              <w:rPr>
                <w:noProof/>
                <w:webHidden/>
              </w:rPr>
              <w:fldChar w:fldCharType="begin"/>
            </w:r>
            <w:r w:rsidR="003D4DCE">
              <w:rPr>
                <w:noProof/>
                <w:webHidden/>
              </w:rPr>
              <w:instrText xml:space="preserve"> PAGEREF _Toc47018739 \h </w:instrText>
            </w:r>
            <w:r w:rsidR="003D4DCE">
              <w:rPr>
                <w:noProof/>
                <w:webHidden/>
              </w:rPr>
            </w:r>
            <w:r w:rsidR="003D4DCE">
              <w:rPr>
                <w:noProof/>
                <w:webHidden/>
              </w:rPr>
              <w:fldChar w:fldCharType="separate"/>
            </w:r>
            <w:r w:rsidR="003D4DCE">
              <w:rPr>
                <w:noProof/>
                <w:webHidden/>
              </w:rPr>
              <w:t>86</w:t>
            </w:r>
            <w:r w:rsidR="003D4DCE">
              <w:rPr>
                <w:noProof/>
                <w:webHidden/>
              </w:rPr>
              <w:fldChar w:fldCharType="end"/>
            </w:r>
          </w:hyperlink>
        </w:p>
        <w:p w14:paraId="4BC29D54" w14:textId="291E5D05" w:rsidR="003D4DCE" w:rsidRDefault="00513D62" w:rsidP="003D4DCE">
          <w:pPr>
            <w:pStyle w:val="TDC1"/>
            <w:spacing w:line="480" w:lineRule="auto"/>
            <w:rPr>
              <w:rFonts w:asciiTheme="minorHAnsi" w:eastAsiaTheme="minorEastAsia" w:hAnsiTheme="minorHAnsi"/>
              <w:noProof/>
              <w:sz w:val="22"/>
              <w:lang w:eastAsia="es-CO"/>
            </w:rPr>
          </w:pPr>
          <w:hyperlink w:anchor="_Toc47018740" w:history="1">
            <w:r w:rsidR="003D4DCE" w:rsidRPr="003D175B">
              <w:rPr>
                <w:rStyle w:val="Hipervnculo"/>
                <w:noProof/>
              </w:rPr>
              <w:t>7. Conclusiones</w:t>
            </w:r>
            <w:r w:rsidR="003D4DCE">
              <w:rPr>
                <w:noProof/>
                <w:webHidden/>
              </w:rPr>
              <w:tab/>
            </w:r>
            <w:r w:rsidR="003D4DCE">
              <w:rPr>
                <w:noProof/>
                <w:webHidden/>
              </w:rPr>
              <w:fldChar w:fldCharType="begin"/>
            </w:r>
            <w:r w:rsidR="003D4DCE">
              <w:rPr>
                <w:noProof/>
                <w:webHidden/>
              </w:rPr>
              <w:instrText xml:space="preserve"> PAGEREF _Toc47018740 \h </w:instrText>
            </w:r>
            <w:r w:rsidR="003D4DCE">
              <w:rPr>
                <w:noProof/>
                <w:webHidden/>
              </w:rPr>
            </w:r>
            <w:r w:rsidR="003D4DCE">
              <w:rPr>
                <w:noProof/>
                <w:webHidden/>
              </w:rPr>
              <w:fldChar w:fldCharType="separate"/>
            </w:r>
            <w:r w:rsidR="003D4DCE">
              <w:rPr>
                <w:noProof/>
                <w:webHidden/>
              </w:rPr>
              <w:t>89</w:t>
            </w:r>
            <w:r w:rsidR="003D4DCE">
              <w:rPr>
                <w:noProof/>
                <w:webHidden/>
              </w:rPr>
              <w:fldChar w:fldCharType="end"/>
            </w:r>
          </w:hyperlink>
        </w:p>
        <w:p w14:paraId="041A825A" w14:textId="13E981D0" w:rsidR="003D4DCE" w:rsidRDefault="00513D62" w:rsidP="003D4DCE">
          <w:pPr>
            <w:pStyle w:val="TDC1"/>
            <w:spacing w:line="480" w:lineRule="auto"/>
            <w:rPr>
              <w:rFonts w:asciiTheme="minorHAnsi" w:eastAsiaTheme="minorEastAsia" w:hAnsiTheme="minorHAnsi"/>
              <w:noProof/>
              <w:sz w:val="22"/>
              <w:lang w:eastAsia="es-CO"/>
            </w:rPr>
          </w:pPr>
          <w:hyperlink w:anchor="_Toc47018741" w:history="1">
            <w:r w:rsidR="003D4DCE" w:rsidRPr="003D175B">
              <w:rPr>
                <w:rStyle w:val="Hipervnculo"/>
                <w:noProof/>
              </w:rPr>
              <w:t>8. Referencias</w:t>
            </w:r>
            <w:r w:rsidR="003D4DCE">
              <w:rPr>
                <w:noProof/>
                <w:webHidden/>
              </w:rPr>
              <w:tab/>
            </w:r>
            <w:r w:rsidR="003D4DCE">
              <w:rPr>
                <w:noProof/>
                <w:webHidden/>
              </w:rPr>
              <w:fldChar w:fldCharType="begin"/>
            </w:r>
            <w:r w:rsidR="003D4DCE">
              <w:rPr>
                <w:noProof/>
                <w:webHidden/>
              </w:rPr>
              <w:instrText xml:space="preserve"> PAGEREF _Toc47018741 \h </w:instrText>
            </w:r>
            <w:r w:rsidR="003D4DCE">
              <w:rPr>
                <w:noProof/>
                <w:webHidden/>
              </w:rPr>
            </w:r>
            <w:r w:rsidR="003D4DCE">
              <w:rPr>
                <w:noProof/>
                <w:webHidden/>
              </w:rPr>
              <w:fldChar w:fldCharType="separate"/>
            </w:r>
            <w:r w:rsidR="003D4DCE">
              <w:rPr>
                <w:noProof/>
                <w:webHidden/>
              </w:rPr>
              <w:t>97</w:t>
            </w:r>
            <w:r w:rsidR="003D4DCE">
              <w:rPr>
                <w:noProof/>
                <w:webHidden/>
              </w:rPr>
              <w:fldChar w:fldCharType="end"/>
            </w:r>
          </w:hyperlink>
        </w:p>
        <w:p w14:paraId="6B1EB913" w14:textId="08075A37" w:rsidR="00127F3D" w:rsidRDefault="00E17CC1" w:rsidP="003D4DCE">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770B9E">
      <w:pPr>
        <w:jc w:val="center"/>
        <w:rPr>
          <w:rFonts w:cs="Times New Roman"/>
          <w:b/>
        </w:rPr>
      </w:pPr>
      <w:r>
        <w:rPr>
          <w:rFonts w:cs="Times New Roman"/>
          <w:b/>
        </w:rPr>
        <w:lastRenderedPageBreak/>
        <w:t>Lista de tablas</w:t>
      </w:r>
    </w:p>
    <w:p w14:paraId="597A1CC4" w14:textId="7F03A4F6" w:rsidR="00770B9E" w:rsidRDefault="00991E2E" w:rsidP="00770B9E">
      <w:pPr>
        <w:pStyle w:val="Tabladeilustraciones"/>
        <w:tabs>
          <w:tab w:val="right" w:leader="dot" w:pos="9350"/>
        </w:tabs>
        <w:spacing w:line="480" w:lineRule="auto"/>
        <w:rPr>
          <w:rFonts w:asciiTheme="minorHAnsi" w:eastAsiaTheme="minorEastAsia" w:hAnsiTheme="minorHAnsi"/>
          <w:noProof/>
          <w:sz w:val="22"/>
          <w:lang w:val="en-US"/>
        </w:rPr>
      </w:pPr>
      <w:r>
        <w:fldChar w:fldCharType="begin"/>
      </w:r>
      <w:r>
        <w:instrText xml:space="preserve"> TOC \h \z \c "Tabla" </w:instrText>
      </w:r>
      <w:r>
        <w:fldChar w:fldCharType="separate"/>
      </w:r>
      <w:hyperlink w:anchor="_Toc47023246" w:history="1">
        <w:r w:rsidR="00770B9E" w:rsidRPr="00E81E8C">
          <w:rPr>
            <w:rStyle w:val="Hipervnculo"/>
            <w:noProof/>
          </w:rPr>
          <w:t>Tabla 1. Diagnóstico y pronóstico del proyecto.</w:t>
        </w:r>
        <w:r w:rsidR="00770B9E">
          <w:rPr>
            <w:noProof/>
            <w:webHidden/>
          </w:rPr>
          <w:tab/>
        </w:r>
        <w:r w:rsidR="00770B9E">
          <w:rPr>
            <w:noProof/>
            <w:webHidden/>
          </w:rPr>
          <w:fldChar w:fldCharType="begin"/>
        </w:r>
        <w:r w:rsidR="00770B9E">
          <w:rPr>
            <w:noProof/>
            <w:webHidden/>
          </w:rPr>
          <w:instrText xml:space="preserve"> PAGEREF _Toc47023246 \h </w:instrText>
        </w:r>
        <w:r w:rsidR="00770B9E">
          <w:rPr>
            <w:noProof/>
            <w:webHidden/>
          </w:rPr>
        </w:r>
        <w:r w:rsidR="00770B9E">
          <w:rPr>
            <w:noProof/>
            <w:webHidden/>
          </w:rPr>
          <w:fldChar w:fldCharType="separate"/>
        </w:r>
        <w:r w:rsidR="00770B9E">
          <w:rPr>
            <w:noProof/>
            <w:webHidden/>
          </w:rPr>
          <w:t>7</w:t>
        </w:r>
        <w:r w:rsidR="00770B9E">
          <w:rPr>
            <w:noProof/>
            <w:webHidden/>
          </w:rPr>
          <w:fldChar w:fldCharType="end"/>
        </w:r>
      </w:hyperlink>
    </w:p>
    <w:p w14:paraId="3CAE6B1D" w14:textId="0E811C95"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47" w:history="1">
        <w:r w:rsidRPr="00E81E8C">
          <w:rPr>
            <w:rStyle w:val="Hipervnculo"/>
            <w:noProof/>
          </w:rPr>
          <w:t>Tabla 2. Diagramas de UML por categoría.</w:t>
        </w:r>
        <w:r>
          <w:rPr>
            <w:noProof/>
            <w:webHidden/>
          </w:rPr>
          <w:tab/>
        </w:r>
        <w:r>
          <w:rPr>
            <w:noProof/>
            <w:webHidden/>
          </w:rPr>
          <w:fldChar w:fldCharType="begin"/>
        </w:r>
        <w:r>
          <w:rPr>
            <w:noProof/>
            <w:webHidden/>
          </w:rPr>
          <w:instrText xml:space="preserve"> PAGEREF _Toc47023247 \h </w:instrText>
        </w:r>
        <w:r>
          <w:rPr>
            <w:noProof/>
            <w:webHidden/>
          </w:rPr>
        </w:r>
        <w:r>
          <w:rPr>
            <w:noProof/>
            <w:webHidden/>
          </w:rPr>
          <w:fldChar w:fldCharType="separate"/>
        </w:r>
        <w:r>
          <w:rPr>
            <w:noProof/>
            <w:webHidden/>
          </w:rPr>
          <w:t>16</w:t>
        </w:r>
        <w:r>
          <w:rPr>
            <w:noProof/>
            <w:webHidden/>
          </w:rPr>
          <w:fldChar w:fldCharType="end"/>
        </w:r>
      </w:hyperlink>
    </w:p>
    <w:p w14:paraId="0A4FFE32" w14:textId="528460CC"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48" w:history="1">
        <w:r w:rsidRPr="00E81E8C">
          <w:rPr>
            <w:rStyle w:val="Hipervnculo"/>
            <w:noProof/>
          </w:rPr>
          <w:t>Tabla 3. Estándares para la gestión de proyectos.</w:t>
        </w:r>
        <w:r>
          <w:rPr>
            <w:noProof/>
            <w:webHidden/>
          </w:rPr>
          <w:tab/>
        </w:r>
        <w:r>
          <w:rPr>
            <w:noProof/>
            <w:webHidden/>
          </w:rPr>
          <w:fldChar w:fldCharType="begin"/>
        </w:r>
        <w:r>
          <w:rPr>
            <w:noProof/>
            <w:webHidden/>
          </w:rPr>
          <w:instrText xml:space="preserve"> PAGEREF _Toc47023248 \h </w:instrText>
        </w:r>
        <w:r>
          <w:rPr>
            <w:noProof/>
            <w:webHidden/>
          </w:rPr>
        </w:r>
        <w:r>
          <w:rPr>
            <w:noProof/>
            <w:webHidden/>
          </w:rPr>
          <w:fldChar w:fldCharType="separate"/>
        </w:r>
        <w:r>
          <w:rPr>
            <w:noProof/>
            <w:webHidden/>
          </w:rPr>
          <w:t>17</w:t>
        </w:r>
        <w:r>
          <w:rPr>
            <w:noProof/>
            <w:webHidden/>
          </w:rPr>
          <w:fldChar w:fldCharType="end"/>
        </w:r>
      </w:hyperlink>
    </w:p>
    <w:p w14:paraId="39D782A8" w14:textId="40FEE03E"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49" w:history="1">
        <w:r w:rsidRPr="00E81E8C">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_Toc47023249 \h </w:instrText>
        </w:r>
        <w:r>
          <w:rPr>
            <w:noProof/>
            <w:webHidden/>
          </w:rPr>
        </w:r>
        <w:r>
          <w:rPr>
            <w:noProof/>
            <w:webHidden/>
          </w:rPr>
          <w:fldChar w:fldCharType="separate"/>
        </w:r>
        <w:r>
          <w:rPr>
            <w:noProof/>
            <w:webHidden/>
          </w:rPr>
          <w:t>19</w:t>
        </w:r>
        <w:r>
          <w:rPr>
            <w:noProof/>
            <w:webHidden/>
          </w:rPr>
          <w:fldChar w:fldCharType="end"/>
        </w:r>
      </w:hyperlink>
    </w:p>
    <w:p w14:paraId="1BBC2D3E" w14:textId="2E1DFA3C"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0" w:history="1">
        <w:r w:rsidRPr="00E81E8C">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_Toc47023250 \h </w:instrText>
        </w:r>
        <w:r>
          <w:rPr>
            <w:noProof/>
            <w:webHidden/>
          </w:rPr>
        </w:r>
        <w:r>
          <w:rPr>
            <w:noProof/>
            <w:webHidden/>
          </w:rPr>
          <w:fldChar w:fldCharType="separate"/>
        </w:r>
        <w:r>
          <w:rPr>
            <w:noProof/>
            <w:webHidden/>
          </w:rPr>
          <w:t>21</w:t>
        </w:r>
        <w:r>
          <w:rPr>
            <w:noProof/>
            <w:webHidden/>
          </w:rPr>
          <w:fldChar w:fldCharType="end"/>
        </w:r>
      </w:hyperlink>
    </w:p>
    <w:p w14:paraId="1D205E92" w14:textId="38F2078C"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1" w:history="1">
        <w:r w:rsidRPr="00E81E8C">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_Toc47023251 \h </w:instrText>
        </w:r>
        <w:r>
          <w:rPr>
            <w:noProof/>
            <w:webHidden/>
          </w:rPr>
        </w:r>
        <w:r>
          <w:rPr>
            <w:noProof/>
            <w:webHidden/>
          </w:rPr>
          <w:fldChar w:fldCharType="separate"/>
        </w:r>
        <w:r>
          <w:rPr>
            <w:noProof/>
            <w:webHidden/>
          </w:rPr>
          <w:t>26</w:t>
        </w:r>
        <w:r>
          <w:rPr>
            <w:noProof/>
            <w:webHidden/>
          </w:rPr>
          <w:fldChar w:fldCharType="end"/>
        </w:r>
      </w:hyperlink>
    </w:p>
    <w:p w14:paraId="7DD8BF9B" w14:textId="45A69C7B"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2" w:history="1">
        <w:r w:rsidRPr="00E81E8C">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_Toc47023252 \h </w:instrText>
        </w:r>
        <w:r>
          <w:rPr>
            <w:noProof/>
            <w:webHidden/>
          </w:rPr>
        </w:r>
        <w:r>
          <w:rPr>
            <w:noProof/>
            <w:webHidden/>
          </w:rPr>
          <w:fldChar w:fldCharType="separate"/>
        </w:r>
        <w:r>
          <w:rPr>
            <w:noProof/>
            <w:webHidden/>
          </w:rPr>
          <w:t>28</w:t>
        </w:r>
        <w:r>
          <w:rPr>
            <w:noProof/>
            <w:webHidden/>
          </w:rPr>
          <w:fldChar w:fldCharType="end"/>
        </w:r>
      </w:hyperlink>
    </w:p>
    <w:p w14:paraId="7F3BA2D4" w14:textId="65D0F189"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3" w:history="1">
        <w:r w:rsidRPr="00E81E8C">
          <w:rPr>
            <w:rStyle w:val="Hipervnculo"/>
            <w:noProof/>
          </w:rPr>
          <w:t>Tabla 8. Entregables del equipo de desarrollo.</w:t>
        </w:r>
        <w:r>
          <w:rPr>
            <w:noProof/>
            <w:webHidden/>
          </w:rPr>
          <w:tab/>
        </w:r>
        <w:r>
          <w:rPr>
            <w:noProof/>
            <w:webHidden/>
          </w:rPr>
          <w:fldChar w:fldCharType="begin"/>
        </w:r>
        <w:r>
          <w:rPr>
            <w:noProof/>
            <w:webHidden/>
          </w:rPr>
          <w:instrText xml:space="preserve"> PAGEREF _Toc47023253 \h </w:instrText>
        </w:r>
        <w:r>
          <w:rPr>
            <w:noProof/>
            <w:webHidden/>
          </w:rPr>
        </w:r>
        <w:r>
          <w:rPr>
            <w:noProof/>
            <w:webHidden/>
          </w:rPr>
          <w:fldChar w:fldCharType="separate"/>
        </w:r>
        <w:r>
          <w:rPr>
            <w:noProof/>
            <w:webHidden/>
          </w:rPr>
          <w:t>43</w:t>
        </w:r>
        <w:r>
          <w:rPr>
            <w:noProof/>
            <w:webHidden/>
          </w:rPr>
          <w:fldChar w:fldCharType="end"/>
        </w:r>
      </w:hyperlink>
    </w:p>
    <w:p w14:paraId="2DE2933B" w14:textId="11109803"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4" w:history="1">
        <w:r w:rsidRPr="00E81E8C">
          <w:rPr>
            <w:rStyle w:val="Hipervnculo"/>
            <w:noProof/>
          </w:rPr>
          <w:t>Tabla 9. Entregables del equipo de calidad.</w:t>
        </w:r>
        <w:r>
          <w:rPr>
            <w:noProof/>
            <w:webHidden/>
          </w:rPr>
          <w:tab/>
        </w:r>
        <w:r>
          <w:rPr>
            <w:noProof/>
            <w:webHidden/>
          </w:rPr>
          <w:fldChar w:fldCharType="begin"/>
        </w:r>
        <w:r>
          <w:rPr>
            <w:noProof/>
            <w:webHidden/>
          </w:rPr>
          <w:instrText xml:space="preserve"> PAGEREF _Toc47023254 \h </w:instrText>
        </w:r>
        <w:r>
          <w:rPr>
            <w:noProof/>
            <w:webHidden/>
          </w:rPr>
        </w:r>
        <w:r>
          <w:rPr>
            <w:noProof/>
            <w:webHidden/>
          </w:rPr>
          <w:fldChar w:fldCharType="separate"/>
        </w:r>
        <w:r>
          <w:rPr>
            <w:noProof/>
            <w:webHidden/>
          </w:rPr>
          <w:t>44</w:t>
        </w:r>
        <w:r>
          <w:rPr>
            <w:noProof/>
            <w:webHidden/>
          </w:rPr>
          <w:fldChar w:fldCharType="end"/>
        </w:r>
      </w:hyperlink>
    </w:p>
    <w:p w14:paraId="68370DC8" w14:textId="26182F5C"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5" w:history="1">
        <w:r w:rsidRPr="00E81E8C">
          <w:rPr>
            <w:rStyle w:val="Hipervnculo"/>
            <w:noProof/>
          </w:rPr>
          <w:t>Tabla 10. Duración estimada de las tareas 1.1 - 3.2 (CU04 y CU08) del equipo de desarrollo.</w:t>
        </w:r>
        <w:r>
          <w:rPr>
            <w:noProof/>
            <w:webHidden/>
          </w:rPr>
          <w:tab/>
        </w:r>
        <w:r>
          <w:rPr>
            <w:noProof/>
            <w:webHidden/>
          </w:rPr>
          <w:fldChar w:fldCharType="begin"/>
        </w:r>
        <w:r>
          <w:rPr>
            <w:noProof/>
            <w:webHidden/>
          </w:rPr>
          <w:instrText xml:space="preserve"> PAGEREF _Toc47023255 \h </w:instrText>
        </w:r>
        <w:r>
          <w:rPr>
            <w:noProof/>
            <w:webHidden/>
          </w:rPr>
        </w:r>
        <w:r>
          <w:rPr>
            <w:noProof/>
            <w:webHidden/>
          </w:rPr>
          <w:fldChar w:fldCharType="separate"/>
        </w:r>
        <w:r>
          <w:rPr>
            <w:noProof/>
            <w:webHidden/>
          </w:rPr>
          <w:t>46</w:t>
        </w:r>
        <w:r>
          <w:rPr>
            <w:noProof/>
            <w:webHidden/>
          </w:rPr>
          <w:fldChar w:fldCharType="end"/>
        </w:r>
      </w:hyperlink>
    </w:p>
    <w:p w14:paraId="23189936" w14:textId="23247D7D"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6" w:history="1">
        <w:r w:rsidRPr="00E81E8C">
          <w:rPr>
            <w:rStyle w:val="Hipervnculo"/>
            <w:noProof/>
          </w:rPr>
          <w:t>Tabla 11. Duración estimada de las tareas 1.1 - 3.2 (CU16 y CU10) del equipo de desarrollo.</w:t>
        </w:r>
        <w:r>
          <w:rPr>
            <w:noProof/>
            <w:webHidden/>
          </w:rPr>
          <w:tab/>
        </w:r>
        <w:r>
          <w:rPr>
            <w:noProof/>
            <w:webHidden/>
          </w:rPr>
          <w:fldChar w:fldCharType="begin"/>
        </w:r>
        <w:r>
          <w:rPr>
            <w:noProof/>
            <w:webHidden/>
          </w:rPr>
          <w:instrText xml:space="preserve"> PAGEREF _Toc47023256 \h </w:instrText>
        </w:r>
        <w:r>
          <w:rPr>
            <w:noProof/>
            <w:webHidden/>
          </w:rPr>
        </w:r>
        <w:r>
          <w:rPr>
            <w:noProof/>
            <w:webHidden/>
          </w:rPr>
          <w:fldChar w:fldCharType="separate"/>
        </w:r>
        <w:r>
          <w:rPr>
            <w:noProof/>
            <w:webHidden/>
          </w:rPr>
          <w:t>46</w:t>
        </w:r>
        <w:r>
          <w:rPr>
            <w:noProof/>
            <w:webHidden/>
          </w:rPr>
          <w:fldChar w:fldCharType="end"/>
        </w:r>
      </w:hyperlink>
    </w:p>
    <w:p w14:paraId="01BA6125" w14:textId="6D857B12"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7" w:history="1">
        <w:r w:rsidRPr="00E81E8C">
          <w:rPr>
            <w:rStyle w:val="Hipervnculo"/>
            <w:noProof/>
          </w:rPr>
          <w:t>Tabla 12. Duración estimada de las tareas 1.1 - 3.2 (CU06 y CU07) del equipo de desarrollo.</w:t>
        </w:r>
        <w:r>
          <w:rPr>
            <w:noProof/>
            <w:webHidden/>
          </w:rPr>
          <w:tab/>
        </w:r>
        <w:r>
          <w:rPr>
            <w:noProof/>
            <w:webHidden/>
          </w:rPr>
          <w:fldChar w:fldCharType="begin"/>
        </w:r>
        <w:r>
          <w:rPr>
            <w:noProof/>
            <w:webHidden/>
          </w:rPr>
          <w:instrText xml:space="preserve"> PAGEREF _Toc47023257 \h </w:instrText>
        </w:r>
        <w:r>
          <w:rPr>
            <w:noProof/>
            <w:webHidden/>
          </w:rPr>
        </w:r>
        <w:r>
          <w:rPr>
            <w:noProof/>
            <w:webHidden/>
          </w:rPr>
          <w:fldChar w:fldCharType="separate"/>
        </w:r>
        <w:r>
          <w:rPr>
            <w:noProof/>
            <w:webHidden/>
          </w:rPr>
          <w:t>47</w:t>
        </w:r>
        <w:r>
          <w:rPr>
            <w:noProof/>
            <w:webHidden/>
          </w:rPr>
          <w:fldChar w:fldCharType="end"/>
        </w:r>
      </w:hyperlink>
    </w:p>
    <w:p w14:paraId="662D8894" w14:textId="69E9CFD1"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8" w:history="1">
        <w:r w:rsidRPr="00E81E8C">
          <w:rPr>
            <w:rStyle w:val="Hipervnculo"/>
            <w:noProof/>
          </w:rPr>
          <w:t>Tabla 13. Duración estimada de las tareas 1.1 - 3.2 (CU05) del equipo de desarrollo.</w:t>
        </w:r>
        <w:r>
          <w:rPr>
            <w:noProof/>
            <w:webHidden/>
          </w:rPr>
          <w:tab/>
        </w:r>
        <w:r>
          <w:rPr>
            <w:noProof/>
            <w:webHidden/>
          </w:rPr>
          <w:fldChar w:fldCharType="begin"/>
        </w:r>
        <w:r>
          <w:rPr>
            <w:noProof/>
            <w:webHidden/>
          </w:rPr>
          <w:instrText xml:space="preserve"> PAGEREF _Toc47023258 \h </w:instrText>
        </w:r>
        <w:r>
          <w:rPr>
            <w:noProof/>
            <w:webHidden/>
          </w:rPr>
        </w:r>
        <w:r>
          <w:rPr>
            <w:noProof/>
            <w:webHidden/>
          </w:rPr>
          <w:fldChar w:fldCharType="separate"/>
        </w:r>
        <w:r>
          <w:rPr>
            <w:noProof/>
            <w:webHidden/>
          </w:rPr>
          <w:t>48</w:t>
        </w:r>
        <w:r>
          <w:rPr>
            <w:noProof/>
            <w:webHidden/>
          </w:rPr>
          <w:fldChar w:fldCharType="end"/>
        </w:r>
      </w:hyperlink>
    </w:p>
    <w:p w14:paraId="7BDD8230" w14:textId="6B2E6054"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59" w:history="1">
        <w:r w:rsidRPr="00E81E8C">
          <w:rPr>
            <w:rStyle w:val="Hipervnculo"/>
            <w:noProof/>
          </w:rPr>
          <w:t>Tabla 14. Duración estimada de las tareas 1.1 - 3.2 (CU01) del equipo de desarrollo.</w:t>
        </w:r>
        <w:r>
          <w:rPr>
            <w:noProof/>
            <w:webHidden/>
          </w:rPr>
          <w:tab/>
        </w:r>
        <w:r>
          <w:rPr>
            <w:noProof/>
            <w:webHidden/>
          </w:rPr>
          <w:fldChar w:fldCharType="begin"/>
        </w:r>
        <w:r>
          <w:rPr>
            <w:noProof/>
            <w:webHidden/>
          </w:rPr>
          <w:instrText xml:space="preserve"> PAGEREF _Toc47023259 \h </w:instrText>
        </w:r>
        <w:r>
          <w:rPr>
            <w:noProof/>
            <w:webHidden/>
          </w:rPr>
        </w:r>
        <w:r>
          <w:rPr>
            <w:noProof/>
            <w:webHidden/>
          </w:rPr>
          <w:fldChar w:fldCharType="separate"/>
        </w:r>
        <w:r>
          <w:rPr>
            <w:noProof/>
            <w:webHidden/>
          </w:rPr>
          <w:t>48</w:t>
        </w:r>
        <w:r>
          <w:rPr>
            <w:noProof/>
            <w:webHidden/>
          </w:rPr>
          <w:fldChar w:fldCharType="end"/>
        </w:r>
      </w:hyperlink>
    </w:p>
    <w:p w14:paraId="7BD855E8" w14:textId="394D231A"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0" w:history="1">
        <w:r w:rsidRPr="00E81E8C">
          <w:rPr>
            <w:rStyle w:val="Hipervnculo"/>
            <w:noProof/>
          </w:rPr>
          <w:t>Tabla 15. Duración estimada de las tareas 1.1 - 3.2 (CU09 y CU11) del equipo de desarrollo.</w:t>
        </w:r>
        <w:r>
          <w:rPr>
            <w:noProof/>
            <w:webHidden/>
          </w:rPr>
          <w:tab/>
        </w:r>
        <w:r>
          <w:rPr>
            <w:noProof/>
            <w:webHidden/>
          </w:rPr>
          <w:fldChar w:fldCharType="begin"/>
        </w:r>
        <w:r>
          <w:rPr>
            <w:noProof/>
            <w:webHidden/>
          </w:rPr>
          <w:instrText xml:space="preserve"> PAGEREF _Toc47023260 \h </w:instrText>
        </w:r>
        <w:r>
          <w:rPr>
            <w:noProof/>
            <w:webHidden/>
          </w:rPr>
        </w:r>
        <w:r>
          <w:rPr>
            <w:noProof/>
            <w:webHidden/>
          </w:rPr>
          <w:fldChar w:fldCharType="separate"/>
        </w:r>
        <w:r>
          <w:rPr>
            <w:noProof/>
            <w:webHidden/>
          </w:rPr>
          <w:t>49</w:t>
        </w:r>
        <w:r>
          <w:rPr>
            <w:noProof/>
            <w:webHidden/>
          </w:rPr>
          <w:fldChar w:fldCharType="end"/>
        </w:r>
      </w:hyperlink>
    </w:p>
    <w:p w14:paraId="3564A9D5" w14:textId="3F46A58D"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1" w:history="1">
        <w:r w:rsidRPr="00E81E8C">
          <w:rPr>
            <w:rStyle w:val="Hipervnculo"/>
            <w:noProof/>
          </w:rPr>
          <w:t>Tabla 16. Duración estimada de las tareas 3.3 y 3.4 (CU04 y CU08) del equipo de desarrollo.</w:t>
        </w:r>
        <w:r>
          <w:rPr>
            <w:noProof/>
            <w:webHidden/>
          </w:rPr>
          <w:tab/>
        </w:r>
        <w:r>
          <w:rPr>
            <w:noProof/>
            <w:webHidden/>
          </w:rPr>
          <w:fldChar w:fldCharType="begin"/>
        </w:r>
        <w:r>
          <w:rPr>
            <w:noProof/>
            <w:webHidden/>
          </w:rPr>
          <w:instrText xml:space="preserve"> PAGEREF _Toc47023261 \h </w:instrText>
        </w:r>
        <w:r>
          <w:rPr>
            <w:noProof/>
            <w:webHidden/>
          </w:rPr>
        </w:r>
        <w:r>
          <w:rPr>
            <w:noProof/>
            <w:webHidden/>
          </w:rPr>
          <w:fldChar w:fldCharType="separate"/>
        </w:r>
        <w:r>
          <w:rPr>
            <w:noProof/>
            <w:webHidden/>
          </w:rPr>
          <w:t>50</w:t>
        </w:r>
        <w:r>
          <w:rPr>
            <w:noProof/>
            <w:webHidden/>
          </w:rPr>
          <w:fldChar w:fldCharType="end"/>
        </w:r>
      </w:hyperlink>
    </w:p>
    <w:p w14:paraId="71D4104A" w14:textId="124D1E4E"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2" w:history="1">
        <w:r w:rsidRPr="00E81E8C">
          <w:rPr>
            <w:rStyle w:val="Hipervnculo"/>
            <w:noProof/>
          </w:rPr>
          <w:t>Tabla 17. Duración estimada de las tareas 3.3 y 3.4 (CU16 y CU10) del equipo de desarrollo.</w:t>
        </w:r>
        <w:r>
          <w:rPr>
            <w:noProof/>
            <w:webHidden/>
          </w:rPr>
          <w:tab/>
        </w:r>
        <w:r>
          <w:rPr>
            <w:noProof/>
            <w:webHidden/>
          </w:rPr>
          <w:fldChar w:fldCharType="begin"/>
        </w:r>
        <w:r>
          <w:rPr>
            <w:noProof/>
            <w:webHidden/>
          </w:rPr>
          <w:instrText xml:space="preserve"> PAGEREF _Toc47023262 \h </w:instrText>
        </w:r>
        <w:r>
          <w:rPr>
            <w:noProof/>
            <w:webHidden/>
          </w:rPr>
        </w:r>
        <w:r>
          <w:rPr>
            <w:noProof/>
            <w:webHidden/>
          </w:rPr>
          <w:fldChar w:fldCharType="separate"/>
        </w:r>
        <w:r>
          <w:rPr>
            <w:noProof/>
            <w:webHidden/>
          </w:rPr>
          <w:t>50</w:t>
        </w:r>
        <w:r>
          <w:rPr>
            <w:noProof/>
            <w:webHidden/>
          </w:rPr>
          <w:fldChar w:fldCharType="end"/>
        </w:r>
      </w:hyperlink>
    </w:p>
    <w:p w14:paraId="6F81E4C2" w14:textId="05FB6367"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3" w:history="1">
        <w:r w:rsidRPr="00E81E8C">
          <w:rPr>
            <w:rStyle w:val="Hipervnculo"/>
            <w:noProof/>
          </w:rPr>
          <w:t>Tabla 18. Duración estimada de las tareas 3.3 y 3.4 (CU06 y CU07) del equipo de desarrollo.</w:t>
        </w:r>
        <w:r>
          <w:rPr>
            <w:noProof/>
            <w:webHidden/>
          </w:rPr>
          <w:tab/>
        </w:r>
        <w:r>
          <w:rPr>
            <w:noProof/>
            <w:webHidden/>
          </w:rPr>
          <w:fldChar w:fldCharType="begin"/>
        </w:r>
        <w:r>
          <w:rPr>
            <w:noProof/>
            <w:webHidden/>
          </w:rPr>
          <w:instrText xml:space="preserve"> PAGEREF _Toc47023263 \h </w:instrText>
        </w:r>
        <w:r>
          <w:rPr>
            <w:noProof/>
            <w:webHidden/>
          </w:rPr>
        </w:r>
        <w:r>
          <w:rPr>
            <w:noProof/>
            <w:webHidden/>
          </w:rPr>
          <w:fldChar w:fldCharType="separate"/>
        </w:r>
        <w:r>
          <w:rPr>
            <w:noProof/>
            <w:webHidden/>
          </w:rPr>
          <w:t>50</w:t>
        </w:r>
        <w:r>
          <w:rPr>
            <w:noProof/>
            <w:webHidden/>
          </w:rPr>
          <w:fldChar w:fldCharType="end"/>
        </w:r>
      </w:hyperlink>
    </w:p>
    <w:p w14:paraId="6531ECAC" w14:textId="2D8F0696"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4" w:history="1">
        <w:r w:rsidRPr="00E81E8C">
          <w:rPr>
            <w:rStyle w:val="Hipervnculo"/>
            <w:noProof/>
          </w:rPr>
          <w:t>Tabla 19. Duración estimada de las tareas 3.3 y 3.4 (CU05) del equipo de desarrollo.</w:t>
        </w:r>
        <w:r>
          <w:rPr>
            <w:noProof/>
            <w:webHidden/>
          </w:rPr>
          <w:tab/>
        </w:r>
        <w:r>
          <w:rPr>
            <w:noProof/>
            <w:webHidden/>
          </w:rPr>
          <w:fldChar w:fldCharType="begin"/>
        </w:r>
        <w:r>
          <w:rPr>
            <w:noProof/>
            <w:webHidden/>
          </w:rPr>
          <w:instrText xml:space="preserve"> PAGEREF _Toc47023264 \h </w:instrText>
        </w:r>
        <w:r>
          <w:rPr>
            <w:noProof/>
            <w:webHidden/>
          </w:rPr>
        </w:r>
        <w:r>
          <w:rPr>
            <w:noProof/>
            <w:webHidden/>
          </w:rPr>
          <w:fldChar w:fldCharType="separate"/>
        </w:r>
        <w:r>
          <w:rPr>
            <w:noProof/>
            <w:webHidden/>
          </w:rPr>
          <w:t>51</w:t>
        </w:r>
        <w:r>
          <w:rPr>
            <w:noProof/>
            <w:webHidden/>
          </w:rPr>
          <w:fldChar w:fldCharType="end"/>
        </w:r>
      </w:hyperlink>
    </w:p>
    <w:p w14:paraId="4751689D" w14:textId="4B304D11"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5" w:history="1">
        <w:r w:rsidRPr="00E81E8C">
          <w:rPr>
            <w:rStyle w:val="Hipervnculo"/>
            <w:noProof/>
          </w:rPr>
          <w:t>Tabla 20. Duración estimada de las tareas 3.3 y 3.4 (CU01) del equipo de desarrollo.</w:t>
        </w:r>
        <w:r>
          <w:rPr>
            <w:noProof/>
            <w:webHidden/>
          </w:rPr>
          <w:tab/>
        </w:r>
        <w:r>
          <w:rPr>
            <w:noProof/>
            <w:webHidden/>
          </w:rPr>
          <w:fldChar w:fldCharType="begin"/>
        </w:r>
        <w:r>
          <w:rPr>
            <w:noProof/>
            <w:webHidden/>
          </w:rPr>
          <w:instrText xml:space="preserve"> PAGEREF _Toc47023265 \h </w:instrText>
        </w:r>
        <w:r>
          <w:rPr>
            <w:noProof/>
            <w:webHidden/>
          </w:rPr>
        </w:r>
        <w:r>
          <w:rPr>
            <w:noProof/>
            <w:webHidden/>
          </w:rPr>
          <w:fldChar w:fldCharType="separate"/>
        </w:r>
        <w:r>
          <w:rPr>
            <w:noProof/>
            <w:webHidden/>
          </w:rPr>
          <w:t>51</w:t>
        </w:r>
        <w:r>
          <w:rPr>
            <w:noProof/>
            <w:webHidden/>
          </w:rPr>
          <w:fldChar w:fldCharType="end"/>
        </w:r>
      </w:hyperlink>
    </w:p>
    <w:p w14:paraId="1927189E" w14:textId="01765C51"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6" w:history="1">
        <w:r w:rsidRPr="00E81E8C">
          <w:rPr>
            <w:rStyle w:val="Hipervnculo"/>
            <w:noProof/>
          </w:rPr>
          <w:t>Tabla 21. Duración estimada de las tareas 3.3 y 3.4 (CU09 y CU11) del equipo de desarrollo.</w:t>
        </w:r>
        <w:r>
          <w:rPr>
            <w:noProof/>
            <w:webHidden/>
          </w:rPr>
          <w:tab/>
        </w:r>
        <w:r>
          <w:rPr>
            <w:noProof/>
            <w:webHidden/>
          </w:rPr>
          <w:fldChar w:fldCharType="begin"/>
        </w:r>
        <w:r>
          <w:rPr>
            <w:noProof/>
            <w:webHidden/>
          </w:rPr>
          <w:instrText xml:space="preserve"> PAGEREF _Toc47023266 \h </w:instrText>
        </w:r>
        <w:r>
          <w:rPr>
            <w:noProof/>
            <w:webHidden/>
          </w:rPr>
        </w:r>
        <w:r>
          <w:rPr>
            <w:noProof/>
            <w:webHidden/>
          </w:rPr>
          <w:fldChar w:fldCharType="separate"/>
        </w:r>
        <w:r>
          <w:rPr>
            <w:noProof/>
            <w:webHidden/>
          </w:rPr>
          <w:t>52</w:t>
        </w:r>
        <w:r>
          <w:rPr>
            <w:noProof/>
            <w:webHidden/>
          </w:rPr>
          <w:fldChar w:fldCharType="end"/>
        </w:r>
      </w:hyperlink>
    </w:p>
    <w:p w14:paraId="0BE8271D" w14:textId="2ABD7A58"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7" w:history="1">
        <w:r w:rsidRPr="00E81E8C">
          <w:rPr>
            <w:rStyle w:val="Hipervnculo"/>
            <w:noProof/>
          </w:rPr>
          <w:t>Tabla 22. Duración estimada de las tareas 1.1 - 4.1 (CU04 y CU08) del equipo de calidad.</w:t>
        </w:r>
        <w:r>
          <w:rPr>
            <w:noProof/>
            <w:webHidden/>
          </w:rPr>
          <w:tab/>
        </w:r>
        <w:r>
          <w:rPr>
            <w:noProof/>
            <w:webHidden/>
          </w:rPr>
          <w:fldChar w:fldCharType="begin"/>
        </w:r>
        <w:r>
          <w:rPr>
            <w:noProof/>
            <w:webHidden/>
          </w:rPr>
          <w:instrText xml:space="preserve"> PAGEREF _Toc47023267 \h </w:instrText>
        </w:r>
        <w:r>
          <w:rPr>
            <w:noProof/>
            <w:webHidden/>
          </w:rPr>
        </w:r>
        <w:r>
          <w:rPr>
            <w:noProof/>
            <w:webHidden/>
          </w:rPr>
          <w:fldChar w:fldCharType="separate"/>
        </w:r>
        <w:r>
          <w:rPr>
            <w:noProof/>
            <w:webHidden/>
          </w:rPr>
          <w:t>52</w:t>
        </w:r>
        <w:r>
          <w:rPr>
            <w:noProof/>
            <w:webHidden/>
          </w:rPr>
          <w:fldChar w:fldCharType="end"/>
        </w:r>
      </w:hyperlink>
    </w:p>
    <w:p w14:paraId="64314279" w14:textId="1F7C8E34"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8" w:history="1">
        <w:r w:rsidRPr="00E81E8C">
          <w:rPr>
            <w:rStyle w:val="Hipervnculo"/>
            <w:noProof/>
          </w:rPr>
          <w:t>Tabla 23. Duración estimada de las tareas 1.1 - 4.1 (CU16 y CU10) del equipo de calidad.</w:t>
        </w:r>
        <w:r>
          <w:rPr>
            <w:noProof/>
            <w:webHidden/>
          </w:rPr>
          <w:tab/>
        </w:r>
        <w:r>
          <w:rPr>
            <w:noProof/>
            <w:webHidden/>
          </w:rPr>
          <w:fldChar w:fldCharType="begin"/>
        </w:r>
        <w:r>
          <w:rPr>
            <w:noProof/>
            <w:webHidden/>
          </w:rPr>
          <w:instrText xml:space="preserve"> PAGEREF _Toc47023268 \h </w:instrText>
        </w:r>
        <w:r>
          <w:rPr>
            <w:noProof/>
            <w:webHidden/>
          </w:rPr>
        </w:r>
        <w:r>
          <w:rPr>
            <w:noProof/>
            <w:webHidden/>
          </w:rPr>
          <w:fldChar w:fldCharType="separate"/>
        </w:r>
        <w:r>
          <w:rPr>
            <w:noProof/>
            <w:webHidden/>
          </w:rPr>
          <w:t>53</w:t>
        </w:r>
        <w:r>
          <w:rPr>
            <w:noProof/>
            <w:webHidden/>
          </w:rPr>
          <w:fldChar w:fldCharType="end"/>
        </w:r>
      </w:hyperlink>
    </w:p>
    <w:p w14:paraId="50D00BF9" w14:textId="7475F829"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69" w:history="1">
        <w:r w:rsidRPr="00E81E8C">
          <w:rPr>
            <w:rStyle w:val="Hipervnculo"/>
            <w:noProof/>
          </w:rPr>
          <w:t>Tabla 24. Duración estimada de las tareas 1.1 - 4.1 (CU06 y CU07) del equipo de calidad.</w:t>
        </w:r>
        <w:r>
          <w:rPr>
            <w:noProof/>
            <w:webHidden/>
          </w:rPr>
          <w:tab/>
        </w:r>
        <w:r>
          <w:rPr>
            <w:noProof/>
            <w:webHidden/>
          </w:rPr>
          <w:fldChar w:fldCharType="begin"/>
        </w:r>
        <w:r>
          <w:rPr>
            <w:noProof/>
            <w:webHidden/>
          </w:rPr>
          <w:instrText xml:space="preserve"> PAGEREF _Toc47023269 \h </w:instrText>
        </w:r>
        <w:r>
          <w:rPr>
            <w:noProof/>
            <w:webHidden/>
          </w:rPr>
        </w:r>
        <w:r>
          <w:rPr>
            <w:noProof/>
            <w:webHidden/>
          </w:rPr>
          <w:fldChar w:fldCharType="separate"/>
        </w:r>
        <w:r>
          <w:rPr>
            <w:noProof/>
            <w:webHidden/>
          </w:rPr>
          <w:t>54</w:t>
        </w:r>
        <w:r>
          <w:rPr>
            <w:noProof/>
            <w:webHidden/>
          </w:rPr>
          <w:fldChar w:fldCharType="end"/>
        </w:r>
      </w:hyperlink>
    </w:p>
    <w:p w14:paraId="58683E80" w14:textId="282BE2B8"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0" w:history="1">
        <w:r w:rsidRPr="00E81E8C">
          <w:rPr>
            <w:rStyle w:val="Hipervnculo"/>
            <w:noProof/>
          </w:rPr>
          <w:t>Tabla 25. Duración estimada de las tareas 1.1 - 4.1 (CU05) del equipo de calidad.</w:t>
        </w:r>
        <w:r>
          <w:rPr>
            <w:noProof/>
            <w:webHidden/>
          </w:rPr>
          <w:tab/>
        </w:r>
        <w:r>
          <w:rPr>
            <w:noProof/>
            <w:webHidden/>
          </w:rPr>
          <w:fldChar w:fldCharType="begin"/>
        </w:r>
        <w:r>
          <w:rPr>
            <w:noProof/>
            <w:webHidden/>
          </w:rPr>
          <w:instrText xml:space="preserve"> PAGEREF _Toc47023270 \h </w:instrText>
        </w:r>
        <w:r>
          <w:rPr>
            <w:noProof/>
            <w:webHidden/>
          </w:rPr>
        </w:r>
        <w:r>
          <w:rPr>
            <w:noProof/>
            <w:webHidden/>
          </w:rPr>
          <w:fldChar w:fldCharType="separate"/>
        </w:r>
        <w:r>
          <w:rPr>
            <w:noProof/>
            <w:webHidden/>
          </w:rPr>
          <w:t>55</w:t>
        </w:r>
        <w:r>
          <w:rPr>
            <w:noProof/>
            <w:webHidden/>
          </w:rPr>
          <w:fldChar w:fldCharType="end"/>
        </w:r>
      </w:hyperlink>
    </w:p>
    <w:p w14:paraId="323295AF" w14:textId="5EA208CF"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1" w:history="1">
        <w:r w:rsidRPr="00E81E8C">
          <w:rPr>
            <w:rStyle w:val="Hipervnculo"/>
            <w:noProof/>
          </w:rPr>
          <w:t>Tabla 26. Duración estimada de las tareas 1.1 - 4.1 (CU01) del equipo de calidad.</w:t>
        </w:r>
        <w:r>
          <w:rPr>
            <w:noProof/>
            <w:webHidden/>
          </w:rPr>
          <w:tab/>
        </w:r>
        <w:r>
          <w:rPr>
            <w:noProof/>
            <w:webHidden/>
          </w:rPr>
          <w:fldChar w:fldCharType="begin"/>
        </w:r>
        <w:r>
          <w:rPr>
            <w:noProof/>
            <w:webHidden/>
          </w:rPr>
          <w:instrText xml:space="preserve"> PAGEREF _Toc47023271 \h </w:instrText>
        </w:r>
        <w:r>
          <w:rPr>
            <w:noProof/>
            <w:webHidden/>
          </w:rPr>
        </w:r>
        <w:r>
          <w:rPr>
            <w:noProof/>
            <w:webHidden/>
          </w:rPr>
          <w:fldChar w:fldCharType="separate"/>
        </w:r>
        <w:r>
          <w:rPr>
            <w:noProof/>
            <w:webHidden/>
          </w:rPr>
          <w:t>57</w:t>
        </w:r>
        <w:r>
          <w:rPr>
            <w:noProof/>
            <w:webHidden/>
          </w:rPr>
          <w:fldChar w:fldCharType="end"/>
        </w:r>
      </w:hyperlink>
    </w:p>
    <w:p w14:paraId="59A5249A" w14:textId="58A89845"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2" w:history="1">
        <w:r w:rsidRPr="00E81E8C">
          <w:rPr>
            <w:rStyle w:val="Hipervnculo"/>
            <w:noProof/>
          </w:rPr>
          <w:t>Tabla 27. Duración estimada de las tareas 1.1 - 4.1 (CU09 y CU10) del equipo de calidad.</w:t>
        </w:r>
        <w:r>
          <w:rPr>
            <w:noProof/>
            <w:webHidden/>
          </w:rPr>
          <w:tab/>
        </w:r>
        <w:r>
          <w:rPr>
            <w:noProof/>
            <w:webHidden/>
          </w:rPr>
          <w:fldChar w:fldCharType="begin"/>
        </w:r>
        <w:r>
          <w:rPr>
            <w:noProof/>
            <w:webHidden/>
          </w:rPr>
          <w:instrText xml:space="preserve"> PAGEREF _Toc47023272 \h </w:instrText>
        </w:r>
        <w:r>
          <w:rPr>
            <w:noProof/>
            <w:webHidden/>
          </w:rPr>
        </w:r>
        <w:r>
          <w:rPr>
            <w:noProof/>
            <w:webHidden/>
          </w:rPr>
          <w:fldChar w:fldCharType="separate"/>
        </w:r>
        <w:r>
          <w:rPr>
            <w:noProof/>
            <w:webHidden/>
          </w:rPr>
          <w:t>58</w:t>
        </w:r>
        <w:r>
          <w:rPr>
            <w:noProof/>
            <w:webHidden/>
          </w:rPr>
          <w:fldChar w:fldCharType="end"/>
        </w:r>
      </w:hyperlink>
    </w:p>
    <w:p w14:paraId="2F7A1378" w14:textId="32BD6A01"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3" w:history="1">
        <w:r w:rsidRPr="00E81E8C">
          <w:rPr>
            <w:rStyle w:val="Hipervnculo"/>
            <w:noProof/>
          </w:rPr>
          <w:t>Tabla 28. Calendario de las tareas 1.1 - 3.2 (CU04 y CU08) del equipo de desarrollo.</w:t>
        </w:r>
        <w:r>
          <w:rPr>
            <w:noProof/>
            <w:webHidden/>
          </w:rPr>
          <w:tab/>
        </w:r>
        <w:r>
          <w:rPr>
            <w:noProof/>
            <w:webHidden/>
          </w:rPr>
          <w:fldChar w:fldCharType="begin"/>
        </w:r>
        <w:r>
          <w:rPr>
            <w:noProof/>
            <w:webHidden/>
          </w:rPr>
          <w:instrText xml:space="preserve"> PAGEREF _Toc47023273 \h </w:instrText>
        </w:r>
        <w:r>
          <w:rPr>
            <w:noProof/>
            <w:webHidden/>
          </w:rPr>
        </w:r>
        <w:r>
          <w:rPr>
            <w:noProof/>
            <w:webHidden/>
          </w:rPr>
          <w:fldChar w:fldCharType="separate"/>
        </w:r>
        <w:r>
          <w:rPr>
            <w:noProof/>
            <w:webHidden/>
          </w:rPr>
          <w:t>60</w:t>
        </w:r>
        <w:r>
          <w:rPr>
            <w:noProof/>
            <w:webHidden/>
          </w:rPr>
          <w:fldChar w:fldCharType="end"/>
        </w:r>
      </w:hyperlink>
    </w:p>
    <w:p w14:paraId="7949AF2B" w14:textId="3A6AA27C"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4" w:history="1">
        <w:r w:rsidRPr="00E81E8C">
          <w:rPr>
            <w:rStyle w:val="Hipervnculo"/>
            <w:noProof/>
          </w:rPr>
          <w:t>Tabla 29. Calendario de las tareas 1.1 - 3.2 (CU16 y CU10) del equipo de desarrollo.</w:t>
        </w:r>
        <w:r>
          <w:rPr>
            <w:noProof/>
            <w:webHidden/>
          </w:rPr>
          <w:tab/>
        </w:r>
        <w:r>
          <w:rPr>
            <w:noProof/>
            <w:webHidden/>
          </w:rPr>
          <w:fldChar w:fldCharType="begin"/>
        </w:r>
        <w:r>
          <w:rPr>
            <w:noProof/>
            <w:webHidden/>
          </w:rPr>
          <w:instrText xml:space="preserve"> PAGEREF _Toc47023274 \h </w:instrText>
        </w:r>
        <w:r>
          <w:rPr>
            <w:noProof/>
            <w:webHidden/>
          </w:rPr>
        </w:r>
        <w:r>
          <w:rPr>
            <w:noProof/>
            <w:webHidden/>
          </w:rPr>
          <w:fldChar w:fldCharType="separate"/>
        </w:r>
        <w:r>
          <w:rPr>
            <w:noProof/>
            <w:webHidden/>
          </w:rPr>
          <w:t>61</w:t>
        </w:r>
        <w:r>
          <w:rPr>
            <w:noProof/>
            <w:webHidden/>
          </w:rPr>
          <w:fldChar w:fldCharType="end"/>
        </w:r>
      </w:hyperlink>
    </w:p>
    <w:p w14:paraId="1AD1F6E4" w14:textId="5A761CCC"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5" w:history="1">
        <w:r w:rsidRPr="00E81E8C">
          <w:rPr>
            <w:rStyle w:val="Hipervnculo"/>
            <w:noProof/>
          </w:rPr>
          <w:t>Tabla 30. Calendario de las tareas 1.1 - 3.2 (CU06 y CU07) del equipo de desarrollo.</w:t>
        </w:r>
        <w:r>
          <w:rPr>
            <w:noProof/>
            <w:webHidden/>
          </w:rPr>
          <w:tab/>
        </w:r>
        <w:r>
          <w:rPr>
            <w:noProof/>
            <w:webHidden/>
          </w:rPr>
          <w:fldChar w:fldCharType="begin"/>
        </w:r>
        <w:r>
          <w:rPr>
            <w:noProof/>
            <w:webHidden/>
          </w:rPr>
          <w:instrText xml:space="preserve"> PAGEREF _Toc47023275 \h </w:instrText>
        </w:r>
        <w:r>
          <w:rPr>
            <w:noProof/>
            <w:webHidden/>
          </w:rPr>
        </w:r>
        <w:r>
          <w:rPr>
            <w:noProof/>
            <w:webHidden/>
          </w:rPr>
          <w:fldChar w:fldCharType="separate"/>
        </w:r>
        <w:r>
          <w:rPr>
            <w:noProof/>
            <w:webHidden/>
          </w:rPr>
          <w:t>61</w:t>
        </w:r>
        <w:r>
          <w:rPr>
            <w:noProof/>
            <w:webHidden/>
          </w:rPr>
          <w:fldChar w:fldCharType="end"/>
        </w:r>
      </w:hyperlink>
    </w:p>
    <w:p w14:paraId="03F93C75" w14:textId="7BC3F58F"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6" w:history="1">
        <w:r w:rsidRPr="00E81E8C">
          <w:rPr>
            <w:rStyle w:val="Hipervnculo"/>
            <w:noProof/>
          </w:rPr>
          <w:t>Tabla 31. Calendario de las tareas 1.1 - 3.2 (CU05) del equipo de desarrollo.</w:t>
        </w:r>
        <w:r>
          <w:rPr>
            <w:noProof/>
            <w:webHidden/>
          </w:rPr>
          <w:tab/>
        </w:r>
        <w:r>
          <w:rPr>
            <w:noProof/>
            <w:webHidden/>
          </w:rPr>
          <w:fldChar w:fldCharType="begin"/>
        </w:r>
        <w:r>
          <w:rPr>
            <w:noProof/>
            <w:webHidden/>
          </w:rPr>
          <w:instrText xml:space="preserve"> PAGEREF _Toc47023276 \h </w:instrText>
        </w:r>
        <w:r>
          <w:rPr>
            <w:noProof/>
            <w:webHidden/>
          </w:rPr>
        </w:r>
        <w:r>
          <w:rPr>
            <w:noProof/>
            <w:webHidden/>
          </w:rPr>
          <w:fldChar w:fldCharType="separate"/>
        </w:r>
        <w:r>
          <w:rPr>
            <w:noProof/>
            <w:webHidden/>
          </w:rPr>
          <w:t>62</w:t>
        </w:r>
        <w:r>
          <w:rPr>
            <w:noProof/>
            <w:webHidden/>
          </w:rPr>
          <w:fldChar w:fldCharType="end"/>
        </w:r>
      </w:hyperlink>
    </w:p>
    <w:p w14:paraId="0B910DC1" w14:textId="00E09956"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7" w:history="1">
        <w:r w:rsidRPr="00E81E8C">
          <w:rPr>
            <w:rStyle w:val="Hipervnculo"/>
            <w:noProof/>
          </w:rPr>
          <w:t>Tabla 32. Calendario de las tareas 1.1 - 3.2 (CU01) del equipo de desarrollo.</w:t>
        </w:r>
        <w:r>
          <w:rPr>
            <w:noProof/>
            <w:webHidden/>
          </w:rPr>
          <w:tab/>
        </w:r>
        <w:r>
          <w:rPr>
            <w:noProof/>
            <w:webHidden/>
          </w:rPr>
          <w:fldChar w:fldCharType="begin"/>
        </w:r>
        <w:r>
          <w:rPr>
            <w:noProof/>
            <w:webHidden/>
          </w:rPr>
          <w:instrText xml:space="preserve"> PAGEREF _Toc47023277 \h </w:instrText>
        </w:r>
        <w:r>
          <w:rPr>
            <w:noProof/>
            <w:webHidden/>
          </w:rPr>
        </w:r>
        <w:r>
          <w:rPr>
            <w:noProof/>
            <w:webHidden/>
          </w:rPr>
          <w:fldChar w:fldCharType="separate"/>
        </w:r>
        <w:r>
          <w:rPr>
            <w:noProof/>
            <w:webHidden/>
          </w:rPr>
          <w:t>63</w:t>
        </w:r>
        <w:r>
          <w:rPr>
            <w:noProof/>
            <w:webHidden/>
          </w:rPr>
          <w:fldChar w:fldCharType="end"/>
        </w:r>
      </w:hyperlink>
    </w:p>
    <w:p w14:paraId="56C94FE5" w14:textId="0D14CE16"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8" w:history="1">
        <w:r w:rsidRPr="00E81E8C">
          <w:rPr>
            <w:rStyle w:val="Hipervnculo"/>
            <w:noProof/>
          </w:rPr>
          <w:t>Tabla 33. Calendario de las tareas 1.1 - 3.2 (CU09 y CU11) del equipo de desarrollo.</w:t>
        </w:r>
        <w:r>
          <w:rPr>
            <w:noProof/>
            <w:webHidden/>
          </w:rPr>
          <w:tab/>
        </w:r>
        <w:r>
          <w:rPr>
            <w:noProof/>
            <w:webHidden/>
          </w:rPr>
          <w:fldChar w:fldCharType="begin"/>
        </w:r>
        <w:r>
          <w:rPr>
            <w:noProof/>
            <w:webHidden/>
          </w:rPr>
          <w:instrText xml:space="preserve"> PAGEREF _Toc47023278 \h </w:instrText>
        </w:r>
        <w:r>
          <w:rPr>
            <w:noProof/>
            <w:webHidden/>
          </w:rPr>
        </w:r>
        <w:r>
          <w:rPr>
            <w:noProof/>
            <w:webHidden/>
          </w:rPr>
          <w:fldChar w:fldCharType="separate"/>
        </w:r>
        <w:r>
          <w:rPr>
            <w:noProof/>
            <w:webHidden/>
          </w:rPr>
          <w:t>63</w:t>
        </w:r>
        <w:r>
          <w:rPr>
            <w:noProof/>
            <w:webHidden/>
          </w:rPr>
          <w:fldChar w:fldCharType="end"/>
        </w:r>
      </w:hyperlink>
    </w:p>
    <w:p w14:paraId="040AF988" w14:textId="77796CA4"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79" w:history="1">
        <w:r w:rsidRPr="00E81E8C">
          <w:rPr>
            <w:rStyle w:val="Hipervnculo"/>
            <w:noProof/>
          </w:rPr>
          <w:t>Tabla 34. Calendario de las tareas 3.3 y 3.4 (CU04 y CU08) del equipo de desarrollo.</w:t>
        </w:r>
        <w:r>
          <w:rPr>
            <w:noProof/>
            <w:webHidden/>
          </w:rPr>
          <w:tab/>
        </w:r>
        <w:r>
          <w:rPr>
            <w:noProof/>
            <w:webHidden/>
          </w:rPr>
          <w:fldChar w:fldCharType="begin"/>
        </w:r>
        <w:r>
          <w:rPr>
            <w:noProof/>
            <w:webHidden/>
          </w:rPr>
          <w:instrText xml:space="preserve"> PAGEREF _Toc47023279 \h </w:instrText>
        </w:r>
        <w:r>
          <w:rPr>
            <w:noProof/>
            <w:webHidden/>
          </w:rPr>
        </w:r>
        <w:r>
          <w:rPr>
            <w:noProof/>
            <w:webHidden/>
          </w:rPr>
          <w:fldChar w:fldCharType="separate"/>
        </w:r>
        <w:r>
          <w:rPr>
            <w:noProof/>
            <w:webHidden/>
          </w:rPr>
          <w:t>64</w:t>
        </w:r>
        <w:r>
          <w:rPr>
            <w:noProof/>
            <w:webHidden/>
          </w:rPr>
          <w:fldChar w:fldCharType="end"/>
        </w:r>
      </w:hyperlink>
    </w:p>
    <w:p w14:paraId="34139B1E" w14:textId="4775F7B3"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0" w:history="1">
        <w:r w:rsidRPr="00E81E8C">
          <w:rPr>
            <w:rStyle w:val="Hipervnculo"/>
            <w:noProof/>
          </w:rPr>
          <w:t>Tabla 35. Calendario de las tareas 3.3 y 3.4 (CU16 y CU10) del equipo de desarrollo.</w:t>
        </w:r>
        <w:r>
          <w:rPr>
            <w:noProof/>
            <w:webHidden/>
          </w:rPr>
          <w:tab/>
        </w:r>
        <w:r>
          <w:rPr>
            <w:noProof/>
            <w:webHidden/>
          </w:rPr>
          <w:fldChar w:fldCharType="begin"/>
        </w:r>
        <w:r>
          <w:rPr>
            <w:noProof/>
            <w:webHidden/>
          </w:rPr>
          <w:instrText xml:space="preserve"> PAGEREF _Toc47023280 \h </w:instrText>
        </w:r>
        <w:r>
          <w:rPr>
            <w:noProof/>
            <w:webHidden/>
          </w:rPr>
        </w:r>
        <w:r>
          <w:rPr>
            <w:noProof/>
            <w:webHidden/>
          </w:rPr>
          <w:fldChar w:fldCharType="separate"/>
        </w:r>
        <w:r>
          <w:rPr>
            <w:noProof/>
            <w:webHidden/>
          </w:rPr>
          <w:t>64</w:t>
        </w:r>
        <w:r>
          <w:rPr>
            <w:noProof/>
            <w:webHidden/>
          </w:rPr>
          <w:fldChar w:fldCharType="end"/>
        </w:r>
      </w:hyperlink>
    </w:p>
    <w:p w14:paraId="6F329707" w14:textId="6976CB67"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1" w:history="1">
        <w:r w:rsidRPr="00E81E8C">
          <w:rPr>
            <w:rStyle w:val="Hipervnculo"/>
            <w:noProof/>
          </w:rPr>
          <w:t>Tabla 36. Calendario de las tareas 3.3 y 3.4 (CU06 y CU07) del equipo de desarrollo.</w:t>
        </w:r>
        <w:r>
          <w:rPr>
            <w:noProof/>
            <w:webHidden/>
          </w:rPr>
          <w:tab/>
        </w:r>
        <w:r>
          <w:rPr>
            <w:noProof/>
            <w:webHidden/>
          </w:rPr>
          <w:fldChar w:fldCharType="begin"/>
        </w:r>
        <w:r>
          <w:rPr>
            <w:noProof/>
            <w:webHidden/>
          </w:rPr>
          <w:instrText xml:space="preserve"> PAGEREF _Toc47023281 \h </w:instrText>
        </w:r>
        <w:r>
          <w:rPr>
            <w:noProof/>
            <w:webHidden/>
          </w:rPr>
        </w:r>
        <w:r>
          <w:rPr>
            <w:noProof/>
            <w:webHidden/>
          </w:rPr>
          <w:fldChar w:fldCharType="separate"/>
        </w:r>
        <w:r>
          <w:rPr>
            <w:noProof/>
            <w:webHidden/>
          </w:rPr>
          <w:t>65</w:t>
        </w:r>
        <w:r>
          <w:rPr>
            <w:noProof/>
            <w:webHidden/>
          </w:rPr>
          <w:fldChar w:fldCharType="end"/>
        </w:r>
      </w:hyperlink>
    </w:p>
    <w:p w14:paraId="02D8CC2D" w14:textId="4DCF55C7"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2" w:history="1">
        <w:r w:rsidRPr="00E81E8C">
          <w:rPr>
            <w:rStyle w:val="Hipervnculo"/>
            <w:noProof/>
          </w:rPr>
          <w:t>Tabla 37. Calendario de las tareas 3.3 y 3.4 (CU05) del equipo de desarrollo.</w:t>
        </w:r>
        <w:r>
          <w:rPr>
            <w:noProof/>
            <w:webHidden/>
          </w:rPr>
          <w:tab/>
        </w:r>
        <w:r>
          <w:rPr>
            <w:noProof/>
            <w:webHidden/>
          </w:rPr>
          <w:fldChar w:fldCharType="begin"/>
        </w:r>
        <w:r>
          <w:rPr>
            <w:noProof/>
            <w:webHidden/>
          </w:rPr>
          <w:instrText xml:space="preserve"> PAGEREF _Toc47023282 \h </w:instrText>
        </w:r>
        <w:r>
          <w:rPr>
            <w:noProof/>
            <w:webHidden/>
          </w:rPr>
        </w:r>
        <w:r>
          <w:rPr>
            <w:noProof/>
            <w:webHidden/>
          </w:rPr>
          <w:fldChar w:fldCharType="separate"/>
        </w:r>
        <w:r>
          <w:rPr>
            <w:noProof/>
            <w:webHidden/>
          </w:rPr>
          <w:t>65</w:t>
        </w:r>
        <w:r>
          <w:rPr>
            <w:noProof/>
            <w:webHidden/>
          </w:rPr>
          <w:fldChar w:fldCharType="end"/>
        </w:r>
      </w:hyperlink>
    </w:p>
    <w:p w14:paraId="521D8BBA" w14:textId="7E2342CE"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3" w:history="1">
        <w:r w:rsidRPr="00E81E8C">
          <w:rPr>
            <w:rStyle w:val="Hipervnculo"/>
            <w:noProof/>
          </w:rPr>
          <w:t>Tabla 38. Calendario de las tareas 3.3 y 3.4 (CU01) del equipo de desarrollo.</w:t>
        </w:r>
        <w:r>
          <w:rPr>
            <w:noProof/>
            <w:webHidden/>
          </w:rPr>
          <w:tab/>
        </w:r>
        <w:r>
          <w:rPr>
            <w:noProof/>
            <w:webHidden/>
          </w:rPr>
          <w:fldChar w:fldCharType="begin"/>
        </w:r>
        <w:r>
          <w:rPr>
            <w:noProof/>
            <w:webHidden/>
          </w:rPr>
          <w:instrText xml:space="preserve"> PAGEREF _Toc47023283 \h </w:instrText>
        </w:r>
        <w:r>
          <w:rPr>
            <w:noProof/>
            <w:webHidden/>
          </w:rPr>
        </w:r>
        <w:r>
          <w:rPr>
            <w:noProof/>
            <w:webHidden/>
          </w:rPr>
          <w:fldChar w:fldCharType="separate"/>
        </w:r>
        <w:r>
          <w:rPr>
            <w:noProof/>
            <w:webHidden/>
          </w:rPr>
          <w:t>66</w:t>
        </w:r>
        <w:r>
          <w:rPr>
            <w:noProof/>
            <w:webHidden/>
          </w:rPr>
          <w:fldChar w:fldCharType="end"/>
        </w:r>
      </w:hyperlink>
    </w:p>
    <w:p w14:paraId="52862CF2" w14:textId="43C0A727"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4" w:history="1">
        <w:r w:rsidRPr="00E81E8C">
          <w:rPr>
            <w:rStyle w:val="Hipervnculo"/>
            <w:noProof/>
          </w:rPr>
          <w:t>Tabla 39. Calendario de las tareas 3.3 y 3.4 (CU09 y CU11) del equipo de desarrollo.</w:t>
        </w:r>
        <w:r>
          <w:rPr>
            <w:noProof/>
            <w:webHidden/>
          </w:rPr>
          <w:tab/>
        </w:r>
        <w:r>
          <w:rPr>
            <w:noProof/>
            <w:webHidden/>
          </w:rPr>
          <w:fldChar w:fldCharType="begin"/>
        </w:r>
        <w:r>
          <w:rPr>
            <w:noProof/>
            <w:webHidden/>
          </w:rPr>
          <w:instrText xml:space="preserve"> PAGEREF _Toc47023284 \h </w:instrText>
        </w:r>
        <w:r>
          <w:rPr>
            <w:noProof/>
            <w:webHidden/>
          </w:rPr>
        </w:r>
        <w:r>
          <w:rPr>
            <w:noProof/>
            <w:webHidden/>
          </w:rPr>
          <w:fldChar w:fldCharType="separate"/>
        </w:r>
        <w:r>
          <w:rPr>
            <w:noProof/>
            <w:webHidden/>
          </w:rPr>
          <w:t>66</w:t>
        </w:r>
        <w:r>
          <w:rPr>
            <w:noProof/>
            <w:webHidden/>
          </w:rPr>
          <w:fldChar w:fldCharType="end"/>
        </w:r>
      </w:hyperlink>
    </w:p>
    <w:p w14:paraId="0077309C" w14:textId="202B02DC"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5" w:history="1">
        <w:r w:rsidRPr="00E81E8C">
          <w:rPr>
            <w:rStyle w:val="Hipervnculo"/>
            <w:noProof/>
          </w:rPr>
          <w:t>Tabla 40. Calendario de las tareas 1.1 - 2.4(CU04 y CU8) del equipo de calidad.</w:t>
        </w:r>
        <w:r>
          <w:rPr>
            <w:noProof/>
            <w:webHidden/>
          </w:rPr>
          <w:tab/>
        </w:r>
        <w:r>
          <w:rPr>
            <w:noProof/>
            <w:webHidden/>
          </w:rPr>
          <w:fldChar w:fldCharType="begin"/>
        </w:r>
        <w:r>
          <w:rPr>
            <w:noProof/>
            <w:webHidden/>
          </w:rPr>
          <w:instrText xml:space="preserve"> PAGEREF _Toc47023285 \h </w:instrText>
        </w:r>
        <w:r>
          <w:rPr>
            <w:noProof/>
            <w:webHidden/>
          </w:rPr>
        </w:r>
        <w:r>
          <w:rPr>
            <w:noProof/>
            <w:webHidden/>
          </w:rPr>
          <w:fldChar w:fldCharType="separate"/>
        </w:r>
        <w:r>
          <w:rPr>
            <w:noProof/>
            <w:webHidden/>
          </w:rPr>
          <w:t>67</w:t>
        </w:r>
        <w:r>
          <w:rPr>
            <w:noProof/>
            <w:webHidden/>
          </w:rPr>
          <w:fldChar w:fldCharType="end"/>
        </w:r>
      </w:hyperlink>
    </w:p>
    <w:p w14:paraId="77908B56" w14:textId="1681A4D2"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6" w:history="1">
        <w:r w:rsidRPr="00E81E8C">
          <w:rPr>
            <w:rStyle w:val="Hipervnculo"/>
            <w:noProof/>
          </w:rPr>
          <w:t>Tabla 41. Calendario de las tareas 1.1 - 2.4 (CU16 y CU10) del equipo de calidad.</w:t>
        </w:r>
        <w:r>
          <w:rPr>
            <w:noProof/>
            <w:webHidden/>
          </w:rPr>
          <w:tab/>
        </w:r>
        <w:r>
          <w:rPr>
            <w:noProof/>
            <w:webHidden/>
          </w:rPr>
          <w:fldChar w:fldCharType="begin"/>
        </w:r>
        <w:r>
          <w:rPr>
            <w:noProof/>
            <w:webHidden/>
          </w:rPr>
          <w:instrText xml:space="preserve"> PAGEREF _Toc47023286 \h </w:instrText>
        </w:r>
        <w:r>
          <w:rPr>
            <w:noProof/>
            <w:webHidden/>
          </w:rPr>
        </w:r>
        <w:r>
          <w:rPr>
            <w:noProof/>
            <w:webHidden/>
          </w:rPr>
          <w:fldChar w:fldCharType="separate"/>
        </w:r>
        <w:r>
          <w:rPr>
            <w:noProof/>
            <w:webHidden/>
          </w:rPr>
          <w:t>67</w:t>
        </w:r>
        <w:r>
          <w:rPr>
            <w:noProof/>
            <w:webHidden/>
          </w:rPr>
          <w:fldChar w:fldCharType="end"/>
        </w:r>
      </w:hyperlink>
    </w:p>
    <w:p w14:paraId="7F3E6B0F" w14:textId="40223799"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7" w:history="1">
        <w:r w:rsidRPr="00E81E8C">
          <w:rPr>
            <w:rStyle w:val="Hipervnculo"/>
            <w:noProof/>
          </w:rPr>
          <w:t>Tabla 42. Calendario de las tareas 1.1 - 2.4 (CU06 y CU07) del equipo de calidad.</w:t>
        </w:r>
        <w:r>
          <w:rPr>
            <w:noProof/>
            <w:webHidden/>
          </w:rPr>
          <w:tab/>
        </w:r>
        <w:r>
          <w:rPr>
            <w:noProof/>
            <w:webHidden/>
          </w:rPr>
          <w:fldChar w:fldCharType="begin"/>
        </w:r>
        <w:r>
          <w:rPr>
            <w:noProof/>
            <w:webHidden/>
          </w:rPr>
          <w:instrText xml:space="preserve"> PAGEREF _Toc47023287 \h </w:instrText>
        </w:r>
        <w:r>
          <w:rPr>
            <w:noProof/>
            <w:webHidden/>
          </w:rPr>
        </w:r>
        <w:r>
          <w:rPr>
            <w:noProof/>
            <w:webHidden/>
          </w:rPr>
          <w:fldChar w:fldCharType="separate"/>
        </w:r>
        <w:r>
          <w:rPr>
            <w:noProof/>
            <w:webHidden/>
          </w:rPr>
          <w:t>68</w:t>
        </w:r>
        <w:r>
          <w:rPr>
            <w:noProof/>
            <w:webHidden/>
          </w:rPr>
          <w:fldChar w:fldCharType="end"/>
        </w:r>
      </w:hyperlink>
    </w:p>
    <w:p w14:paraId="189E1DC1" w14:textId="08532ED0"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8" w:history="1">
        <w:r w:rsidRPr="00E81E8C">
          <w:rPr>
            <w:rStyle w:val="Hipervnculo"/>
            <w:noProof/>
          </w:rPr>
          <w:t>Tabla 43. Calendario de las tareas 1.1 - 2.4 (CU05) del equipo de calidad.</w:t>
        </w:r>
        <w:r>
          <w:rPr>
            <w:noProof/>
            <w:webHidden/>
          </w:rPr>
          <w:tab/>
        </w:r>
        <w:r>
          <w:rPr>
            <w:noProof/>
            <w:webHidden/>
          </w:rPr>
          <w:fldChar w:fldCharType="begin"/>
        </w:r>
        <w:r>
          <w:rPr>
            <w:noProof/>
            <w:webHidden/>
          </w:rPr>
          <w:instrText xml:space="preserve"> PAGEREF _Toc47023288 \h </w:instrText>
        </w:r>
        <w:r>
          <w:rPr>
            <w:noProof/>
            <w:webHidden/>
          </w:rPr>
        </w:r>
        <w:r>
          <w:rPr>
            <w:noProof/>
            <w:webHidden/>
          </w:rPr>
          <w:fldChar w:fldCharType="separate"/>
        </w:r>
        <w:r>
          <w:rPr>
            <w:noProof/>
            <w:webHidden/>
          </w:rPr>
          <w:t>69</w:t>
        </w:r>
        <w:r>
          <w:rPr>
            <w:noProof/>
            <w:webHidden/>
          </w:rPr>
          <w:fldChar w:fldCharType="end"/>
        </w:r>
      </w:hyperlink>
    </w:p>
    <w:p w14:paraId="04E83FF8" w14:textId="70AAA1BB"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89" w:history="1">
        <w:r w:rsidRPr="00E81E8C">
          <w:rPr>
            <w:rStyle w:val="Hipervnculo"/>
            <w:noProof/>
          </w:rPr>
          <w:t>Tabla 44. Calendario de las tareas 1.1 - 2.4 (CU01) del equipo de calidad.</w:t>
        </w:r>
        <w:r>
          <w:rPr>
            <w:noProof/>
            <w:webHidden/>
          </w:rPr>
          <w:tab/>
        </w:r>
        <w:r>
          <w:rPr>
            <w:noProof/>
            <w:webHidden/>
          </w:rPr>
          <w:fldChar w:fldCharType="begin"/>
        </w:r>
        <w:r>
          <w:rPr>
            <w:noProof/>
            <w:webHidden/>
          </w:rPr>
          <w:instrText xml:space="preserve"> PAGEREF _Toc47023289 \h </w:instrText>
        </w:r>
        <w:r>
          <w:rPr>
            <w:noProof/>
            <w:webHidden/>
          </w:rPr>
        </w:r>
        <w:r>
          <w:rPr>
            <w:noProof/>
            <w:webHidden/>
          </w:rPr>
          <w:fldChar w:fldCharType="separate"/>
        </w:r>
        <w:r>
          <w:rPr>
            <w:noProof/>
            <w:webHidden/>
          </w:rPr>
          <w:t>70</w:t>
        </w:r>
        <w:r>
          <w:rPr>
            <w:noProof/>
            <w:webHidden/>
          </w:rPr>
          <w:fldChar w:fldCharType="end"/>
        </w:r>
      </w:hyperlink>
    </w:p>
    <w:p w14:paraId="5CEAD22D" w14:textId="26CB23E2"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0" w:history="1">
        <w:r w:rsidRPr="00E81E8C">
          <w:rPr>
            <w:rStyle w:val="Hipervnculo"/>
            <w:noProof/>
          </w:rPr>
          <w:t>Tabla 45. Calendario de las tareas 1.1 - 2.4 (CU09 y CU11) del equipo de calidad.</w:t>
        </w:r>
        <w:r>
          <w:rPr>
            <w:noProof/>
            <w:webHidden/>
          </w:rPr>
          <w:tab/>
        </w:r>
        <w:r>
          <w:rPr>
            <w:noProof/>
            <w:webHidden/>
          </w:rPr>
          <w:fldChar w:fldCharType="begin"/>
        </w:r>
        <w:r>
          <w:rPr>
            <w:noProof/>
            <w:webHidden/>
          </w:rPr>
          <w:instrText xml:space="preserve"> PAGEREF _Toc47023290 \h </w:instrText>
        </w:r>
        <w:r>
          <w:rPr>
            <w:noProof/>
            <w:webHidden/>
          </w:rPr>
        </w:r>
        <w:r>
          <w:rPr>
            <w:noProof/>
            <w:webHidden/>
          </w:rPr>
          <w:fldChar w:fldCharType="separate"/>
        </w:r>
        <w:r>
          <w:rPr>
            <w:noProof/>
            <w:webHidden/>
          </w:rPr>
          <w:t>71</w:t>
        </w:r>
        <w:r>
          <w:rPr>
            <w:noProof/>
            <w:webHidden/>
          </w:rPr>
          <w:fldChar w:fldCharType="end"/>
        </w:r>
      </w:hyperlink>
    </w:p>
    <w:p w14:paraId="378DF452" w14:textId="18EE6E0E"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1" w:history="1">
        <w:r w:rsidRPr="00E81E8C">
          <w:rPr>
            <w:rStyle w:val="Hipervnculo"/>
            <w:noProof/>
          </w:rPr>
          <w:t>Tabla 46. Calendario de las tareas 2.5 - 2.6 (CU04 y CU08) del equipo de calidad.</w:t>
        </w:r>
        <w:r>
          <w:rPr>
            <w:noProof/>
            <w:webHidden/>
          </w:rPr>
          <w:tab/>
        </w:r>
        <w:r>
          <w:rPr>
            <w:noProof/>
            <w:webHidden/>
          </w:rPr>
          <w:fldChar w:fldCharType="begin"/>
        </w:r>
        <w:r>
          <w:rPr>
            <w:noProof/>
            <w:webHidden/>
          </w:rPr>
          <w:instrText xml:space="preserve"> PAGEREF _Toc47023291 \h </w:instrText>
        </w:r>
        <w:r>
          <w:rPr>
            <w:noProof/>
            <w:webHidden/>
          </w:rPr>
        </w:r>
        <w:r>
          <w:rPr>
            <w:noProof/>
            <w:webHidden/>
          </w:rPr>
          <w:fldChar w:fldCharType="separate"/>
        </w:r>
        <w:r>
          <w:rPr>
            <w:noProof/>
            <w:webHidden/>
          </w:rPr>
          <w:t>72</w:t>
        </w:r>
        <w:r>
          <w:rPr>
            <w:noProof/>
            <w:webHidden/>
          </w:rPr>
          <w:fldChar w:fldCharType="end"/>
        </w:r>
      </w:hyperlink>
    </w:p>
    <w:p w14:paraId="5BE2BDD0" w14:textId="5D994F96"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2" w:history="1">
        <w:r w:rsidRPr="00E81E8C">
          <w:rPr>
            <w:rStyle w:val="Hipervnculo"/>
            <w:noProof/>
          </w:rPr>
          <w:t>Tabla 47. Calendario de las tareas 2.5- 2.6 (CU16 y CU10) del equipo de calidad.</w:t>
        </w:r>
        <w:r>
          <w:rPr>
            <w:noProof/>
            <w:webHidden/>
          </w:rPr>
          <w:tab/>
        </w:r>
        <w:r>
          <w:rPr>
            <w:noProof/>
            <w:webHidden/>
          </w:rPr>
          <w:fldChar w:fldCharType="begin"/>
        </w:r>
        <w:r>
          <w:rPr>
            <w:noProof/>
            <w:webHidden/>
          </w:rPr>
          <w:instrText xml:space="preserve"> PAGEREF _Toc47023292 \h </w:instrText>
        </w:r>
        <w:r>
          <w:rPr>
            <w:noProof/>
            <w:webHidden/>
          </w:rPr>
        </w:r>
        <w:r>
          <w:rPr>
            <w:noProof/>
            <w:webHidden/>
          </w:rPr>
          <w:fldChar w:fldCharType="separate"/>
        </w:r>
        <w:r>
          <w:rPr>
            <w:noProof/>
            <w:webHidden/>
          </w:rPr>
          <w:t>72</w:t>
        </w:r>
        <w:r>
          <w:rPr>
            <w:noProof/>
            <w:webHidden/>
          </w:rPr>
          <w:fldChar w:fldCharType="end"/>
        </w:r>
      </w:hyperlink>
    </w:p>
    <w:p w14:paraId="2498AE1B" w14:textId="005C4A50"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3" w:history="1">
        <w:r w:rsidRPr="00E81E8C">
          <w:rPr>
            <w:rStyle w:val="Hipervnculo"/>
            <w:noProof/>
          </w:rPr>
          <w:t>Tabla 48. Calendario de las tareas 2.5 - 2.6 (CU06 y CU07) del equipo de calidad.</w:t>
        </w:r>
        <w:r>
          <w:rPr>
            <w:noProof/>
            <w:webHidden/>
          </w:rPr>
          <w:tab/>
        </w:r>
        <w:r>
          <w:rPr>
            <w:noProof/>
            <w:webHidden/>
          </w:rPr>
          <w:fldChar w:fldCharType="begin"/>
        </w:r>
        <w:r>
          <w:rPr>
            <w:noProof/>
            <w:webHidden/>
          </w:rPr>
          <w:instrText xml:space="preserve"> PAGEREF _Toc47023293 \h </w:instrText>
        </w:r>
        <w:r>
          <w:rPr>
            <w:noProof/>
            <w:webHidden/>
          </w:rPr>
        </w:r>
        <w:r>
          <w:rPr>
            <w:noProof/>
            <w:webHidden/>
          </w:rPr>
          <w:fldChar w:fldCharType="separate"/>
        </w:r>
        <w:r>
          <w:rPr>
            <w:noProof/>
            <w:webHidden/>
          </w:rPr>
          <w:t>73</w:t>
        </w:r>
        <w:r>
          <w:rPr>
            <w:noProof/>
            <w:webHidden/>
          </w:rPr>
          <w:fldChar w:fldCharType="end"/>
        </w:r>
      </w:hyperlink>
    </w:p>
    <w:p w14:paraId="105BF79C" w14:textId="0B44C26A"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4" w:history="1">
        <w:r w:rsidRPr="00E81E8C">
          <w:rPr>
            <w:rStyle w:val="Hipervnculo"/>
            <w:noProof/>
          </w:rPr>
          <w:t>Tabla 49. Calendario de las tareas 2.5 - 2.6 (CU05) del equipo de calidad.</w:t>
        </w:r>
        <w:r>
          <w:rPr>
            <w:noProof/>
            <w:webHidden/>
          </w:rPr>
          <w:tab/>
        </w:r>
        <w:r>
          <w:rPr>
            <w:noProof/>
            <w:webHidden/>
          </w:rPr>
          <w:fldChar w:fldCharType="begin"/>
        </w:r>
        <w:r>
          <w:rPr>
            <w:noProof/>
            <w:webHidden/>
          </w:rPr>
          <w:instrText xml:space="preserve"> PAGEREF _Toc47023294 \h </w:instrText>
        </w:r>
        <w:r>
          <w:rPr>
            <w:noProof/>
            <w:webHidden/>
          </w:rPr>
        </w:r>
        <w:r>
          <w:rPr>
            <w:noProof/>
            <w:webHidden/>
          </w:rPr>
          <w:fldChar w:fldCharType="separate"/>
        </w:r>
        <w:r>
          <w:rPr>
            <w:noProof/>
            <w:webHidden/>
          </w:rPr>
          <w:t>73</w:t>
        </w:r>
        <w:r>
          <w:rPr>
            <w:noProof/>
            <w:webHidden/>
          </w:rPr>
          <w:fldChar w:fldCharType="end"/>
        </w:r>
      </w:hyperlink>
    </w:p>
    <w:p w14:paraId="3336DF2F" w14:textId="212A49C7"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5" w:history="1">
        <w:r w:rsidRPr="00E81E8C">
          <w:rPr>
            <w:rStyle w:val="Hipervnculo"/>
            <w:noProof/>
          </w:rPr>
          <w:t>Tabla 50. Calendario de las tareas 2.5 - 2.6 (CU01) del equipo de calidad.</w:t>
        </w:r>
        <w:r>
          <w:rPr>
            <w:noProof/>
            <w:webHidden/>
          </w:rPr>
          <w:tab/>
        </w:r>
        <w:r>
          <w:rPr>
            <w:noProof/>
            <w:webHidden/>
          </w:rPr>
          <w:fldChar w:fldCharType="begin"/>
        </w:r>
        <w:r>
          <w:rPr>
            <w:noProof/>
            <w:webHidden/>
          </w:rPr>
          <w:instrText xml:space="preserve"> PAGEREF _Toc47023295 \h </w:instrText>
        </w:r>
        <w:r>
          <w:rPr>
            <w:noProof/>
            <w:webHidden/>
          </w:rPr>
        </w:r>
        <w:r>
          <w:rPr>
            <w:noProof/>
            <w:webHidden/>
          </w:rPr>
          <w:fldChar w:fldCharType="separate"/>
        </w:r>
        <w:r>
          <w:rPr>
            <w:noProof/>
            <w:webHidden/>
          </w:rPr>
          <w:t>73</w:t>
        </w:r>
        <w:r>
          <w:rPr>
            <w:noProof/>
            <w:webHidden/>
          </w:rPr>
          <w:fldChar w:fldCharType="end"/>
        </w:r>
      </w:hyperlink>
    </w:p>
    <w:p w14:paraId="5B1CDACD" w14:textId="17A94D12"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6" w:history="1">
        <w:r w:rsidRPr="00E81E8C">
          <w:rPr>
            <w:rStyle w:val="Hipervnculo"/>
            <w:noProof/>
          </w:rPr>
          <w:t>Tabla 51. Calendario de las tareas 2.5 - 2.6 (CU09 y CU11) del equipo de calidad.</w:t>
        </w:r>
        <w:r>
          <w:rPr>
            <w:noProof/>
            <w:webHidden/>
          </w:rPr>
          <w:tab/>
        </w:r>
        <w:r>
          <w:rPr>
            <w:noProof/>
            <w:webHidden/>
          </w:rPr>
          <w:fldChar w:fldCharType="begin"/>
        </w:r>
        <w:r>
          <w:rPr>
            <w:noProof/>
            <w:webHidden/>
          </w:rPr>
          <w:instrText xml:space="preserve"> PAGEREF _Toc47023296 \h </w:instrText>
        </w:r>
        <w:r>
          <w:rPr>
            <w:noProof/>
            <w:webHidden/>
          </w:rPr>
        </w:r>
        <w:r>
          <w:rPr>
            <w:noProof/>
            <w:webHidden/>
          </w:rPr>
          <w:fldChar w:fldCharType="separate"/>
        </w:r>
        <w:r>
          <w:rPr>
            <w:noProof/>
            <w:webHidden/>
          </w:rPr>
          <w:t>74</w:t>
        </w:r>
        <w:r>
          <w:rPr>
            <w:noProof/>
            <w:webHidden/>
          </w:rPr>
          <w:fldChar w:fldCharType="end"/>
        </w:r>
      </w:hyperlink>
    </w:p>
    <w:p w14:paraId="7D02C44F" w14:textId="0297E6E7"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7" w:history="1">
        <w:r w:rsidRPr="00E81E8C">
          <w:rPr>
            <w:rStyle w:val="Hipervnculo"/>
            <w:noProof/>
          </w:rPr>
          <w:t>Tabla 52. Calendario de las tareas 3.1 - 4.1(CU04y CU08) del equipo de calidad.</w:t>
        </w:r>
        <w:r>
          <w:rPr>
            <w:noProof/>
            <w:webHidden/>
          </w:rPr>
          <w:tab/>
        </w:r>
        <w:r>
          <w:rPr>
            <w:noProof/>
            <w:webHidden/>
          </w:rPr>
          <w:fldChar w:fldCharType="begin"/>
        </w:r>
        <w:r>
          <w:rPr>
            <w:noProof/>
            <w:webHidden/>
          </w:rPr>
          <w:instrText xml:space="preserve"> PAGEREF _Toc47023297 \h </w:instrText>
        </w:r>
        <w:r>
          <w:rPr>
            <w:noProof/>
            <w:webHidden/>
          </w:rPr>
        </w:r>
        <w:r>
          <w:rPr>
            <w:noProof/>
            <w:webHidden/>
          </w:rPr>
          <w:fldChar w:fldCharType="separate"/>
        </w:r>
        <w:r>
          <w:rPr>
            <w:noProof/>
            <w:webHidden/>
          </w:rPr>
          <w:t>74</w:t>
        </w:r>
        <w:r>
          <w:rPr>
            <w:noProof/>
            <w:webHidden/>
          </w:rPr>
          <w:fldChar w:fldCharType="end"/>
        </w:r>
      </w:hyperlink>
    </w:p>
    <w:p w14:paraId="6E3202BB" w14:textId="6B0764C4"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8" w:history="1">
        <w:r w:rsidRPr="00E81E8C">
          <w:rPr>
            <w:rStyle w:val="Hipervnculo"/>
            <w:noProof/>
          </w:rPr>
          <w:t>Tabla 53. Calendario de las tareas 3.1 - 4.1 (CU16 y CU10) del equipo de calidad.</w:t>
        </w:r>
        <w:r>
          <w:rPr>
            <w:noProof/>
            <w:webHidden/>
          </w:rPr>
          <w:tab/>
        </w:r>
        <w:r>
          <w:rPr>
            <w:noProof/>
            <w:webHidden/>
          </w:rPr>
          <w:fldChar w:fldCharType="begin"/>
        </w:r>
        <w:r>
          <w:rPr>
            <w:noProof/>
            <w:webHidden/>
          </w:rPr>
          <w:instrText xml:space="preserve"> PAGEREF _Toc47023298 \h </w:instrText>
        </w:r>
        <w:r>
          <w:rPr>
            <w:noProof/>
            <w:webHidden/>
          </w:rPr>
        </w:r>
        <w:r>
          <w:rPr>
            <w:noProof/>
            <w:webHidden/>
          </w:rPr>
          <w:fldChar w:fldCharType="separate"/>
        </w:r>
        <w:r>
          <w:rPr>
            <w:noProof/>
            <w:webHidden/>
          </w:rPr>
          <w:t>75</w:t>
        </w:r>
        <w:r>
          <w:rPr>
            <w:noProof/>
            <w:webHidden/>
          </w:rPr>
          <w:fldChar w:fldCharType="end"/>
        </w:r>
      </w:hyperlink>
    </w:p>
    <w:p w14:paraId="0F9FBFD7" w14:textId="498177EB"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299" w:history="1">
        <w:r w:rsidRPr="00E81E8C">
          <w:rPr>
            <w:rStyle w:val="Hipervnculo"/>
            <w:noProof/>
          </w:rPr>
          <w:t>Tabla 54. Calendario de las tareas 3.1 - 4.1 (CU06 y CU07) del equipo de calidad.</w:t>
        </w:r>
        <w:r>
          <w:rPr>
            <w:noProof/>
            <w:webHidden/>
          </w:rPr>
          <w:tab/>
        </w:r>
        <w:r>
          <w:rPr>
            <w:noProof/>
            <w:webHidden/>
          </w:rPr>
          <w:fldChar w:fldCharType="begin"/>
        </w:r>
        <w:r>
          <w:rPr>
            <w:noProof/>
            <w:webHidden/>
          </w:rPr>
          <w:instrText xml:space="preserve"> PAGEREF _Toc47023299 \h </w:instrText>
        </w:r>
        <w:r>
          <w:rPr>
            <w:noProof/>
            <w:webHidden/>
          </w:rPr>
        </w:r>
        <w:r>
          <w:rPr>
            <w:noProof/>
            <w:webHidden/>
          </w:rPr>
          <w:fldChar w:fldCharType="separate"/>
        </w:r>
        <w:r>
          <w:rPr>
            <w:noProof/>
            <w:webHidden/>
          </w:rPr>
          <w:t>75</w:t>
        </w:r>
        <w:r>
          <w:rPr>
            <w:noProof/>
            <w:webHidden/>
          </w:rPr>
          <w:fldChar w:fldCharType="end"/>
        </w:r>
      </w:hyperlink>
    </w:p>
    <w:p w14:paraId="7E8F50FA" w14:textId="38443C4D"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300" w:history="1">
        <w:r w:rsidRPr="00E81E8C">
          <w:rPr>
            <w:rStyle w:val="Hipervnculo"/>
            <w:noProof/>
          </w:rPr>
          <w:t>Tabla 55. Calendario de las tareas 3.1 - 4.1 (CU05) del equipo de calidad.</w:t>
        </w:r>
        <w:r>
          <w:rPr>
            <w:noProof/>
            <w:webHidden/>
          </w:rPr>
          <w:tab/>
        </w:r>
        <w:r>
          <w:rPr>
            <w:noProof/>
            <w:webHidden/>
          </w:rPr>
          <w:fldChar w:fldCharType="begin"/>
        </w:r>
        <w:r>
          <w:rPr>
            <w:noProof/>
            <w:webHidden/>
          </w:rPr>
          <w:instrText xml:space="preserve"> PAGEREF _Toc47023300 \h </w:instrText>
        </w:r>
        <w:r>
          <w:rPr>
            <w:noProof/>
            <w:webHidden/>
          </w:rPr>
        </w:r>
        <w:r>
          <w:rPr>
            <w:noProof/>
            <w:webHidden/>
          </w:rPr>
          <w:fldChar w:fldCharType="separate"/>
        </w:r>
        <w:r>
          <w:rPr>
            <w:noProof/>
            <w:webHidden/>
          </w:rPr>
          <w:t>76</w:t>
        </w:r>
        <w:r>
          <w:rPr>
            <w:noProof/>
            <w:webHidden/>
          </w:rPr>
          <w:fldChar w:fldCharType="end"/>
        </w:r>
      </w:hyperlink>
    </w:p>
    <w:p w14:paraId="5B2277A9" w14:textId="5FD1242C"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301" w:history="1">
        <w:r w:rsidRPr="00E81E8C">
          <w:rPr>
            <w:rStyle w:val="Hipervnculo"/>
            <w:noProof/>
          </w:rPr>
          <w:t>Tabla 56. Calendario de las tareas 3.1 - 4.1 (CU01) del equipo de calidad.</w:t>
        </w:r>
        <w:r>
          <w:rPr>
            <w:noProof/>
            <w:webHidden/>
          </w:rPr>
          <w:tab/>
        </w:r>
        <w:r>
          <w:rPr>
            <w:noProof/>
            <w:webHidden/>
          </w:rPr>
          <w:fldChar w:fldCharType="begin"/>
        </w:r>
        <w:r>
          <w:rPr>
            <w:noProof/>
            <w:webHidden/>
          </w:rPr>
          <w:instrText xml:space="preserve"> PAGEREF _Toc47023301 \h </w:instrText>
        </w:r>
        <w:r>
          <w:rPr>
            <w:noProof/>
            <w:webHidden/>
          </w:rPr>
        </w:r>
        <w:r>
          <w:rPr>
            <w:noProof/>
            <w:webHidden/>
          </w:rPr>
          <w:fldChar w:fldCharType="separate"/>
        </w:r>
        <w:r>
          <w:rPr>
            <w:noProof/>
            <w:webHidden/>
          </w:rPr>
          <w:t>77</w:t>
        </w:r>
        <w:r>
          <w:rPr>
            <w:noProof/>
            <w:webHidden/>
          </w:rPr>
          <w:fldChar w:fldCharType="end"/>
        </w:r>
      </w:hyperlink>
    </w:p>
    <w:p w14:paraId="54557D83" w14:textId="198651C1" w:rsidR="00770B9E" w:rsidRDefault="00770B9E" w:rsidP="00770B9E">
      <w:pPr>
        <w:pStyle w:val="Tabladeilustraciones"/>
        <w:tabs>
          <w:tab w:val="right" w:leader="dot" w:pos="9350"/>
        </w:tabs>
        <w:spacing w:line="480" w:lineRule="auto"/>
        <w:rPr>
          <w:rFonts w:asciiTheme="minorHAnsi" w:eastAsiaTheme="minorEastAsia" w:hAnsiTheme="minorHAnsi"/>
          <w:noProof/>
          <w:sz w:val="22"/>
          <w:lang w:val="en-US"/>
        </w:rPr>
      </w:pPr>
      <w:hyperlink w:anchor="_Toc47023302" w:history="1">
        <w:r w:rsidRPr="00E81E8C">
          <w:rPr>
            <w:rStyle w:val="Hipervnculo"/>
            <w:noProof/>
          </w:rPr>
          <w:t>Tabla 57. Calendario de las tareas 3.1 - 4.1 (CU09 y CU11) del equipo de calidad.</w:t>
        </w:r>
        <w:r>
          <w:rPr>
            <w:noProof/>
            <w:webHidden/>
          </w:rPr>
          <w:tab/>
        </w:r>
        <w:r>
          <w:rPr>
            <w:noProof/>
            <w:webHidden/>
          </w:rPr>
          <w:fldChar w:fldCharType="begin"/>
        </w:r>
        <w:r>
          <w:rPr>
            <w:noProof/>
            <w:webHidden/>
          </w:rPr>
          <w:instrText xml:space="preserve"> PAGEREF _Toc47023302 \h </w:instrText>
        </w:r>
        <w:r>
          <w:rPr>
            <w:noProof/>
            <w:webHidden/>
          </w:rPr>
        </w:r>
        <w:r>
          <w:rPr>
            <w:noProof/>
            <w:webHidden/>
          </w:rPr>
          <w:fldChar w:fldCharType="separate"/>
        </w:r>
        <w:r>
          <w:rPr>
            <w:noProof/>
            <w:webHidden/>
          </w:rPr>
          <w:t>77</w:t>
        </w:r>
        <w:r>
          <w:rPr>
            <w:noProof/>
            <w:webHidden/>
          </w:rPr>
          <w:fldChar w:fldCharType="end"/>
        </w:r>
      </w:hyperlink>
    </w:p>
    <w:p w14:paraId="1AB64F39" w14:textId="53C5772F" w:rsidR="00127F3D" w:rsidRDefault="00991E2E" w:rsidP="00770B9E">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FAD26DF" w14:textId="33CCC870" w:rsidR="00A646FE" w:rsidRDefault="00A646FE" w:rsidP="00F823AB">
      <w:pPr>
        <w:tabs>
          <w:tab w:val="left" w:pos="5610"/>
        </w:tabs>
        <w:ind w:firstLine="0"/>
        <w:rPr>
          <w:b/>
        </w:rPr>
      </w:pPr>
    </w:p>
    <w:p w14:paraId="523241D6" w14:textId="77777777" w:rsidR="00770B9E" w:rsidRDefault="00770B9E" w:rsidP="00F823AB">
      <w:pPr>
        <w:tabs>
          <w:tab w:val="left" w:pos="5610"/>
        </w:tabs>
        <w:ind w:firstLine="0"/>
        <w:rPr>
          <w:b/>
        </w:rPr>
      </w:pPr>
    </w:p>
    <w:p w14:paraId="7B0C08A2" w14:textId="1C82C8F7" w:rsidR="0020006B" w:rsidRDefault="001F0D8F" w:rsidP="00E619F7">
      <w:pPr>
        <w:tabs>
          <w:tab w:val="left" w:pos="5610"/>
        </w:tabs>
        <w:ind w:firstLine="0"/>
        <w:jc w:val="center"/>
        <w:rPr>
          <w:b/>
        </w:rPr>
      </w:pPr>
      <w:r w:rsidRPr="00D802CB">
        <w:rPr>
          <w:b/>
        </w:rPr>
        <w:lastRenderedPageBreak/>
        <w:t>Lista de figuras</w:t>
      </w:r>
    </w:p>
    <w:p w14:paraId="6ADB7595" w14:textId="248BA0A8" w:rsidR="00E619F7" w:rsidRDefault="00D802CB" w:rsidP="00E619F7">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7018742" w:history="1">
        <w:r w:rsidR="00E619F7" w:rsidRPr="00D64793">
          <w:rPr>
            <w:rStyle w:val="Hipervnculo"/>
            <w:noProof/>
          </w:rPr>
          <w:t>Figura 1. Diagrama Causa y efecto.</w:t>
        </w:r>
        <w:r w:rsidR="00E619F7">
          <w:rPr>
            <w:noProof/>
            <w:webHidden/>
          </w:rPr>
          <w:tab/>
        </w:r>
        <w:r w:rsidR="00E619F7">
          <w:rPr>
            <w:noProof/>
            <w:webHidden/>
          </w:rPr>
          <w:fldChar w:fldCharType="begin"/>
        </w:r>
        <w:r w:rsidR="00E619F7">
          <w:rPr>
            <w:noProof/>
            <w:webHidden/>
          </w:rPr>
          <w:instrText xml:space="preserve"> PAGEREF _Toc47018742 \h </w:instrText>
        </w:r>
        <w:r w:rsidR="00E619F7">
          <w:rPr>
            <w:noProof/>
            <w:webHidden/>
          </w:rPr>
        </w:r>
        <w:r w:rsidR="00E619F7">
          <w:rPr>
            <w:noProof/>
            <w:webHidden/>
          </w:rPr>
          <w:fldChar w:fldCharType="separate"/>
        </w:r>
        <w:r w:rsidR="00E619F7">
          <w:rPr>
            <w:noProof/>
            <w:webHidden/>
          </w:rPr>
          <w:t>7</w:t>
        </w:r>
        <w:r w:rsidR="00E619F7">
          <w:rPr>
            <w:noProof/>
            <w:webHidden/>
          </w:rPr>
          <w:fldChar w:fldCharType="end"/>
        </w:r>
      </w:hyperlink>
    </w:p>
    <w:p w14:paraId="003AD257" w14:textId="2D2E6609"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3" w:history="1">
        <w:r w:rsidR="00E619F7" w:rsidRPr="00D64793">
          <w:rPr>
            <w:rStyle w:val="Hipervnculo"/>
            <w:noProof/>
          </w:rPr>
          <w:t>Figura 2. Procesos del perfil básico.</w:t>
        </w:r>
        <w:r w:rsidR="00E619F7">
          <w:rPr>
            <w:noProof/>
            <w:webHidden/>
          </w:rPr>
          <w:tab/>
        </w:r>
        <w:r w:rsidR="00E619F7">
          <w:rPr>
            <w:noProof/>
            <w:webHidden/>
          </w:rPr>
          <w:fldChar w:fldCharType="begin"/>
        </w:r>
        <w:r w:rsidR="00E619F7">
          <w:rPr>
            <w:noProof/>
            <w:webHidden/>
          </w:rPr>
          <w:instrText xml:space="preserve"> PAGEREF _Toc47018743 \h </w:instrText>
        </w:r>
        <w:r w:rsidR="00E619F7">
          <w:rPr>
            <w:noProof/>
            <w:webHidden/>
          </w:rPr>
        </w:r>
        <w:r w:rsidR="00E619F7">
          <w:rPr>
            <w:noProof/>
            <w:webHidden/>
          </w:rPr>
          <w:fldChar w:fldCharType="separate"/>
        </w:r>
        <w:r w:rsidR="00E619F7">
          <w:rPr>
            <w:noProof/>
            <w:webHidden/>
          </w:rPr>
          <w:t>23</w:t>
        </w:r>
        <w:r w:rsidR="00E619F7">
          <w:rPr>
            <w:noProof/>
            <w:webHidden/>
          </w:rPr>
          <w:fldChar w:fldCharType="end"/>
        </w:r>
      </w:hyperlink>
    </w:p>
    <w:p w14:paraId="6BA3F4CC" w14:textId="413733B6"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4" w:history="1">
        <w:r w:rsidR="00E619F7" w:rsidRPr="00D64793">
          <w:rPr>
            <w:rStyle w:val="Hipervnculo"/>
            <w:noProof/>
          </w:rPr>
          <w:t>Figura 3. Diagrama del proceso de gestión del proyecto.</w:t>
        </w:r>
        <w:r w:rsidR="00E619F7">
          <w:rPr>
            <w:noProof/>
            <w:webHidden/>
          </w:rPr>
          <w:tab/>
        </w:r>
        <w:r w:rsidR="00E619F7">
          <w:rPr>
            <w:noProof/>
            <w:webHidden/>
          </w:rPr>
          <w:fldChar w:fldCharType="begin"/>
        </w:r>
        <w:r w:rsidR="00E619F7">
          <w:rPr>
            <w:noProof/>
            <w:webHidden/>
          </w:rPr>
          <w:instrText xml:space="preserve"> PAGEREF _Toc47018744 \h </w:instrText>
        </w:r>
        <w:r w:rsidR="00E619F7">
          <w:rPr>
            <w:noProof/>
            <w:webHidden/>
          </w:rPr>
        </w:r>
        <w:r w:rsidR="00E619F7">
          <w:rPr>
            <w:noProof/>
            <w:webHidden/>
          </w:rPr>
          <w:fldChar w:fldCharType="separate"/>
        </w:r>
        <w:r w:rsidR="00E619F7">
          <w:rPr>
            <w:noProof/>
            <w:webHidden/>
          </w:rPr>
          <w:t>24</w:t>
        </w:r>
        <w:r w:rsidR="00E619F7">
          <w:rPr>
            <w:noProof/>
            <w:webHidden/>
          </w:rPr>
          <w:fldChar w:fldCharType="end"/>
        </w:r>
      </w:hyperlink>
    </w:p>
    <w:p w14:paraId="0BF321DC" w14:textId="41E3ADD5"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5" w:history="1">
        <w:r w:rsidR="00E619F7" w:rsidRPr="00D64793">
          <w:rPr>
            <w:rStyle w:val="Hipervnculo"/>
            <w:noProof/>
          </w:rPr>
          <w:t>Figura 4. Diagrama del proceso de implementación de software.</w:t>
        </w:r>
        <w:r w:rsidR="00E619F7">
          <w:rPr>
            <w:noProof/>
            <w:webHidden/>
          </w:rPr>
          <w:tab/>
        </w:r>
        <w:r w:rsidR="00E619F7">
          <w:rPr>
            <w:noProof/>
            <w:webHidden/>
          </w:rPr>
          <w:fldChar w:fldCharType="begin"/>
        </w:r>
        <w:r w:rsidR="00E619F7">
          <w:rPr>
            <w:noProof/>
            <w:webHidden/>
          </w:rPr>
          <w:instrText xml:space="preserve"> PAGEREF _Toc47018745 \h </w:instrText>
        </w:r>
        <w:r w:rsidR="00E619F7">
          <w:rPr>
            <w:noProof/>
            <w:webHidden/>
          </w:rPr>
        </w:r>
        <w:r w:rsidR="00E619F7">
          <w:rPr>
            <w:noProof/>
            <w:webHidden/>
          </w:rPr>
          <w:fldChar w:fldCharType="separate"/>
        </w:r>
        <w:r w:rsidR="00E619F7">
          <w:rPr>
            <w:noProof/>
            <w:webHidden/>
          </w:rPr>
          <w:t>25</w:t>
        </w:r>
        <w:r w:rsidR="00E619F7">
          <w:rPr>
            <w:noProof/>
            <w:webHidden/>
          </w:rPr>
          <w:fldChar w:fldCharType="end"/>
        </w:r>
      </w:hyperlink>
    </w:p>
    <w:p w14:paraId="0966BE6E" w14:textId="684430DC"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6" w:history="1">
        <w:r w:rsidR="00E619F7" w:rsidRPr="00D64793">
          <w:rPr>
            <w:rStyle w:val="Hipervnculo"/>
            <w:noProof/>
          </w:rPr>
          <w:t>Figura 5. Procesos de ICONIX.</w:t>
        </w:r>
        <w:r w:rsidR="00E619F7">
          <w:rPr>
            <w:noProof/>
            <w:webHidden/>
          </w:rPr>
          <w:tab/>
        </w:r>
        <w:r w:rsidR="00E619F7">
          <w:rPr>
            <w:noProof/>
            <w:webHidden/>
          </w:rPr>
          <w:fldChar w:fldCharType="begin"/>
        </w:r>
        <w:r w:rsidR="00E619F7">
          <w:rPr>
            <w:noProof/>
            <w:webHidden/>
          </w:rPr>
          <w:instrText xml:space="preserve"> PAGEREF _Toc47018746 \h </w:instrText>
        </w:r>
        <w:r w:rsidR="00E619F7">
          <w:rPr>
            <w:noProof/>
            <w:webHidden/>
          </w:rPr>
        </w:r>
        <w:r w:rsidR="00E619F7">
          <w:rPr>
            <w:noProof/>
            <w:webHidden/>
          </w:rPr>
          <w:fldChar w:fldCharType="separate"/>
        </w:r>
        <w:r w:rsidR="00E619F7">
          <w:rPr>
            <w:noProof/>
            <w:webHidden/>
          </w:rPr>
          <w:t>30</w:t>
        </w:r>
        <w:r w:rsidR="00E619F7">
          <w:rPr>
            <w:noProof/>
            <w:webHidden/>
          </w:rPr>
          <w:fldChar w:fldCharType="end"/>
        </w:r>
      </w:hyperlink>
    </w:p>
    <w:p w14:paraId="45A43CB4" w14:textId="00E90EF1"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7" w:history="1">
        <w:r w:rsidR="00E619F7" w:rsidRPr="00D64793">
          <w:rPr>
            <w:rStyle w:val="Hipervnculo"/>
            <w:noProof/>
          </w:rPr>
          <w:t>Figura 6. Ruta de procesos y herramientas del proyecto.</w:t>
        </w:r>
        <w:r w:rsidR="00E619F7">
          <w:rPr>
            <w:noProof/>
            <w:webHidden/>
          </w:rPr>
          <w:tab/>
        </w:r>
        <w:r w:rsidR="00E619F7">
          <w:rPr>
            <w:noProof/>
            <w:webHidden/>
          </w:rPr>
          <w:fldChar w:fldCharType="begin"/>
        </w:r>
        <w:r w:rsidR="00E619F7">
          <w:rPr>
            <w:noProof/>
            <w:webHidden/>
          </w:rPr>
          <w:instrText xml:space="preserve"> PAGEREF _Toc47018747 \h </w:instrText>
        </w:r>
        <w:r w:rsidR="00E619F7">
          <w:rPr>
            <w:noProof/>
            <w:webHidden/>
          </w:rPr>
        </w:r>
        <w:r w:rsidR="00E619F7">
          <w:rPr>
            <w:noProof/>
            <w:webHidden/>
          </w:rPr>
          <w:fldChar w:fldCharType="separate"/>
        </w:r>
        <w:r w:rsidR="00E619F7">
          <w:rPr>
            <w:noProof/>
            <w:webHidden/>
          </w:rPr>
          <w:t>40</w:t>
        </w:r>
        <w:r w:rsidR="00E619F7">
          <w:rPr>
            <w:noProof/>
            <w:webHidden/>
          </w:rPr>
          <w:fldChar w:fldCharType="end"/>
        </w:r>
      </w:hyperlink>
    </w:p>
    <w:p w14:paraId="48B9AED1" w14:textId="6ECBF31B"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8" w:history="1">
        <w:r w:rsidR="00E619F7" w:rsidRPr="00D64793">
          <w:rPr>
            <w:rStyle w:val="Hipervnculo"/>
            <w:noProof/>
          </w:rPr>
          <w:t>Figura 7. Captura de imagen de referencia de la aplicación de escritorio de GitHub: GitHub Desktop.</w:t>
        </w:r>
        <w:r w:rsidR="00E619F7">
          <w:rPr>
            <w:noProof/>
            <w:webHidden/>
          </w:rPr>
          <w:tab/>
        </w:r>
        <w:r w:rsidR="00E619F7">
          <w:rPr>
            <w:noProof/>
            <w:webHidden/>
          </w:rPr>
          <w:fldChar w:fldCharType="begin"/>
        </w:r>
        <w:r w:rsidR="00E619F7">
          <w:rPr>
            <w:noProof/>
            <w:webHidden/>
          </w:rPr>
          <w:instrText xml:space="preserve"> PAGEREF _Toc47018748 \h </w:instrText>
        </w:r>
        <w:r w:rsidR="00E619F7">
          <w:rPr>
            <w:noProof/>
            <w:webHidden/>
          </w:rPr>
        </w:r>
        <w:r w:rsidR="00E619F7">
          <w:rPr>
            <w:noProof/>
            <w:webHidden/>
          </w:rPr>
          <w:fldChar w:fldCharType="separate"/>
        </w:r>
        <w:r w:rsidR="00E619F7">
          <w:rPr>
            <w:noProof/>
            <w:webHidden/>
          </w:rPr>
          <w:t>78</w:t>
        </w:r>
        <w:r w:rsidR="00E619F7">
          <w:rPr>
            <w:noProof/>
            <w:webHidden/>
          </w:rPr>
          <w:fldChar w:fldCharType="end"/>
        </w:r>
      </w:hyperlink>
    </w:p>
    <w:p w14:paraId="16745135" w14:textId="3CDDF668"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9" w:history="1">
        <w:r w:rsidR="00E619F7" w:rsidRPr="00D64793">
          <w:rPr>
            <w:rStyle w:val="Hipervnculo"/>
            <w:noProof/>
          </w:rPr>
          <w:t>Figura 8. Repositorio del proyecto, visto desde la aplicación web de GitHub.</w:t>
        </w:r>
        <w:r w:rsidR="00E619F7">
          <w:rPr>
            <w:noProof/>
            <w:webHidden/>
          </w:rPr>
          <w:tab/>
        </w:r>
        <w:r w:rsidR="00E619F7">
          <w:rPr>
            <w:noProof/>
            <w:webHidden/>
          </w:rPr>
          <w:fldChar w:fldCharType="begin"/>
        </w:r>
        <w:r w:rsidR="00E619F7">
          <w:rPr>
            <w:noProof/>
            <w:webHidden/>
          </w:rPr>
          <w:instrText xml:space="preserve"> PAGEREF _Toc47018749 \h </w:instrText>
        </w:r>
        <w:r w:rsidR="00E619F7">
          <w:rPr>
            <w:noProof/>
            <w:webHidden/>
          </w:rPr>
        </w:r>
        <w:r w:rsidR="00E619F7">
          <w:rPr>
            <w:noProof/>
            <w:webHidden/>
          </w:rPr>
          <w:fldChar w:fldCharType="separate"/>
        </w:r>
        <w:r w:rsidR="00E619F7">
          <w:rPr>
            <w:noProof/>
            <w:webHidden/>
          </w:rPr>
          <w:t>79</w:t>
        </w:r>
        <w:r w:rsidR="00E619F7">
          <w:rPr>
            <w:noProof/>
            <w:webHidden/>
          </w:rPr>
          <w:fldChar w:fldCharType="end"/>
        </w:r>
      </w:hyperlink>
    </w:p>
    <w:p w14:paraId="075C2A76" w14:textId="57E83336"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0" w:history="1">
        <w:r w:rsidR="00E619F7" w:rsidRPr="00D64793">
          <w:rPr>
            <w:rStyle w:val="Hipervnculo"/>
            <w:noProof/>
          </w:rPr>
          <w:t>Figura 9. Ejemplo de una plantilla de resultados de la verificación del plan de proyecto.</w:t>
        </w:r>
        <w:r w:rsidR="00E619F7">
          <w:rPr>
            <w:noProof/>
            <w:webHidden/>
          </w:rPr>
          <w:tab/>
        </w:r>
        <w:r w:rsidR="00E619F7">
          <w:rPr>
            <w:noProof/>
            <w:webHidden/>
          </w:rPr>
          <w:fldChar w:fldCharType="begin"/>
        </w:r>
        <w:r w:rsidR="00E619F7">
          <w:rPr>
            <w:noProof/>
            <w:webHidden/>
          </w:rPr>
          <w:instrText xml:space="preserve"> PAGEREF _Toc47018750 \h </w:instrText>
        </w:r>
        <w:r w:rsidR="00E619F7">
          <w:rPr>
            <w:noProof/>
            <w:webHidden/>
          </w:rPr>
        </w:r>
        <w:r w:rsidR="00E619F7">
          <w:rPr>
            <w:noProof/>
            <w:webHidden/>
          </w:rPr>
          <w:fldChar w:fldCharType="separate"/>
        </w:r>
        <w:r w:rsidR="00E619F7">
          <w:rPr>
            <w:noProof/>
            <w:webHidden/>
          </w:rPr>
          <w:t>80</w:t>
        </w:r>
        <w:r w:rsidR="00E619F7">
          <w:rPr>
            <w:noProof/>
            <w:webHidden/>
          </w:rPr>
          <w:fldChar w:fldCharType="end"/>
        </w:r>
      </w:hyperlink>
    </w:p>
    <w:p w14:paraId="75D599ED" w14:textId="7650E1BB"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1" w:history="1">
        <w:r w:rsidR="00E619F7" w:rsidRPr="00D64793">
          <w:rPr>
            <w:rStyle w:val="Hipervnculo"/>
            <w:noProof/>
          </w:rPr>
          <w:t>Figura 10. Ejemplo de un acta de reunión lograda con el equipo de trabajo.</w:t>
        </w:r>
        <w:r w:rsidR="00E619F7">
          <w:rPr>
            <w:noProof/>
            <w:webHidden/>
          </w:rPr>
          <w:tab/>
        </w:r>
        <w:r w:rsidR="00E619F7">
          <w:rPr>
            <w:noProof/>
            <w:webHidden/>
          </w:rPr>
          <w:fldChar w:fldCharType="begin"/>
        </w:r>
        <w:r w:rsidR="00E619F7">
          <w:rPr>
            <w:noProof/>
            <w:webHidden/>
          </w:rPr>
          <w:instrText xml:space="preserve"> PAGEREF _Toc47018751 \h </w:instrText>
        </w:r>
        <w:r w:rsidR="00E619F7">
          <w:rPr>
            <w:noProof/>
            <w:webHidden/>
          </w:rPr>
        </w:r>
        <w:r w:rsidR="00E619F7">
          <w:rPr>
            <w:noProof/>
            <w:webHidden/>
          </w:rPr>
          <w:fldChar w:fldCharType="separate"/>
        </w:r>
        <w:r w:rsidR="00E619F7">
          <w:rPr>
            <w:noProof/>
            <w:webHidden/>
          </w:rPr>
          <w:t>82</w:t>
        </w:r>
        <w:r w:rsidR="00E619F7">
          <w:rPr>
            <w:noProof/>
            <w:webHidden/>
          </w:rPr>
          <w:fldChar w:fldCharType="end"/>
        </w:r>
      </w:hyperlink>
    </w:p>
    <w:p w14:paraId="1E7F079F" w14:textId="7194E214"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2" w:history="1">
        <w:r w:rsidR="00E619F7" w:rsidRPr="00D64793">
          <w:rPr>
            <w:rStyle w:val="Hipervnculo"/>
            <w:noProof/>
          </w:rPr>
          <w:t>Figura 11. Ejemplo de un registro de estado de progreso sobre los casos de uso 04 y 08 pertenecientes al equipo de desarrollo.</w:t>
        </w:r>
        <w:r w:rsidR="00E619F7">
          <w:rPr>
            <w:noProof/>
            <w:webHidden/>
          </w:rPr>
          <w:tab/>
        </w:r>
        <w:r w:rsidR="00E619F7">
          <w:rPr>
            <w:noProof/>
            <w:webHidden/>
          </w:rPr>
          <w:fldChar w:fldCharType="begin"/>
        </w:r>
        <w:r w:rsidR="00E619F7">
          <w:rPr>
            <w:noProof/>
            <w:webHidden/>
          </w:rPr>
          <w:instrText xml:space="preserve"> PAGEREF _Toc47018752 \h </w:instrText>
        </w:r>
        <w:r w:rsidR="00E619F7">
          <w:rPr>
            <w:noProof/>
            <w:webHidden/>
          </w:rPr>
        </w:r>
        <w:r w:rsidR="00E619F7">
          <w:rPr>
            <w:noProof/>
            <w:webHidden/>
          </w:rPr>
          <w:fldChar w:fldCharType="separate"/>
        </w:r>
        <w:r w:rsidR="00E619F7">
          <w:rPr>
            <w:noProof/>
            <w:webHidden/>
          </w:rPr>
          <w:t>83</w:t>
        </w:r>
        <w:r w:rsidR="00E619F7">
          <w:rPr>
            <w:noProof/>
            <w:webHidden/>
          </w:rPr>
          <w:fldChar w:fldCharType="end"/>
        </w:r>
      </w:hyperlink>
    </w:p>
    <w:p w14:paraId="0A540F3E" w14:textId="3C308137"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3" w:history="1">
        <w:r w:rsidR="00E619F7" w:rsidRPr="00D64793">
          <w:rPr>
            <w:rStyle w:val="Hipervnculo"/>
            <w:noProof/>
          </w:rPr>
          <w:t>Figura 12. Ejemplo de una solicitud de cambio iniciada.</w:t>
        </w:r>
        <w:r w:rsidR="00E619F7">
          <w:rPr>
            <w:noProof/>
            <w:webHidden/>
          </w:rPr>
          <w:tab/>
        </w:r>
        <w:r w:rsidR="00E619F7">
          <w:rPr>
            <w:noProof/>
            <w:webHidden/>
          </w:rPr>
          <w:fldChar w:fldCharType="begin"/>
        </w:r>
        <w:r w:rsidR="00E619F7">
          <w:rPr>
            <w:noProof/>
            <w:webHidden/>
          </w:rPr>
          <w:instrText xml:space="preserve"> PAGEREF _Toc47018753 \h </w:instrText>
        </w:r>
        <w:r w:rsidR="00E619F7">
          <w:rPr>
            <w:noProof/>
            <w:webHidden/>
          </w:rPr>
        </w:r>
        <w:r w:rsidR="00E619F7">
          <w:rPr>
            <w:noProof/>
            <w:webHidden/>
          </w:rPr>
          <w:fldChar w:fldCharType="separate"/>
        </w:r>
        <w:r w:rsidR="00E619F7">
          <w:rPr>
            <w:noProof/>
            <w:webHidden/>
          </w:rPr>
          <w:t>84</w:t>
        </w:r>
        <w:r w:rsidR="00E619F7">
          <w:rPr>
            <w:noProof/>
            <w:webHidden/>
          </w:rPr>
          <w:fldChar w:fldCharType="end"/>
        </w:r>
      </w:hyperlink>
    </w:p>
    <w:p w14:paraId="55D98501" w14:textId="6CF9D505"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4" w:history="1">
        <w:r w:rsidR="00E619F7" w:rsidRPr="00D64793">
          <w:rPr>
            <w:rStyle w:val="Hipervnculo"/>
            <w:noProof/>
          </w:rPr>
          <w:t>Figura 13. Ejemplo de un registro de corrección en estado pendiente.</w:t>
        </w:r>
        <w:r w:rsidR="00E619F7">
          <w:rPr>
            <w:noProof/>
            <w:webHidden/>
          </w:rPr>
          <w:tab/>
        </w:r>
        <w:r w:rsidR="00E619F7">
          <w:rPr>
            <w:noProof/>
            <w:webHidden/>
          </w:rPr>
          <w:fldChar w:fldCharType="begin"/>
        </w:r>
        <w:r w:rsidR="00E619F7">
          <w:rPr>
            <w:noProof/>
            <w:webHidden/>
          </w:rPr>
          <w:instrText xml:space="preserve"> PAGEREF _Toc47018754 \h </w:instrText>
        </w:r>
        <w:r w:rsidR="00E619F7">
          <w:rPr>
            <w:noProof/>
            <w:webHidden/>
          </w:rPr>
        </w:r>
        <w:r w:rsidR="00E619F7">
          <w:rPr>
            <w:noProof/>
            <w:webHidden/>
          </w:rPr>
          <w:fldChar w:fldCharType="separate"/>
        </w:r>
        <w:r w:rsidR="00E619F7">
          <w:rPr>
            <w:noProof/>
            <w:webHidden/>
          </w:rPr>
          <w:t>86</w:t>
        </w:r>
        <w:r w:rsidR="00E619F7">
          <w:rPr>
            <w:noProof/>
            <w:webHidden/>
          </w:rPr>
          <w:fldChar w:fldCharType="end"/>
        </w:r>
      </w:hyperlink>
    </w:p>
    <w:p w14:paraId="14D05C25" w14:textId="14A914C5" w:rsidR="00E619F7" w:rsidRDefault="00513D62"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5" w:history="1">
        <w:r w:rsidR="00E619F7" w:rsidRPr="00D64793">
          <w:rPr>
            <w:rStyle w:val="Hipervnculo"/>
            <w:noProof/>
          </w:rPr>
          <w:t>Figura 14. Ejemplo de un registro de aceptación diligenciado y firmado.</w:t>
        </w:r>
        <w:r w:rsidR="00E619F7">
          <w:rPr>
            <w:noProof/>
            <w:webHidden/>
          </w:rPr>
          <w:tab/>
        </w:r>
        <w:r w:rsidR="00E619F7">
          <w:rPr>
            <w:noProof/>
            <w:webHidden/>
          </w:rPr>
          <w:fldChar w:fldCharType="begin"/>
        </w:r>
        <w:r w:rsidR="00E619F7">
          <w:rPr>
            <w:noProof/>
            <w:webHidden/>
          </w:rPr>
          <w:instrText xml:space="preserve"> PAGEREF _Toc47018755 \h </w:instrText>
        </w:r>
        <w:r w:rsidR="00E619F7">
          <w:rPr>
            <w:noProof/>
            <w:webHidden/>
          </w:rPr>
        </w:r>
        <w:r w:rsidR="00E619F7">
          <w:rPr>
            <w:noProof/>
            <w:webHidden/>
          </w:rPr>
          <w:fldChar w:fldCharType="separate"/>
        </w:r>
        <w:r w:rsidR="00E619F7">
          <w:rPr>
            <w:noProof/>
            <w:webHidden/>
          </w:rPr>
          <w:t>88</w:t>
        </w:r>
        <w:r w:rsidR="00E619F7">
          <w:rPr>
            <w:noProof/>
            <w:webHidden/>
          </w:rPr>
          <w:fldChar w:fldCharType="end"/>
        </w:r>
      </w:hyperlink>
    </w:p>
    <w:p w14:paraId="5B2871F5" w14:textId="186BB6AF" w:rsidR="00023013" w:rsidRDefault="00D802CB" w:rsidP="00E619F7">
      <w:pPr>
        <w:tabs>
          <w:tab w:val="left" w:pos="5610"/>
        </w:tabs>
        <w:ind w:firstLine="0"/>
        <w:jc w:val="center"/>
        <w:rPr>
          <w:b/>
        </w:rPr>
      </w:pPr>
      <w:r>
        <w:rPr>
          <w:b/>
        </w:rPr>
        <w:fldChar w:fldCharType="end"/>
      </w:r>
    </w:p>
    <w:p w14:paraId="64A18ED5" w14:textId="24F17166" w:rsidR="00E619F7" w:rsidRDefault="00E619F7" w:rsidP="00023013">
      <w:pPr>
        <w:tabs>
          <w:tab w:val="left" w:pos="5610"/>
        </w:tabs>
        <w:ind w:firstLine="0"/>
        <w:jc w:val="center"/>
        <w:rPr>
          <w:b/>
        </w:rPr>
      </w:pPr>
    </w:p>
    <w:p w14:paraId="5D981EBC" w14:textId="2FDFF37B" w:rsidR="00E619F7" w:rsidRDefault="00E619F7" w:rsidP="00023013">
      <w:pPr>
        <w:tabs>
          <w:tab w:val="left" w:pos="5610"/>
        </w:tabs>
        <w:ind w:firstLine="0"/>
        <w:jc w:val="center"/>
        <w:rPr>
          <w:b/>
        </w:rPr>
      </w:pPr>
    </w:p>
    <w:p w14:paraId="3D8C7FB7" w14:textId="520C54A3" w:rsidR="00E619F7" w:rsidRDefault="00E619F7" w:rsidP="00023013">
      <w:pPr>
        <w:tabs>
          <w:tab w:val="left" w:pos="5610"/>
        </w:tabs>
        <w:ind w:firstLine="0"/>
        <w:jc w:val="center"/>
        <w:rPr>
          <w:b/>
        </w:rPr>
      </w:pPr>
    </w:p>
    <w:p w14:paraId="3E17E428" w14:textId="35989E6F" w:rsidR="00E619F7" w:rsidRDefault="00E619F7" w:rsidP="00023013">
      <w:pPr>
        <w:tabs>
          <w:tab w:val="left" w:pos="5610"/>
        </w:tabs>
        <w:ind w:firstLine="0"/>
        <w:jc w:val="center"/>
        <w:rPr>
          <w:b/>
        </w:rPr>
      </w:pPr>
    </w:p>
    <w:p w14:paraId="3B02E23D" w14:textId="77777777" w:rsidR="00E619F7" w:rsidRPr="00023013" w:rsidRDefault="00E619F7" w:rsidP="00023013">
      <w:pPr>
        <w:tabs>
          <w:tab w:val="left" w:pos="5610"/>
        </w:tabs>
        <w:ind w:firstLine="0"/>
        <w:jc w:val="center"/>
        <w:rPr>
          <w:b/>
        </w:rPr>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7018691"/>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6CF7A273" w:rsidR="002F7AFE" w:rsidRDefault="002F7AFE" w:rsidP="00F6659F">
      <w:r>
        <w:t xml:space="preserve">La ISO/IEC 29110 está conformada por 5 partes, </w:t>
      </w:r>
      <w:r w:rsidR="00FB41DA">
        <w:t>de acuerdo con</w:t>
      </w:r>
      <w:r>
        <w:t xml:space="preserve">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41CA95AA" w:rsidR="00184D07" w:rsidRDefault="008360D1" w:rsidP="000E6591">
      <w:r w:rsidRPr="00B76CB0">
        <w:t>Para el proyecto en mención,</w:t>
      </w:r>
      <w:r>
        <w:t xml:space="preserve"> </w:t>
      </w:r>
      <w:r w:rsidR="00D4185B">
        <w:t>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0B7A82DF"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w:t>
      </w:r>
      <w:r>
        <w:t>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4492FB3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DD53B1">
        <w:rPr>
          <w:rFonts w:cs="Times New Roman"/>
          <w:szCs w:val="24"/>
          <w:lang w:val="es-MX"/>
        </w:rPr>
        <w:t xml:space="preserve"> </w:t>
      </w:r>
      <w:r w:rsidR="00FB41DA">
        <w:rPr>
          <w:rFonts w:cs="Times New Roman"/>
          <w:szCs w:val="24"/>
          <w:lang w:val="es-MX"/>
        </w:rPr>
        <w:t>de acuerdo con</w:t>
      </w:r>
      <w:r w:rsidR="00B43C3C">
        <w:rPr>
          <w:rFonts w:cs="Times New Roman"/>
          <w:szCs w:val="24"/>
          <w:lang w:val="es-MX"/>
        </w:rPr>
        <w:t xml:space="preserve"> las características y necesidades propias de la empresa.</w:t>
      </w:r>
    </w:p>
    <w:p w14:paraId="698F6626" w14:textId="1A18658B" w:rsidR="002D6033" w:rsidRPr="002D6033" w:rsidRDefault="008360D1" w:rsidP="002D6033">
      <w:r>
        <w:t>Teniendo en cuenta lo anteriormente mencionado, el</w:t>
      </w:r>
      <w:r w:rsidR="002D6033">
        <w:t xml:space="preserv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1847EB3E" w:rsidR="000C13D4" w:rsidRDefault="008360D1" w:rsidP="000C13D4">
      <w:r>
        <w:t>Cabe anotar que a</w:t>
      </w:r>
      <w:r w:rsidR="000C13D4">
        <w:t>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165CB568" w:rsidR="000C13D4" w:rsidRDefault="000C13D4" w:rsidP="000C13D4">
      <w:r>
        <w:lastRenderedPageBreak/>
        <w:t>Adicional</w:t>
      </w:r>
      <w:r w:rsidR="00202663">
        <w:t xml:space="preserve"> a esto</w:t>
      </w:r>
      <w:r>
        <w:t xml:space="preserve">,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7018692"/>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2A6DF166" w:rsidR="002A24AF" w:rsidRPr="002A24AF" w:rsidRDefault="005165C2" w:rsidP="00C63148">
      <w:pPr>
        <w:pStyle w:val="Descripcin"/>
        <w:keepNext/>
        <w:spacing w:after="0" w:line="480" w:lineRule="auto"/>
        <w:ind w:firstLine="0"/>
        <w:rPr>
          <w:color w:val="auto"/>
          <w:sz w:val="24"/>
        </w:rPr>
      </w:pPr>
      <w:bookmarkStart w:id="2" w:name="_Toc47023246"/>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272653">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7018742"/>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694A83AD" w14:textId="1B740E49" w:rsidR="004B5F07" w:rsidRDefault="00E9109F" w:rsidP="00562299">
      <w:pPr>
        <w:pStyle w:val="Ttulo1"/>
      </w:pPr>
      <w:bookmarkStart w:id="4" w:name="_Toc47018693"/>
      <w:r>
        <w:lastRenderedPageBreak/>
        <w:t>Problema de investigación</w:t>
      </w:r>
      <w:bookmarkEnd w:id="4"/>
    </w:p>
    <w:p w14:paraId="5DADEE47" w14:textId="77777777" w:rsidR="00E9109F" w:rsidRDefault="00E9109F" w:rsidP="00E9109F">
      <w:pPr>
        <w:pStyle w:val="Ttulo2"/>
      </w:pPr>
      <w:bookmarkStart w:id="5" w:name="_Toc47018694"/>
      <w:r w:rsidRPr="00BC7364">
        <w:t>Formulación del problema</w:t>
      </w:r>
      <w:bookmarkEnd w:id="5"/>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6" w:name="_Toc47018695"/>
      <w:r w:rsidRPr="004B226F">
        <w:t>Sistematización del problema</w:t>
      </w:r>
      <w:bookmarkEnd w:id="6"/>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3CA89AF7" w:rsid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B4DCA7A" w14:textId="625D6E81" w:rsidR="00D3474D" w:rsidRDefault="00D3474D" w:rsidP="00D3474D">
      <w:pPr>
        <w:pStyle w:val="NormalWeb"/>
        <w:spacing w:before="0" w:beforeAutospacing="0" w:after="0" w:afterAutospacing="0" w:line="480" w:lineRule="auto"/>
        <w:textAlignment w:val="baseline"/>
        <w:rPr>
          <w:color w:val="000000" w:themeColor="text1"/>
        </w:rPr>
      </w:pPr>
    </w:p>
    <w:p w14:paraId="35652FF1" w14:textId="04E69189" w:rsidR="00D3474D" w:rsidRDefault="00D3474D" w:rsidP="00D3474D">
      <w:pPr>
        <w:pStyle w:val="NormalWeb"/>
        <w:spacing w:before="0" w:beforeAutospacing="0" w:after="0" w:afterAutospacing="0" w:line="480" w:lineRule="auto"/>
        <w:textAlignment w:val="baseline"/>
        <w:rPr>
          <w:color w:val="000000" w:themeColor="text1"/>
        </w:rPr>
      </w:pPr>
    </w:p>
    <w:p w14:paraId="1C69E327" w14:textId="2157AF0B" w:rsidR="00D3474D" w:rsidRDefault="00D3474D" w:rsidP="00D3474D">
      <w:pPr>
        <w:pStyle w:val="NormalWeb"/>
        <w:spacing w:before="0" w:beforeAutospacing="0" w:after="0" w:afterAutospacing="0" w:line="480" w:lineRule="auto"/>
        <w:textAlignment w:val="baseline"/>
        <w:rPr>
          <w:color w:val="000000" w:themeColor="text1"/>
        </w:rPr>
      </w:pPr>
    </w:p>
    <w:p w14:paraId="3BE30E0A" w14:textId="23A1BCCE" w:rsidR="00D3474D" w:rsidRDefault="00D3474D" w:rsidP="00D3474D">
      <w:pPr>
        <w:pStyle w:val="NormalWeb"/>
        <w:spacing w:before="0" w:beforeAutospacing="0" w:after="0" w:afterAutospacing="0" w:line="480" w:lineRule="auto"/>
        <w:textAlignment w:val="baseline"/>
        <w:rPr>
          <w:color w:val="000000" w:themeColor="text1"/>
        </w:rPr>
      </w:pPr>
    </w:p>
    <w:p w14:paraId="0ED4F1CC" w14:textId="437587E2" w:rsidR="00D3474D" w:rsidRDefault="00D3474D" w:rsidP="00D3474D">
      <w:pPr>
        <w:pStyle w:val="NormalWeb"/>
        <w:spacing w:before="0" w:beforeAutospacing="0" w:after="0" w:afterAutospacing="0" w:line="480" w:lineRule="auto"/>
        <w:textAlignment w:val="baseline"/>
        <w:rPr>
          <w:color w:val="000000" w:themeColor="text1"/>
        </w:rPr>
      </w:pPr>
    </w:p>
    <w:p w14:paraId="0EEAB9F4" w14:textId="75ECB9F9" w:rsidR="00D3474D" w:rsidRDefault="00D3474D" w:rsidP="00D3474D">
      <w:pPr>
        <w:pStyle w:val="NormalWeb"/>
        <w:spacing w:before="0" w:beforeAutospacing="0" w:after="0" w:afterAutospacing="0" w:line="480" w:lineRule="auto"/>
        <w:textAlignment w:val="baseline"/>
        <w:rPr>
          <w:color w:val="000000" w:themeColor="text1"/>
        </w:rPr>
      </w:pPr>
    </w:p>
    <w:p w14:paraId="15A7782D" w14:textId="55C7E54B" w:rsidR="00D3474D" w:rsidRDefault="00D3474D" w:rsidP="00D3474D">
      <w:pPr>
        <w:pStyle w:val="NormalWeb"/>
        <w:spacing w:before="0" w:beforeAutospacing="0" w:after="0" w:afterAutospacing="0" w:line="480" w:lineRule="auto"/>
        <w:textAlignment w:val="baseline"/>
        <w:rPr>
          <w:color w:val="000000" w:themeColor="text1"/>
        </w:rPr>
      </w:pPr>
    </w:p>
    <w:p w14:paraId="70B44E74" w14:textId="1D5DA177" w:rsidR="00D3474D" w:rsidRDefault="00D3474D" w:rsidP="00D3474D">
      <w:pPr>
        <w:pStyle w:val="NormalWeb"/>
        <w:spacing w:before="0" w:beforeAutospacing="0" w:after="0" w:afterAutospacing="0" w:line="480" w:lineRule="auto"/>
        <w:textAlignment w:val="baseline"/>
        <w:rPr>
          <w:color w:val="000000" w:themeColor="text1"/>
        </w:rPr>
      </w:pPr>
    </w:p>
    <w:p w14:paraId="2C0814EB" w14:textId="4D17482C" w:rsidR="00D3474D" w:rsidRDefault="00D3474D" w:rsidP="00D3474D">
      <w:pPr>
        <w:pStyle w:val="NormalWeb"/>
        <w:spacing w:before="0" w:beforeAutospacing="0" w:after="0" w:afterAutospacing="0" w:line="480" w:lineRule="auto"/>
        <w:textAlignment w:val="baseline"/>
        <w:rPr>
          <w:color w:val="000000" w:themeColor="text1"/>
        </w:rPr>
      </w:pPr>
    </w:p>
    <w:p w14:paraId="1138A0CB" w14:textId="77777777" w:rsidR="00D3474D" w:rsidRDefault="00D3474D" w:rsidP="00D3474D">
      <w:pPr>
        <w:pStyle w:val="NormalWeb"/>
        <w:spacing w:before="0" w:beforeAutospacing="0" w:after="0" w:afterAutospacing="0" w:line="480" w:lineRule="auto"/>
        <w:textAlignment w:val="baseline"/>
        <w:rPr>
          <w:color w:val="000000" w:themeColor="text1"/>
        </w:rPr>
      </w:pPr>
    </w:p>
    <w:p w14:paraId="7647740B" w14:textId="4794234E" w:rsidR="00D3474D" w:rsidRDefault="00D3474D" w:rsidP="00D3474D">
      <w:pPr>
        <w:pStyle w:val="NormalWeb"/>
        <w:spacing w:before="0" w:beforeAutospacing="0" w:after="0" w:afterAutospacing="0" w:line="480" w:lineRule="auto"/>
        <w:textAlignment w:val="baseline"/>
        <w:rPr>
          <w:color w:val="000000" w:themeColor="text1"/>
        </w:rPr>
      </w:pPr>
    </w:p>
    <w:p w14:paraId="0B3EDC4D" w14:textId="77777777" w:rsidR="00D3474D" w:rsidRPr="00BC7364" w:rsidRDefault="00D3474D" w:rsidP="00D3474D">
      <w:pPr>
        <w:pStyle w:val="Ttulo1"/>
      </w:pPr>
      <w:bookmarkStart w:id="7" w:name="_Toc47018696"/>
      <w:r w:rsidRPr="00BC7364">
        <w:lastRenderedPageBreak/>
        <w:t>Objetivo</w:t>
      </w:r>
      <w:r>
        <w:t>s</w:t>
      </w:r>
      <w:bookmarkEnd w:id="7"/>
    </w:p>
    <w:p w14:paraId="05963F42" w14:textId="77777777" w:rsidR="00D3474D" w:rsidRDefault="00D3474D" w:rsidP="00D3474D">
      <w:pPr>
        <w:pStyle w:val="Ttulo2"/>
      </w:pPr>
      <w:bookmarkStart w:id="8" w:name="_Toc47018697"/>
      <w:r w:rsidRPr="00BC7364">
        <w:t>Objetivo general</w:t>
      </w:r>
      <w:bookmarkEnd w:id="8"/>
    </w:p>
    <w:p w14:paraId="70056CD0" w14:textId="77777777" w:rsidR="00D3474D" w:rsidRDefault="00D3474D" w:rsidP="00D3474D">
      <w:pPr>
        <w:pStyle w:val="Prrafodelista"/>
        <w:numPr>
          <w:ilvl w:val="0"/>
          <w:numId w:val="25"/>
        </w:numPr>
        <w:rPr>
          <w:rStyle w:val="tl8wme"/>
        </w:rPr>
      </w:pPr>
      <w:r>
        <w:rPr>
          <w:rStyle w:val="tl8wme"/>
        </w:rPr>
        <w:t>Establecer un marco de trabajo siguiendo los lineamientos dados por la ISO/IEC 29110 utilizando como caso de estudio la integración de procesos del proyecto de la empresa Sanambiente.</w:t>
      </w:r>
    </w:p>
    <w:p w14:paraId="1B2C5D5A" w14:textId="77777777" w:rsidR="00D3474D" w:rsidRDefault="00D3474D" w:rsidP="00D3474D">
      <w:pPr>
        <w:pStyle w:val="Ttulo2"/>
      </w:pPr>
      <w:bookmarkStart w:id="9" w:name="_Toc47018698"/>
      <w:r>
        <w:t>Objetivos específicos</w:t>
      </w:r>
      <w:bookmarkEnd w:id="9"/>
    </w:p>
    <w:p w14:paraId="10060DDB" w14:textId="77777777" w:rsidR="00D3474D" w:rsidRPr="00F64840" w:rsidRDefault="00D3474D" w:rsidP="00D3474D">
      <w:pPr>
        <w:pStyle w:val="Prrafodelista"/>
        <w:numPr>
          <w:ilvl w:val="0"/>
          <w:numId w:val="1"/>
        </w:numPr>
        <w:ind w:left="641" w:hanging="284"/>
        <w:rPr>
          <w:rStyle w:val="tl8wme"/>
          <w:rFonts w:cs="Times New Roman"/>
          <w:szCs w:val="24"/>
        </w:rPr>
      </w:pPr>
      <w:r>
        <w:rPr>
          <w:rStyle w:val="tl8wme"/>
        </w:rPr>
        <w:t>Identificar los procesos y medidas propuestas por la ISO/IEC 29110 que se adecúen a las características del gestor de datos ambientales de la empresa Sanambiente.</w:t>
      </w:r>
    </w:p>
    <w:p w14:paraId="534E3AF6" w14:textId="77777777" w:rsidR="00D3474D" w:rsidRPr="00F64840" w:rsidRDefault="00D3474D" w:rsidP="00D3474D">
      <w:pPr>
        <w:pStyle w:val="Prrafodelista"/>
        <w:numPr>
          <w:ilvl w:val="0"/>
          <w:numId w:val="1"/>
        </w:numPr>
        <w:ind w:left="641" w:hanging="284"/>
        <w:rPr>
          <w:rStyle w:val="tl8wme"/>
          <w:rFonts w:cs="Times New Roman"/>
          <w:szCs w:val="24"/>
        </w:rPr>
      </w:pPr>
      <w:r>
        <w:rPr>
          <w:rStyle w:val="tl8wme"/>
        </w:rPr>
        <w:t>Establecer la ruta de procesos y herramientas que permitan la integración de los equipos del proyecto de la empresa Sanambiente de acuerdo a la ISO/IEC 29110.</w:t>
      </w:r>
    </w:p>
    <w:p w14:paraId="65880552" w14:textId="77777777" w:rsidR="00D3474D" w:rsidRPr="00D3474D" w:rsidRDefault="00D3474D" w:rsidP="00D3474D">
      <w:pPr>
        <w:pStyle w:val="Prrafodelista"/>
        <w:numPr>
          <w:ilvl w:val="0"/>
          <w:numId w:val="1"/>
        </w:numPr>
        <w:ind w:left="641" w:hanging="284"/>
        <w:rPr>
          <w:rStyle w:val="tl8wme"/>
          <w:rFonts w:cs="Times New Roman"/>
          <w:szCs w:val="24"/>
        </w:rPr>
      </w:pPr>
      <w:r>
        <w:rPr>
          <w:rStyle w:val="tl8wme"/>
        </w:rPr>
        <w:t>Aplicar el marco de trabajo identificado en la ISO/IEC 29110 al proyecto de la empresa Sanambiente.</w:t>
      </w:r>
    </w:p>
    <w:p w14:paraId="191B5050" w14:textId="343EBA90" w:rsidR="00D3474D" w:rsidRPr="00D3474D" w:rsidRDefault="00D3474D" w:rsidP="00D3474D">
      <w:pPr>
        <w:pStyle w:val="Prrafodelista"/>
        <w:numPr>
          <w:ilvl w:val="0"/>
          <w:numId w:val="1"/>
        </w:numPr>
        <w:ind w:left="641" w:hanging="284"/>
        <w:rPr>
          <w:rFonts w:cs="Times New Roman"/>
          <w:szCs w:val="24"/>
        </w:rPr>
      </w:pPr>
      <w:r>
        <w:rPr>
          <w:rStyle w:val="tl8wme"/>
        </w:rPr>
        <w:t>Evaluar los resultados de la aplicación del marco de trabajo de acuerdo a la ISO/IEC 29110.</w:t>
      </w:r>
    </w:p>
    <w:p w14:paraId="45D78FF9" w14:textId="2E4100EB" w:rsidR="00D3474D" w:rsidRDefault="00D3474D" w:rsidP="00D3474D">
      <w:pPr>
        <w:pStyle w:val="NormalWeb"/>
        <w:spacing w:before="0" w:beforeAutospacing="0" w:after="0" w:afterAutospacing="0" w:line="480" w:lineRule="auto"/>
        <w:textAlignment w:val="baseline"/>
        <w:rPr>
          <w:color w:val="000000" w:themeColor="text1"/>
        </w:rPr>
      </w:pPr>
    </w:p>
    <w:p w14:paraId="0ECD00F4" w14:textId="69AA525A" w:rsidR="00D3474D" w:rsidRDefault="00D3474D" w:rsidP="00D3474D">
      <w:pPr>
        <w:pStyle w:val="NormalWeb"/>
        <w:spacing w:before="0" w:beforeAutospacing="0" w:after="0" w:afterAutospacing="0" w:line="480" w:lineRule="auto"/>
        <w:textAlignment w:val="baseline"/>
        <w:rPr>
          <w:color w:val="000000" w:themeColor="text1"/>
        </w:rPr>
      </w:pPr>
    </w:p>
    <w:p w14:paraId="46262C00" w14:textId="33DDD54D" w:rsidR="00D3474D" w:rsidRDefault="00D3474D" w:rsidP="00D3474D">
      <w:pPr>
        <w:pStyle w:val="NormalWeb"/>
        <w:spacing w:before="0" w:beforeAutospacing="0" w:after="0" w:afterAutospacing="0" w:line="480" w:lineRule="auto"/>
        <w:textAlignment w:val="baseline"/>
        <w:rPr>
          <w:color w:val="000000" w:themeColor="text1"/>
        </w:rPr>
      </w:pPr>
    </w:p>
    <w:p w14:paraId="604CB513" w14:textId="7445C927" w:rsidR="00D3474D" w:rsidRDefault="00D3474D" w:rsidP="00D3474D">
      <w:pPr>
        <w:pStyle w:val="NormalWeb"/>
        <w:spacing w:before="0" w:beforeAutospacing="0" w:after="0" w:afterAutospacing="0" w:line="480" w:lineRule="auto"/>
        <w:textAlignment w:val="baseline"/>
        <w:rPr>
          <w:color w:val="000000" w:themeColor="text1"/>
        </w:rPr>
      </w:pPr>
    </w:p>
    <w:p w14:paraId="3442E0E5" w14:textId="794A53C4" w:rsidR="00D3474D" w:rsidRDefault="00D3474D" w:rsidP="00D3474D">
      <w:pPr>
        <w:pStyle w:val="NormalWeb"/>
        <w:spacing w:before="0" w:beforeAutospacing="0" w:after="0" w:afterAutospacing="0" w:line="480" w:lineRule="auto"/>
        <w:textAlignment w:val="baseline"/>
        <w:rPr>
          <w:color w:val="000000" w:themeColor="text1"/>
        </w:rPr>
      </w:pPr>
    </w:p>
    <w:p w14:paraId="337C6D15" w14:textId="5BD9A0FC" w:rsidR="00D3474D" w:rsidRDefault="00D3474D" w:rsidP="00D3474D">
      <w:pPr>
        <w:pStyle w:val="NormalWeb"/>
        <w:spacing w:before="0" w:beforeAutospacing="0" w:after="0" w:afterAutospacing="0" w:line="480" w:lineRule="auto"/>
        <w:textAlignment w:val="baseline"/>
        <w:rPr>
          <w:color w:val="000000" w:themeColor="text1"/>
        </w:rPr>
      </w:pPr>
    </w:p>
    <w:p w14:paraId="4701D716" w14:textId="3D03BC15" w:rsidR="00D3474D" w:rsidRDefault="00D3474D" w:rsidP="00D3474D">
      <w:pPr>
        <w:pStyle w:val="NormalWeb"/>
        <w:spacing w:before="0" w:beforeAutospacing="0" w:after="0" w:afterAutospacing="0" w:line="480" w:lineRule="auto"/>
        <w:textAlignment w:val="baseline"/>
        <w:rPr>
          <w:color w:val="000000" w:themeColor="text1"/>
        </w:rPr>
      </w:pPr>
    </w:p>
    <w:p w14:paraId="53535116" w14:textId="5506F427" w:rsidR="00D3474D" w:rsidRDefault="00D3474D" w:rsidP="00D3474D">
      <w:pPr>
        <w:pStyle w:val="NormalWeb"/>
        <w:spacing w:before="0" w:beforeAutospacing="0" w:after="0" w:afterAutospacing="0" w:line="480" w:lineRule="auto"/>
        <w:textAlignment w:val="baseline"/>
        <w:rPr>
          <w:color w:val="000000" w:themeColor="text1"/>
        </w:rPr>
      </w:pPr>
    </w:p>
    <w:p w14:paraId="06D14C58" w14:textId="55A70F7B" w:rsidR="00D3474D" w:rsidRDefault="00D3474D" w:rsidP="00D3474D">
      <w:pPr>
        <w:pStyle w:val="NormalWeb"/>
        <w:spacing w:before="0" w:beforeAutospacing="0" w:after="0" w:afterAutospacing="0" w:line="480" w:lineRule="auto"/>
        <w:textAlignment w:val="baseline"/>
        <w:rPr>
          <w:color w:val="000000" w:themeColor="text1"/>
        </w:rPr>
      </w:pPr>
    </w:p>
    <w:p w14:paraId="0509CDBC" w14:textId="77777777" w:rsidR="00D3474D" w:rsidRPr="00E9109F" w:rsidRDefault="00D3474D" w:rsidP="00D3474D">
      <w:pPr>
        <w:pStyle w:val="NormalWeb"/>
        <w:spacing w:before="0" w:beforeAutospacing="0" w:after="0" w:afterAutospacing="0" w:line="480" w:lineRule="auto"/>
        <w:textAlignment w:val="baseline"/>
        <w:rPr>
          <w:color w:val="000000" w:themeColor="text1"/>
        </w:rPr>
      </w:pPr>
    </w:p>
    <w:p w14:paraId="0D813EC5" w14:textId="0057870A" w:rsidR="00787FDF" w:rsidRPr="00356EFD" w:rsidRDefault="00E9109F" w:rsidP="00D3474D">
      <w:pPr>
        <w:pStyle w:val="Ttulo1"/>
      </w:pPr>
      <w:bookmarkStart w:id="10" w:name="_Toc47018699"/>
      <w:r>
        <w:lastRenderedPageBreak/>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561E5F6C" w14:textId="42F9EC8E" w:rsidR="00CD40CE" w:rsidRPr="00966D64" w:rsidRDefault="00CD40CE" w:rsidP="00966D64">
      <w:r>
        <w:t xml:space="preserve">En el presente trabajo se implementó la parte 5 del estándar. </w:t>
      </w:r>
      <w:r>
        <w:rPr>
          <w:rFonts w:cs="Times New Roman"/>
          <w:szCs w:val="24"/>
        </w:rPr>
        <w:t>Dado el contexto del proyecto propuesto por la empresa Sanambiente y los recursos que debían participar para su desarrollo</w:t>
      </w:r>
      <w:r>
        <w:t>, se hizo necesario el incluir estrategias de gestión para garantizar su éxito, y esta parte de la norma las proporcionaba.</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lastRenderedPageBreak/>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12A1DDA9" w14:textId="77777777" w:rsidR="00563DA1"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p>
    <w:p w14:paraId="212A8F4C" w14:textId="77777777" w:rsidR="00563DA1" w:rsidRDefault="00563DA1" w:rsidP="008E3745">
      <w:pPr>
        <w:rPr>
          <w:rFonts w:cs="Times New Roman"/>
          <w:szCs w:val="24"/>
        </w:rPr>
      </w:pPr>
    </w:p>
    <w:p w14:paraId="2A7E0287" w14:textId="1558D061" w:rsidR="008B22DA" w:rsidRPr="00D23003" w:rsidRDefault="00787FDF" w:rsidP="00563DA1">
      <w:pPr>
        <w:rPr>
          <w:rFonts w:cs="Times New Roman"/>
          <w:szCs w:val="24"/>
        </w:rPr>
      </w:pPr>
      <w:r>
        <w:rPr>
          <w:rFonts w:cs="Times New Roman"/>
          <w:szCs w:val="24"/>
        </w:rPr>
        <w:br w:type="page"/>
      </w:r>
    </w:p>
    <w:p w14:paraId="64522917" w14:textId="573BFE0F" w:rsidR="002061C0" w:rsidRDefault="002061C0" w:rsidP="002061C0">
      <w:pPr>
        <w:pStyle w:val="Ttulo1"/>
      </w:pPr>
      <w:bookmarkStart w:id="11" w:name="_Toc47018700"/>
      <w:r>
        <w:lastRenderedPageBreak/>
        <w:t>Marco de referencia</w:t>
      </w:r>
      <w:bookmarkEnd w:id="11"/>
    </w:p>
    <w:p w14:paraId="4ADF3D76" w14:textId="55C6C7AB" w:rsidR="005B7B16" w:rsidRDefault="005553B4" w:rsidP="00176F99">
      <w:pPr>
        <w:pStyle w:val="Ttulo2"/>
      </w:pPr>
      <w:bookmarkStart w:id="12" w:name="_Toc47018701"/>
      <w:r>
        <w:t>Antecedentes</w:t>
      </w:r>
      <w:bookmarkEnd w:id="12"/>
    </w:p>
    <w:p w14:paraId="661546D2" w14:textId="50DB8FB1" w:rsidR="00452883" w:rsidRPr="00452883" w:rsidRDefault="00282829" w:rsidP="001B39DD">
      <w:r>
        <w:t xml:space="preserve">Para el desarrollo del presente trabajo, se hizo necesario el analizar diferentes proyectos que tuvieran el mismo o similar objeto de estudio, con el fin de poder ser utilizados como guía. </w:t>
      </w:r>
      <w:r w:rsidR="005275FE">
        <w:t xml:space="preserve">La información que será mostrada en este marco es de aquellos proyectos que tienen relación con los temas que el </w:t>
      </w:r>
      <w:r w:rsidR="00856CD7">
        <w:t xml:space="preserve">documento en </w:t>
      </w:r>
      <w:r w:rsidR="003A768A">
        <w:t>mención</w:t>
      </w:r>
      <w:r w:rsidR="005275FE">
        <w:t xml:space="preserve"> aborda: ISO/IEC 29110</w:t>
      </w:r>
      <w:r w:rsidR="007427C2">
        <w:t xml:space="preserve"> </w:t>
      </w:r>
      <w:r w:rsidR="005275FE">
        <w:t>y Metodología ICONIX.</w:t>
      </w:r>
      <w:r w:rsidR="00856CD7">
        <w:t xml:space="preserve"> </w:t>
      </w:r>
      <w:r w:rsidR="005275FE">
        <w:t xml:space="preserve">El tipo de revisión que se hizo a estos proyectos </w:t>
      </w:r>
      <w:r w:rsidR="003A768A">
        <w:t>está enfocado</w:t>
      </w:r>
      <w:r w:rsidR="005275FE">
        <w:t xml:space="preserve"> en la parte donde</w:t>
      </w:r>
      <w:r w:rsidR="003A768A">
        <w:t xml:space="preserve"> se</w:t>
      </w:r>
      <w:r w:rsidR="005275FE">
        <w:t xml:space="preserve"> </w:t>
      </w:r>
      <w:r w:rsidR="003A768A">
        <w:t>tratan</w:t>
      </w:r>
      <w:r w:rsidR="005275FE">
        <w:t xml:space="preserve"> los temas mencionados anteriormente, qué uso hicieron de estos temas en sus proyectos, cómo lo ejecutaron y qué resultados les dieron. </w:t>
      </w:r>
      <w:r>
        <w:t xml:space="preserve">Para la realización de este marco se hizo el análisis y estudio de cinco documentos (tesis concretamente); pero entre ellos, fueron cuatro los que tenían mejor dominio de los temas y </w:t>
      </w:r>
      <w:r w:rsidR="001970EC">
        <w:t xml:space="preserve">mostraban </w:t>
      </w:r>
      <w:r>
        <w:t>claramente sus aplicaciones</w:t>
      </w:r>
      <w:r w:rsidR="001970EC">
        <w:t xml:space="preserve"> al detalle</w:t>
      </w:r>
      <w:r>
        <w:t>.</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10523768" w:rsidR="00130D64" w:rsidRPr="009A31B8" w:rsidRDefault="009A31B8" w:rsidP="001B39DD">
      <w:r w:rsidRPr="00803BBB">
        <w:t>Como resultado que se obtuvo en esa investigación</w:t>
      </w:r>
      <w:r w:rsidR="00282829">
        <w:t>,</w:t>
      </w:r>
      <w:r w:rsidRPr="00803BBB">
        <w:t xml:space="preserve"> fue la implementación del estándar ISO/IEC 29110 ya que pudo establecer una relación con la metodología SCRUM</w:t>
      </w:r>
      <w:r w:rsidR="00856CD7">
        <w:t xml:space="preserve">, esto </w:t>
      </w:r>
      <w:r w:rsidR="00282829">
        <w:t>logrando</w:t>
      </w:r>
      <w:r w:rsidRPr="00803BBB">
        <w:t xml:space="preserve">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w:t>
      </w:r>
      <w:r>
        <w:rPr>
          <w:rFonts w:cs="Times New Roman"/>
          <w:szCs w:val="24"/>
        </w:rPr>
        <w:lastRenderedPageBreak/>
        <w:t xml:space="preserve">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67078145"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 xml:space="preserve">empresas de desarrollo de software pueden hacer software que cumplan con los estándares de calidad </w:t>
      </w:r>
      <w:r w:rsidR="00C12748">
        <w:t xml:space="preserve">debido a </w:t>
      </w:r>
      <w:r w:rsidR="009A31B8" w:rsidRPr="00803BBB">
        <w:t xml:space="preserve">ya que la ISO/IEC 29110 ayuda a las pequeñas empresas </w:t>
      </w:r>
      <w:r w:rsidR="00C12748">
        <w:t xml:space="preserve">en </w:t>
      </w:r>
      <w:r w:rsidR="009A31B8" w:rsidRPr="00803BBB">
        <w:t xml:space="preserve"> desarrollar software de calidad, como resultado de la implementación de esta ISO a cualquier empresa pequeña contribuye a ser competitiva en el mercado nacional o internacional.</w:t>
      </w:r>
    </w:p>
    <w:p w14:paraId="667E33E3" w14:textId="1580A50E"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w:t>
      </w:r>
      <w:r w:rsidRPr="00803BBB">
        <w:lastRenderedPageBreak/>
        <w:t>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7018702"/>
      <w:r>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7018703"/>
      <w:r w:rsidRPr="0083099E">
        <w:t>Proceso de software</w:t>
      </w:r>
      <w:bookmarkEnd w:id="14"/>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w:t>
      </w:r>
      <w:r>
        <w:lastRenderedPageBreak/>
        <w:t xml:space="preserve">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7018704"/>
      <w:r w:rsidRPr="0083099E">
        <w:rPr>
          <w:rStyle w:val="Ttulo3Car"/>
          <w:b/>
          <w:bCs/>
        </w:rPr>
        <w:t>Metodología de desarrollo de software</w:t>
      </w:r>
      <w:bookmarkEnd w:id="15"/>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7018705"/>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3BFCDA4C" w:rsidR="00F64E1C" w:rsidRPr="00185F30" w:rsidRDefault="00F64E1C" w:rsidP="00A540CF">
      <w:pPr>
        <w:pStyle w:val="Descripcin"/>
        <w:keepNext/>
        <w:spacing w:after="0" w:line="480" w:lineRule="auto"/>
        <w:ind w:firstLine="0"/>
        <w:rPr>
          <w:color w:val="000000" w:themeColor="text1"/>
          <w:sz w:val="24"/>
        </w:rPr>
      </w:pPr>
      <w:bookmarkStart w:id="17" w:name="_Toc47023247"/>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272653">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7018706"/>
      <w:r w:rsidRPr="0083099E">
        <w:rPr>
          <w:rStyle w:val="Ttulo3Car"/>
          <w:b/>
          <w:bCs/>
        </w:rPr>
        <w:t>Calidad de software</w:t>
      </w:r>
      <w:bookmarkEnd w:id="18"/>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7018707"/>
      <w:r w:rsidRPr="0083099E">
        <w:rPr>
          <w:rStyle w:val="Ttulo3Car"/>
          <w:b/>
          <w:bCs/>
        </w:rPr>
        <w:t>Modelo de calidad de software</w:t>
      </w:r>
      <w:bookmarkEnd w:id="19"/>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documentaciones que: abarcan en gran medida las mejores prácticas para dar soporte a los procesos que conlleva un producto de software, 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7018708"/>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 xml:space="preserve">de aquel estándar y metodología seleccionada </w:t>
      </w:r>
      <w:r w:rsidR="00E35C47">
        <w:rPr>
          <w:rStyle w:val="tl8wme"/>
        </w:rPr>
        <w:lastRenderedPageBreak/>
        <w:t>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7018709"/>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348C49C"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de la actualidad</w:t>
      </w:r>
      <w:r w:rsidR="003828FD">
        <w:t>.</w:t>
      </w:r>
      <w:r w:rsidR="00F051B4">
        <w:t xml:space="preserve"> A continuación, se muestran algunos de los principales modelos y estándares </w:t>
      </w:r>
      <w:r w:rsidR="00141C73">
        <w:t>que,</w:t>
      </w:r>
      <w:r w:rsidR="00F051B4">
        <w:t xml:space="preserve"> </w:t>
      </w:r>
      <w:r w:rsidR="00C12748">
        <w:t>hoy en día</w:t>
      </w:r>
      <w:r w:rsidR="00F051B4">
        <w:t xml:space="preserve">, son los más utilizados por las </w:t>
      </w:r>
      <w:r w:rsidR="00583E9F">
        <w:t>organizaciones</w:t>
      </w:r>
      <w:r w:rsidR="004D0F00">
        <w:t xml:space="preserve"> para la gestión de sus proyectos</w:t>
      </w:r>
      <w:r w:rsidR="00F051B4">
        <w:t xml:space="preserve"> (ver tabla 3).</w:t>
      </w:r>
    </w:p>
    <w:p w14:paraId="5F840F6D" w14:textId="03E0E38B" w:rsidR="00E963C2" w:rsidRDefault="00E963C2" w:rsidP="001428D6">
      <w:pPr>
        <w:pStyle w:val="Descripcin"/>
        <w:keepNext/>
        <w:ind w:firstLine="0"/>
      </w:pPr>
      <w:bookmarkStart w:id="22" w:name="_Toc47023248"/>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272653">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lastRenderedPageBreak/>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67C2270E" w:rsidR="00000B10" w:rsidRPr="00E36179" w:rsidRDefault="00F25D87" w:rsidP="00E36179">
      <w:pPr>
        <w:pStyle w:val="Ttulo4"/>
        <w:ind w:left="284"/>
      </w:pPr>
      <w:bookmarkStart w:id="23" w:name="_Toc47018710"/>
      <w:r>
        <w:lastRenderedPageBreak/>
        <w:t>5</w:t>
      </w:r>
      <w:r w:rsidR="0085474E" w:rsidRPr="00A8489F">
        <w:t>.3.</w:t>
      </w:r>
      <w:r w:rsidR="0080645B">
        <w:t>1</w:t>
      </w:r>
      <w:r w:rsidR="0085474E" w:rsidRPr="00A8489F">
        <w:t xml:space="preserve">.1 </w:t>
      </w:r>
      <w:r w:rsidR="00000B10" w:rsidRPr="00A8489F">
        <w:t>PMBOK</w:t>
      </w:r>
      <w:bookmarkEnd w:id="23"/>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7018711"/>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144E5ACC" w:rsidR="003415D4" w:rsidRPr="00BF67AC" w:rsidRDefault="003415D4" w:rsidP="00BF67AC">
      <w:pPr>
        <w:pStyle w:val="Descripcin"/>
        <w:keepNext/>
        <w:ind w:firstLine="0"/>
        <w:rPr>
          <w:color w:val="auto"/>
          <w:sz w:val="24"/>
          <w:szCs w:val="24"/>
        </w:rPr>
      </w:pPr>
      <w:bookmarkStart w:id="25" w:name="_Toc47023249"/>
      <w:r w:rsidRPr="00BF67AC">
        <w:rPr>
          <w:color w:val="auto"/>
          <w:sz w:val="24"/>
          <w:szCs w:val="24"/>
        </w:rPr>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272653">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770B9E"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7018712"/>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00C4866C" w:rsidR="00ED195D" w:rsidRDefault="002A5387" w:rsidP="001B39DD">
      <w:r w:rsidRPr="00BA2A14">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lastRenderedPageBreak/>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742C694A" w:rsidR="00DE532C" w:rsidRPr="00A540CF" w:rsidRDefault="00DE532C" w:rsidP="00AD5634">
      <w:pPr>
        <w:pStyle w:val="Descripcin"/>
        <w:keepNext/>
        <w:spacing w:after="0" w:line="480" w:lineRule="auto"/>
        <w:ind w:firstLine="0"/>
        <w:rPr>
          <w:rFonts w:cs="Times New Roman"/>
          <w:color w:val="auto"/>
          <w:sz w:val="24"/>
          <w:szCs w:val="24"/>
        </w:rPr>
      </w:pPr>
      <w:bookmarkStart w:id="27" w:name="_Toc47023250"/>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272653">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w:t>
      </w:r>
      <w:r w:rsidR="00DB7709">
        <w:lastRenderedPageBreak/>
        <w:t>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brindados, se encuentran: descripción técnica del documento, descripción detallada de los procesos, actividades, roles y productos, plantillas, ejemplos, y una lista de herramientas. Es importante resaltar que el paquete de despliegue no busca cambiar la metodología que una VSEs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w:t>
      </w:r>
      <w:r w:rsidR="009C5ED1">
        <w:lastRenderedPageBreak/>
        <w:t xml:space="preserve">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7018743"/>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http://schemas.microsoft.com/office/word/2018/wordml" xmlns:w16cex="http://schemas.microsoft.com/office/word/2018/wordml/cex">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AF6C35" w:rsidRPr="00225AEC" w:rsidRDefault="00AF6C35"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AF6C35" w:rsidRPr="00225AEC" w:rsidRDefault="00AF6C35"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AF6C35" w:rsidRPr="00225AEC" w:rsidRDefault="00AF6C35"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AF6C35" w:rsidRPr="00225AEC" w:rsidRDefault="00AF6C35"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AF6C35" w:rsidRPr="00225AEC" w:rsidRDefault="00AF6C35"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AF6C35" w:rsidRPr="00225AEC" w:rsidRDefault="00AF6C35"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AF6C35" w:rsidRPr="00225AEC" w:rsidRDefault="00AF6C35"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AF6C35" w:rsidRPr="00225AEC" w:rsidRDefault="00AF6C35"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AF6C35" w:rsidRPr="00225AEC" w:rsidRDefault="00AF6C35"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AF6C35" w:rsidRPr="00225AEC" w:rsidRDefault="00AF6C35"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lastRenderedPageBreak/>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7018744"/>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 xml:space="preserve">iseño </w:t>
      </w:r>
      <w:r w:rsidR="00754850">
        <w:lastRenderedPageBreak/>
        <w:t>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7018745"/>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9905C58" w:rsidR="00AA44A6" w:rsidRPr="00AA44A6" w:rsidRDefault="00AA44A6" w:rsidP="00854C47">
      <w:pPr>
        <w:pStyle w:val="Descripcin"/>
        <w:keepNext/>
        <w:rPr>
          <w:color w:val="auto"/>
          <w:sz w:val="24"/>
          <w:szCs w:val="24"/>
        </w:rPr>
      </w:pPr>
      <w:bookmarkStart w:id="31" w:name="_Toc47023251"/>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272653">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7018713"/>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4C8EF8BD" w:rsidR="00C742CB" w:rsidRPr="00C742CB" w:rsidRDefault="00C742CB" w:rsidP="00C742CB">
      <w:pPr>
        <w:pStyle w:val="Descripcin"/>
        <w:keepNext/>
        <w:ind w:firstLine="0"/>
        <w:rPr>
          <w:color w:val="000000" w:themeColor="text1"/>
          <w:sz w:val="24"/>
          <w:szCs w:val="24"/>
        </w:rPr>
      </w:pPr>
      <w:bookmarkStart w:id="33" w:name="_Toc47023252"/>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00272653">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5FFA80FF"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w:t>
      </w:r>
      <w:r w:rsidR="000F301D">
        <w:rPr>
          <w:rFonts w:cs="Times New Roman"/>
          <w:szCs w:val="24"/>
          <w:lang w:val="es-MX"/>
        </w:rPr>
        <w:t>de acuerdo con</w:t>
      </w:r>
      <w:r w:rsidR="001055D8">
        <w:rPr>
          <w:rFonts w:cs="Times New Roman"/>
          <w:szCs w:val="24"/>
          <w:lang w:val="es-MX"/>
        </w:rPr>
        <w:t xml:space="preserve"> </w:t>
      </w:r>
      <w:r w:rsidR="001055D8">
        <w:rPr>
          <w:rFonts w:cs="Times New Roman"/>
          <w:szCs w:val="24"/>
          <w:lang w:val="es-MX"/>
        </w:rPr>
        <w:lastRenderedPageBreak/>
        <w:t>las 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701871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7018746"/>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7018715"/>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3656A60B" w:rsidR="0022225C" w:rsidRDefault="00023013" w:rsidP="00C81FB9">
      <w:pPr>
        <w:pStyle w:val="Ttulo4"/>
        <w:ind w:left="284"/>
      </w:pPr>
      <w:bookmarkStart w:id="37" w:name="_Toc47018716"/>
      <w:r>
        <w:t>5</w:t>
      </w:r>
      <w:r w:rsidR="005058DA">
        <w:t>.3.</w:t>
      </w:r>
      <w:r w:rsidR="00EC2C6B">
        <w:t>6</w:t>
      </w:r>
      <w:r w:rsidR="005058DA">
        <w:t xml:space="preserve">.1 </w:t>
      </w:r>
      <w:r w:rsidR="00183FA8">
        <w:t>Angular Framework</w:t>
      </w:r>
      <w:bookmarkEnd w:id="37"/>
    </w:p>
    <w:p w14:paraId="4F3F3D7F" w14:textId="1C27E41A"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117CEC74" w:rsidR="009C5CBA" w:rsidRDefault="00023013" w:rsidP="00C81FB9">
      <w:pPr>
        <w:pStyle w:val="Ttulo4"/>
        <w:ind w:left="284"/>
      </w:pPr>
      <w:bookmarkStart w:id="38" w:name="_Toc47018717"/>
      <w:r>
        <w:t>5</w:t>
      </w:r>
      <w:r w:rsidR="005058DA">
        <w:t>.3.</w:t>
      </w:r>
      <w:r w:rsidR="00EC2C6B">
        <w:t>6</w:t>
      </w:r>
      <w:r w:rsidR="005058DA">
        <w:t xml:space="preserve">.2 </w:t>
      </w:r>
      <w:r w:rsidR="009C5CBA">
        <w:t>JavaScript</w:t>
      </w:r>
      <w:bookmarkEnd w:id="38"/>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774797A2" w:rsidR="0053788D" w:rsidRDefault="00023013" w:rsidP="00C81FB9">
      <w:pPr>
        <w:pStyle w:val="Ttulo4"/>
        <w:ind w:left="284"/>
      </w:pPr>
      <w:bookmarkStart w:id="39" w:name="_Toc47018718"/>
      <w:r>
        <w:t>5</w:t>
      </w:r>
      <w:r w:rsidR="005058DA">
        <w:t>.3.</w:t>
      </w:r>
      <w:r w:rsidR="00EC2C6B">
        <w:t>6</w:t>
      </w:r>
      <w:r w:rsidR="005058DA">
        <w:t xml:space="preserve">.3 </w:t>
      </w:r>
      <w:r w:rsidR="0053788D">
        <w:t>TypeScript</w:t>
      </w:r>
      <w:bookmarkEnd w:id="39"/>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2AEB4F57" w:rsidR="0053788D" w:rsidRDefault="00023013" w:rsidP="00C81FB9">
      <w:pPr>
        <w:pStyle w:val="Ttulo4"/>
        <w:ind w:left="284"/>
      </w:pPr>
      <w:bookmarkStart w:id="40" w:name="_Toc47018719"/>
      <w:r>
        <w:lastRenderedPageBreak/>
        <w:t>5</w:t>
      </w:r>
      <w:r w:rsidR="005058DA">
        <w:t>.3.</w:t>
      </w:r>
      <w:r w:rsidR="00EC2C6B">
        <w:t>6</w:t>
      </w:r>
      <w:r w:rsidR="005058DA">
        <w:t xml:space="preserve">.4 </w:t>
      </w:r>
      <w:r w:rsidR="0053788D">
        <w:t>PostgreSQL</w:t>
      </w:r>
      <w:bookmarkEnd w:id="40"/>
    </w:p>
    <w:p w14:paraId="3142DB9F" w14:textId="3B6C518B"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42C748D" w:rsidR="0053788D" w:rsidRDefault="00023013" w:rsidP="00C81FB9">
      <w:pPr>
        <w:pStyle w:val="Ttulo4"/>
        <w:ind w:left="284"/>
      </w:pPr>
      <w:bookmarkStart w:id="41" w:name="_Toc47018720"/>
      <w:r>
        <w:t>5</w:t>
      </w:r>
      <w:r w:rsidR="005058DA">
        <w:t>.3.</w:t>
      </w:r>
      <w:r w:rsidR="00EC2C6B">
        <w:t>6</w:t>
      </w:r>
      <w:r w:rsidR="005058DA">
        <w:t xml:space="preserve">.5 </w:t>
      </w:r>
      <w:r w:rsidR="00DC50C2">
        <w:t>NodeJS</w:t>
      </w:r>
      <w:bookmarkEnd w:id="41"/>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42D34169" w:rsidR="00835AE4" w:rsidRDefault="00023013" w:rsidP="00C81FB9">
      <w:pPr>
        <w:pStyle w:val="Ttulo4"/>
        <w:ind w:left="284"/>
      </w:pPr>
      <w:bookmarkStart w:id="42" w:name="_Toc47018721"/>
      <w:r>
        <w:t>5</w:t>
      </w:r>
      <w:r w:rsidR="005058DA">
        <w:t>.3.</w:t>
      </w:r>
      <w:r w:rsidR="00EC2C6B">
        <w:t>6</w:t>
      </w:r>
      <w:r w:rsidR="005058DA">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226809E2" w:rsidR="0061118D" w:rsidRDefault="00023013" w:rsidP="00C81FB9">
      <w:pPr>
        <w:pStyle w:val="Ttulo4"/>
        <w:ind w:left="284"/>
      </w:pPr>
      <w:bookmarkStart w:id="43" w:name="_Toc47018722"/>
      <w:r>
        <w:t>5</w:t>
      </w:r>
      <w:r w:rsidR="005058DA">
        <w:t>.3.</w:t>
      </w:r>
      <w:r w:rsidR="00EC2C6B">
        <w:t>6</w:t>
      </w:r>
      <w:r w:rsidR="005058DA">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F6BCBFA" w:rsidR="005B00B2" w:rsidRDefault="00023013" w:rsidP="00C81FB9">
      <w:pPr>
        <w:pStyle w:val="Ttulo4"/>
        <w:ind w:left="284"/>
      </w:pPr>
      <w:bookmarkStart w:id="44" w:name="_Toc47018723"/>
      <w:r>
        <w:t>5</w:t>
      </w:r>
      <w:r w:rsidR="005058DA">
        <w:t>.3.</w:t>
      </w:r>
      <w:r w:rsidR="00EC2C6B">
        <w:t>6</w:t>
      </w:r>
      <w:r w:rsidR="005058DA">
        <w:t xml:space="preserve">.8 </w:t>
      </w:r>
      <w:r w:rsidR="005B00B2">
        <w:t>Visual Studio Code</w:t>
      </w:r>
      <w:bookmarkEnd w:id="44"/>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7C9A57DC" w:rsidR="00B11BAE" w:rsidRDefault="00023013" w:rsidP="00C81FB9">
      <w:pPr>
        <w:pStyle w:val="Ttulo4"/>
        <w:ind w:left="284"/>
      </w:pPr>
      <w:bookmarkStart w:id="45" w:name="_Toc47018724"/>
      <w:r>
        <w:lastRenderedPageBreak/>
        <w:t>5</w:t>
      </w:r>
      <w:r w:rsidR="005058DA">
        <w:t>.3.</w:t>
      </w:r>
      <w:r w:rsidR="00EC2C6B">
        <w:t>6</w:t>
      </w:r>
      <w:r w:rsidR="005058DA">
        <w:t xml:space="preserve">.9 </w:t>
      </w:r>
      <w:r w:rsidR="00B11BAE">
        <w:t>Jest</w:t>
      </w:r>
      <w:bookmarkEnd w:id="45"/>
    </w:p>
    <w:p w14:paraId="15C21494" w14:textId="713D8D57"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7F5F9489" w:rsidR="00B11BAE" w:rsidRDefault="00023013" w:rsidP="00C81FB9">
      <w:pPr>
        <w:pStyle w:val="Ttulo4"/>
        <w:ind w:left="284"/>
      </w:pPr>
      <w:bookmarkStart w:id="46" w:name="_Toc47018725"/>
      <w:r>
        <w:t>5</w:t>
      </w:r>
      <w:r w:rsidR="005058DA">
        <w:t>.3.</w:t>
      </w:r>
      <w:r w:rsidR="00EC2C6B">
        <w:t>6</w:t>
      </w:r>
      <w:r w:rsidR="005058DA">
        <w:t xml:space="preserve">.10 </w:t>
      </w:r>
      <w:r w:rsidR="00B11BAE">
        <w:t>Jmeter</w:t>
      </w:r>
      <w:bookmarkEnd w:id="46"/>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7018726"/>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7018727"/>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5436D69C"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852C68">
        <w:rPr>
          <w:color w:val="000000"/>
        </w:rPr>
        <w:t>de acuerdo con el</w:t>
      </w:r>
      <w:r w:rsidR="00EA4291">
        <w:rPr>
          <w:color w:val="000000"/>
        </w:rPr>
        <w:t xml:space="preserve">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7018747"/>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7018728"/>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701872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Sanambiente</w:t>
      </w:r>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Se elaborará un sistema que va a permitir transferir y comunicar los datos ambientales de la empresa Sanambiente.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El sistema debe permitir el enlace y transferencia de datos de los datalogger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52"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52"/>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Establecer un marco de trabajo siguiendo los lineamientos dados por la ISO 29110 utilizando como caso de estudio la integración de procesos del proyecto de la empresa Sanambiente.</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datalogger de la empresa </w:t>
      </w:r>
      <w:r>
        <w:rPr>
          <w:rFonts w:cs="Times New Roman"/>
          <w:szCs w:val="24"/>
        </w:rPr>
        <w:t>Sanambiente</w:t>
      </w:r>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Sanambiente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Los entregables que se darán al cliente por parte del equipo de desarrollo están basados en los establecidos por la metodología ICONIX.</w:t>
      </w:r>
    </w:p>
    <w:p w14:paraId="27B3B03E" w14:textId="285578FA" w:rsidR="0060455D" w:rsidRPr="0060455D" w:rsidRDefault="0060455D" w:rsidP="0060455D">
      <w:pPr>
        <w:pStyle w:val="Descripcin"/>
        <w:keepNext/>
        <w:rPr>
          <w:color w:val="auto"/>
          <w:sz w:val="24"/>
          <w:szCs w:val="24"/>
        </w:rPr>
      </w:pPr>
      <w:bookmarkStart w:id="53" w:name="_Toc47023253"/>
      <w:r w:rsidRPr="0060455D">
        <w:rPr>
          <w:color w:val="auto"/>
          <w:sz w:val="24"/>
          <w:szCs w:val="24"/>
        </w:rPr>
        <w:t xml:space="preserve">Tabla </w:t>
      </w:r>
      <w:r w:rsidRPr="0060455D">
        <w:rPr>
          <w:color w:val="auto"/>
          <w:sz w:val="24"/>
          <w:szCs w:val="24"/>
        </w:rPr>
        <w:fldChar w:fldCharType="begin"/>
      </w:r>
      <w:r w:rsidRPr="0060455D">
        <w:rPr>
          <w:color w:val="auto"/>
          <w:sz w:val="24"/>
          <w:szCs w:val="24"/>
        </w:rPr>
        <w:instrText xml:space="preserve"> SEQ Tabla \* ARABIC </w:instrText>
      </w:r>
      <w:r w:rsidRPr="0060455D">
        <w:rPr>
          <w:color w:val="auto"/>
          <w:sz w:val="24"/>
          <w:szCs w:val="24"/>
        </w:rPr>
        <w:fldChar w:fldCharType="separate"/>
      </w:r>
      <w:r w:rsidR="00272653">
        <w:rPr>
          <w:noProof/>
          <w:color w:val="auto"/>
          <w:sz w:val="24"/>
          <w:szCs w:val="24"/>
        </w:rPr>
        <w:t>8</w:t>
      </w:r>
      <w:r w:rsidRPr="0060455D">
        <w:rPr>
          <w:color w:val="auto"/>
          <w:sz w:val="24"/>
          <w:szCs w:val="24"/>
        </w:rPr>
        <w:fldChar w:fldCharType="end"/>
      </w:r>
      <w:r w:rsidRPr="0060455D">
        <w:rPr>
          <w:color w:val="auto"/>
          <w:sz w:val="24"/>
          <w:szCs w:val="24"/>
        </w:rPr>
        <w:t>. Entregables del equipo de desarrollo.</w:t>
      </w:r>
      <w:bookmarkEnd w:id="53"/>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3615E212"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r w:rsidR="00CC2842">
              <w:rPr>
                <w:rFonts w:eastAsia="Times New Roman" w:cs="Times New Roman"/>
                <w:szCs w:val="24"/>
              </w:rPr>
              <w:t xml:space="preserve"> (diseño de la interfaz)</w:t>
            </w:r>
            <w:r w:rsidRPr="00986AA8">
              <w:rPr>
                <w:rFonts w:eastAsia="Times New Roman" w:cs="Times New Roman"/>
                <w:szCs w:val="24"/>
              </w:rPr>
              <w:t>.</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8B3E74" w14:paraId="3D244583" w14:textId="77777777" w:rsidTr="00D47333">
        <w:tc>
          <w:tcPr>
            <w:tcW w:w="2254" w:type="dxa"/>
          </w:tcPr>
          <w:p w14:paraId="5439CABB" w14:textId="77777777" w:rsidR="008B3E74" w:rsidRDefault="008B3E74" w:rsidP="008B3E74">
            <w:pPr>
              <w:ind w:firstLine="0"/>
              <w:jc w:val="center"/>
              <w:rPr>
                <w:rFonts w:eastAsia="Times New Roman" w:cs="Times New Roman"/>
                <w:szCs w:val="24"/>
              </w:rPr>
            </w:pPr>
          </w:p>
          <w:p w14:paraId="48234286"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8B3E74" w:rsidRPr="00986AA8" w:rsidRDefault="008B3E74" w:rsidP="008B3E74">
            <w:pPr>
              <w:ind w:firstLine="0"/>
              <w:rPr>
                <w:rFonts w:eastAsia="Times New Roman" w:cs="Times New Roman"/>
                <w:szCs w:val="24"/>
              </w:rPr>
            </w:pPr>
          </w:p>
          <w:p w14:paraId="42444E74"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8B3E74" w:rsidRPr="00986AA8" w:rsidRDefault="008B3E74" w:rsidP="008B3E74">
            <w:pPr>
              <w:ind w:left="-20" w:firstLine="0"/>
              <w:jc w:val="center"/>
              <w:rPr>
                <w:rFonts w:eastAsia="Times New Roman" w:cs="Times New Roman"/>
                <w:szCs w:val="24"/>
              </w:rPr>
            </w:pPr>
          </w:p>
          <w:p w14:paraId="1B380410"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6480D2CF" w14:textId="489CE6E1" w:rsidR="008B3E74" w:rsidRDefault="008B3E74" w:rsidP="008B3E74">
            <w:pPr>
              <w:ind w:firstLine="0"/>
              <w:jc w:val="center"/>
              <w:rPr>
                <w:rFonts w:eastAsia="Times New Roman" w:cs="Times New Roman"/>
                <w:szCs w:val="24"/>
              </w:rPr>
            </w:pPr>
            <w:r w:rsidRPr="00CC2842">
              <w:rPr>
                <w:rFonts w:eastAsia="Times New Roman" w:cs="Times New Roman"/>
                <w:szCs w:val="24"/>
              </w:rPr>
              <w:t>Refinamiento de acuerdo con las pruebas unitarias.</w:t>
            </w:r>
          </w:p>
        </w:tc>
      </w:tr>
      <w:tr w:rsidR="008B3E74" w14:paraId="370D959E" w14:textId="77777777" w:rsidTr="00D47333">
        <w:tc>
          <w:tcPr>
            <w:tcW w:w="2254" w:type="dxa"/>
          </w:tcPr>
          <w:p w14:paraId="75207928" w14:textId="77777777" w:rsidR="008B3E74" w:rsidRPr="00986AA8" w:rsidRDefault="008B3E74" w:rsidP="008B3E74">
            <w:pPr>
              <w:ind w:firstLine="0"/>
              <w:rPr>
                <w:rFonts w:eastAsia="Times New Roman" w:cs="Times New Roman"/>
                <w:szCs w:val="24"/>
              </w:rPr>
            </w:pPr>
          </w:p>
          <w:p w14:paraId="6BC42C0F" w14:textId="79D4E964" w:rsidR="008B3E74" w:rsidRDefault="008B3E74" w:rsidP="008B3E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0A96E3" w14:textId="77777777" w:rsidR="008B3E74" w:rsidRPr="00986AA8" w:rsidRDefault="008B3E74" w:rsidP="008B3E74">
            <w:pPr>
              <w:ind w:firstLine="0"/>
              <w:rPr>
                <w:rFonts w:eastAsia="Times New Roman" w:cs="Times New Roman"/>
                <w:szCs w:val="24"/>
              </w:rPr>
            </w:pPr>
          </w:p>
          <w:p w14:paraId="5FDB2911" w14:textId="494B8284" w:rsidR="008B3E74" w:rsidRPr="00986AA8" w:rsidRDefault="008B3E74" w:rsidP="008B3E74">
            <w:pPr>
              <w:ind w:firstLine="0"/>
              <w:rPr>
                <w:rFonts w:eastAsia="Times New Roman" w:cs="Times New Roman"/>
                <w:szCs w:val="24"/>
              </w:rPr>
            </w:pPr>
            <w:r w:rsidRPr="00986AA8">
              <w:rPr>
                <w:rFonts w:eastAsia="Times New Roman" w:cs="Times New Roman"/>
                <w:szCs w:val="24"/>
              </w:rPr>
              <w:t>---------------------</w:t>
            </w:r>
          </w:p>
        </w:tc>
        <w:tc>
          <w:tcPr>
            <w:tcW w:w="2255" w:type="dxa"/>
          </w:tcPr>
          <w:p w14:paraId="19A1703A" w14:textId="77777777" w:rsidR="008B3E74" w:rsidRDefault="008B3E74" w:rsidP="008B3E74">
            <w:pPr>
              <w:ind w:left="-20" w:firstLine="0"/>
              <w:jc w:val="center"/>
              <w:rPr>
                <w:rFonts w:eastAsia="Times New Roman" w:cs="Times New Roman"/>
                <w:szCs w:val="24"/>
              </w:rPr>
            </w:pPr>
          </w:p>
          <w:p w14:paraId="75C3677C" w14:textId="70DAEC20" w:rsidR="008B3E74" w:rsidRPr="00986AA8" w:rsidRDefault="008B3E74" w:rsidP="008B3E74">
            <w:pPr>
              <w:ind w:left="-20"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6465F8FB" w14:textId="4652123D" w:rsidR="008B3E74" w:rsidRPr="00CC2842" w:rsidRDefault="008B3E74" w:rsidP="008B3E74">
            <w:pPr>
              <w:ind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385435FD" w14:textId="77777777" w:rsidR="0060455D" w:rsidRDefault="0060455D" w:rsidP="00EC7CA5">
      <w:pPr>
        <w:spacing w:line="240" w:lineRule="auto"/>
        <w:rPr>
          <w:i/>
          <w:iCs/>
          <w:sz w:val="20"/>
          <w:szCs w:val="20"/>
        </w:rPr>
      </w:pPr>
    </w:p>
    <w:p w14:paraId="114DC60D" w14:textId="1F0FB309" w:rsidR="0060455D" w:rsidRPr="0060455D" w:rsidRDefault="0060455D" w:rsidP="00F8065F">
      <w:pPr>
        <w:spacing w:line="240" w:lineRule="auto"/>
        <w:ind w:firstLine="0"/>
        <w:rPr>
          <w:sz w:val="20"/>
          <w:szCs w:val="20"/>
        </w:rPr>
      </w:pPr>
      <w:r w:rsidRPr="0060455D">
        <w:rPr>
          <w:i/>
          <w:iCs/>
          <w:sz w:val="20"/>
          <w:szCs w:val="20"/>
        </w:rPr>
        <w:t xml:space="preserve">Nota: </w:t>
      </w:r>
      <w:r w:rsidRPr="0060455D">
        <w:rPr>
          <w:sz w:val="20"/>
          <w:szCs w:val="20"/>
        </w:rPr>
        <w:t>Elaboración propia.</w:t>
      </w:r>
    </w:p>
    <w:p w14:paraId="58434EF2" w14:textId="77777777" w:rsidR="0060455D" w:rsidRDefault="0060455D"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p w14:paraId="6C39A973" w14:textId="59C6F64F" w:rsidR="00F8065F" w:rsidRPr="00F8065F" w:rsidRDefault="00F8065F" w:rsidP="00F8065F">
      <w:pPr>
        <w:pStyle w:val="Descripcin"/>
        <w:keepNext/>
        <w:rPr>
          <w:color w:val="auto"/>
          <w:sz w:val="24"/>
          <w:szCs w:val="24"/>
        </w:rPr>
      </w:pPr>
      <w:bookmarkStart w:id="54" w:name="_Toc47023254"/>
      <w:r w:rsidRPr="00F8065F">
        <w:rPr>
          <w:color w:val="auto"/>
          <w:sz w:val="24"/>
          <w:szCs w:val="24"/>
        </w:rPr>
        <w:t xml:space="preserve">Tabla </w:t>
      </w:r>
      <w:r w:rsidRPr="00F8065F">
        <w:rPr>
          <w:color w:val="auto"/>
          <w:sz w:val="24"/>
          <w:szCs w:val="24"/>
        </w:rPr>
        <w:fldChar w:fldCharType="begin"/>
      </w:r>
      <w:r w:rsidRPr="00F8065F">
        <w:rPr>
          <w:color w:val="auto"/>
          <w:sz w:val="24"/>
          <w:szCs w:val="24"/>
        </w:rPr>
        <w:instrText xml:space="preserve"> SEQ Tabla \* ARABIC </w:instrText>
      </w:r>
      <w:r w:rsidRPr="00F8065F">
        <w:rPr>
          <w:color w:val="auto"/>
          <w:sz w:val="24"/>
          <w:szCs w:val="24"/>
        </w:rPr>
        <w:fldChar w:fldCharType="separate"/>
      </w:r>
      <w:r w:rsidR="00272653">
        <w:rPr>
          <w:noProof/>
          <w:color w:val="auto"/>
          <w:sz w:val="24"/>
          <w:szCs w:val="24"/>
        </w:rPr>
        <w:t>9</w:t>
      </w:r>
      <w:r w:rsidRPr="00F8065F">
        <w:rPr>
          <w:color w:val="auto"/>
          <w:sz w:val="24"/>
          <w:szCs w:val="24"/>
        </w:rPr>
        <w:fldChar w:fldCharType="end"/>
      </w:r>
      <w:r w:rsidRPr="00F8065F">
        <w:rPr>
          <w:color w:val="auto"/>
          <w:sz w:val="24"/>
          <w:szCs w:val="24"/>
        </w:rPr>
        <w:t>. Entregables del equipo de calidad.</w:t>
      </w:r>
      <w:bookmarkEnd w:id="54"/>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068A1071" w14:textId="537F4E4C" w:rsidR="00F8065F" w:rsidRPr="00F8065F" w:rsidRDefault="00F8065F" w:rsidP="00F8065F">
      <w:pPr>
        <w:ind w:firstLine="0"/>
        <w:rPr>
          <w:rFonts w:eastAsia="Times New Roman" w:cs="Times New Roman"/>
          <w:bCs/>
          <w:sz w:val="20"/>
          <w:szCs w:val="20"/>
        </w:rPr>
      </w:pPr>
      <w:r w:rsidRPr="00F8065F">
        <w:rPr>
          <w:rFonts w:eastAsia="Times New Roman" w:cs="Times New Roman"/>
          <w:bCs/>
          <w:i/>
          <w:iCs/>
          <w:sz w:val="20"/>
          <w:szCs w:val="20"/>
        </w:rPr>
        <w:t xml:space="preserve">Nota: </w:t>
      </w:r>
      <w:r w:rsidRPr="00F8065F">
        <w:rPr>
          <w:rFonts w:eastAsia="Times New Roman" w:cs="Times New Roman"/>
          <w:bCs/>
          <w:sz w:val="20"/>
          <w:szCs w:val="20"/>
        </w:rPr>
        <w:t>Elaboración propia.</w:t>
      </w:r>
    </w:p>
    <w:p w14:paraId="4C89239F" w14:textId="2E86DAF1" w:rsidR="00EC7CA5" w:rsidRDefault="00EC7CA5" w:rsidP="00EC7CA5">
      <w:pPr>
        <w:rPr>
          <w:rFonts w:eastAsia="Times New Roman" w:cs="Times New Roman"/>
          <w:b/>
          <w:szCs w:val="24"/>
        </w:rPr>
      </w:pPr>
      <w:r>
        <w:rPr>
          <w:rFonts w:eastAsia="Times New Roman" w:cs="Times New Roman"/>
          <w:b/>
          <w:szCs w:val="24"/>
        </w:rPr>
        <w:t>Tareas y su duración estimada</w:t>
      </w:r>
    </w:p>
    <w:p w14:paraId="037FDF4B" w14:textId="77777777" w:rsidR="007B6598" w:rsidRDefault="00EC7CA5" w:rsidP="007B6598">
      <w:pPr>
        <w:rPr>
          <w:rFonts w:eastAsia="Times New Roman" w:cs="Times New Roman"/>
          <w:szCs w:val="28"/>
        </w:rPr>
      </w:pPr>
      <w:r>
        <w:rPr>
          <w:rFonts w:eastAsia="Times New Roman" w:cs="Times New Roman"/>
          <w:b/>
          <w:szCs w:val="24"/>
        </w:rPr>
        <w:t>Nota para los entregables del equipo de desarrollo:</w:t>
      </w:r>
      <w:r>
        <w:rPr>
          <w:rFonts w:eastAsia="Times New Roman" w:cs="Times New Roman"/>
          <w:szCs w:val="24"/>
        </w:rPr>
        <w:t xml:space="preserve"> </w:t>
      </w:r>
      <w:bookmarkStart w:id="55" w:name="_Hlk47013214"/>
      <w:r w:rsidR="007B6598" w:rsidRPr="00BD050D">
        <w:rPr>
          <w:rFonts w:eastAsia="Times New Roman" w:cs="Times New Roman"/>
          <w:szCs w:val="28"/>
        </w:rPr>
        <w:t xml:space="preserve">En la fase 1, los diagramas de </w:t>
      </w:r>
      <w:r w:rsidR="007B6598">
        <w:rPr>
          <w:rFonts w:eastAsia="Times New Roman" w:cs="Times New Roman"/>
          <w:szCs w:val="28"/>
        </w:rPr>
        <w:t xml:space="preserve">casos de </w:t>
      </w:r>
      <w:r w:rsidR="007B6598" w:rsidRPr="00BD050D">
        <w:rPr>
          <w:rFonts w:eastAsia="Times New Roman" w:cs="Times New Roman"/>
          <w:szCs w:val="28"/>
        </w:rPr>
        <w:t xml:space="preserve">uso pasan a ser responsabilidad del equipo de calidad; por lo tanto, en esta fase sólo queda la actividad de Realizar el prototipado. </w:t>
      </w:r>
    </w:p>
    <w:p w14:paraId="0966E7AA" w14:textId="2C4F77B1" w:rsidR="007B6598" w:rsidRDefault="007B6598" w:rsidP="007B6598">
      <w:pPr>
        <w:rPr>
          <w:rFonts w:eastAsia="Times New Roman" w:cs="Times New Roman"/>
          <w:szCs w:val="28"/>
        </w:rPr>
      </w:pPr>
      <w:r w:rsidRPr="00BD050D">
        <w:rPr>
          <w:rFonts w:eastAsia="Times New Roman" w:cs="Times New Roman"/>
          <w:szCs w:val="28"/>
        </w:rPr>
        <w:lastRenderedPageBreak/>
        <w:t>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w:t>
      </w:r>
      <w:r>
        <w:rPr>
          <w:rFonts w:eastAsia="Times New Roman" w:cs="Times New Roman"/>
          <w:szCs w:val="28"/>
        </w:rPr>
        <w:t xml:space="preserve">; </w:t>
      </w:r>
      <w:r>
        <w:rPr>
          <w:rFonts w:eastAsia="Times New Roman" w:cs="Times New Roman"/>
          <w:szCs w:val="24"/>
        </w:rPr>
        <w:t>p</w:t>
      </w:r>
      <w:r w:rsidRPr="00C2126E">
        <w:rPr>
          <w:rFonts w:eastAsia="Times New Roman" w:cs="Times New Roman"/>
          <w:szCs w:val="24"/>
        </w:rPr>
        <w:t>or lo tanto, la fase 3 se elimina por completo</w:t>
      </w:r>
      <w:r>
        <w:rPr>
          <w:rFonts w:eastAsia="Times New Roman" w:cs="Times New Roman"/>
          <w:szCs w:val="24"/>
        </w:rPr>
        <w:t>.</w:t>
      </w:r>
    </w:p>
    <w:p w14:paraId="58DB463B" w14:textId="23EB3EC8" w:rsidR="007B6598" w:rsidRDefault="007B6598" w:rsidP="007B6598">
      <w:pPr>
        <w:rPr>
          <w:rFonts w:eastAsia="Times New Roman" w:cs="Times New Roman"/>
          <w:szCs w:val="24"/>
        </w:rPr>
      </w:pPr>
      <w:r>
        <w:rPr>
          <w:rFonts w:eastAsia="Times New Roman" w:cs="Times New Roman"/>
          <w:szCs w:val="28"/>
        </w:rPr>
        <w:t>En la fase 4</w:t>
      </w:r>
      <w:r w:rsidR="008B3E74">
        <w:rPr>
          <w:rFonts w:eastAsia="Times New Roman" w:cs="Times New Roman"/>
          <w:szCs w:val="28"/>
        </w:rPr>
        <w:t>,</w:t>
      </w:r>
      <w:r>
        <w:rPr>
          <w:rFonts w:eastAsia="Times New Roman" w:cs="Times New Roman"/>
          <w:szCs w:val="28"/>
        </w:rPr>
        <w:t xml:space="preserve"> se incluye a los entregables el diccionario de funciones o módulos.</w:t>
      </w:r>
    </w:p>
    <w:p w14:paraId="6F222DE2" w14:textId="77777777" w:rsidR="007B6598" w:rsidRDefault="007B6598" w:rsidP="007B6598">
      <w:r>
        <w:t>Finalmente, tras los cambios realizados,</w:t>
      </w:r>
      <w:r w:rsidRPr="00C2126E">
        <w:t xml:space="preserve"> las fases quedan de la siguiente manera: </w:t>
      </w:r>
    </w:p>
    <w:p w14:paraId="6D9A291B" w14:textId="0D4718E3" w:rsidR="00EC7CA5" w:rsidRDefault="00EC7CA5" w:rsidP="007B6598">
      <w:p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67D9BB5" w14:textId="588CF515" w:rsidR="00CC2842" w:rsidRPr="00F37BDE" w:rsidRDefault="00CC2842" w:rsidP="00CC2842">
      <w:pPr>
        <w:pStyle w:val="Prrafodelista"/>
        <w:numPr>
          <w:ilvl w:val="0"/>
          <w:numId w:val="140"/>
        </w:numPr>
        <w:rPr>
          <w:rFonts w:eastAsia="Times New Roman" w:cs="Times New Roman"/>
          <w:szCs w:val="24"/>
        </w:rPr>
      </w:pPr>
      <w:r>
        <w:rPr>
          <w:rFonts w:eastAsia="Times New Roman" w:cs="Times New Roman"/>
          <w:szCs w:val="24"/>
        </w:rPr>
        <w:t>Realizar el prototipado (diseño de la interfaz).</w:t>
      </w:r>
    </w:p>
    <w:p w14:paraId="4E27E147" w14:textId="008EAA94" w:rsidR="00EC7CA5"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2:</w:t>
      </w:r>
      <w:r w:rsidRPr="00F37BDE">
        <w:rPr>
          <w:rFonts w:eastAsia="Times New Roman" w:cs="Times New Roman"/>
          <w:szCs w:val="24"/>
        </w:rPr>
        <w:t xml:space="preserve"> Análisis y diseño preliminar.</w:t>
      </w:r>
    </w:p>
    <w:p w14:paraId="7C32A1AA" w14:textId="451BD70F" w:rsidR="00CC2842" w:rsidRDefault="00CC2842" w:rsidP="00CC2842">
      <w:pPr>
        <w:pStyle w:val="Prrafodelista"/>
        <w:numPr>
          <w:ilvl w:val="0"/>
          <w:numId w:val="140"/>
        </w:numPr>
        <w:rPr>
          <w:rFonts w:eastAsia="Times New Roman" w:cs="Times New Roman"/>
          <w:szCs w:val="24"/>
        </w:rPr>
      </w:pPr>
      <w:r>
        <w:rPr>
          <w:rFonts w:eastAsia="Times New Roman" w:cs="Times New Roman"/>
          <w:szCs w:val="24"/>
        </w:rPr>
        <w:t>Diagrama de clases.</w:t>
      </w:r>
    </w:p>
    <w:p w14:paraId="5816211B" w14:textId="3EB5934C" w:rsidR="00CC2842" w:rsidRPr="00F37BDE" w:rsidRDefault="00CC2842" w:rsidP="00CC2842">
      <w:pPr>
        <w:pStyle w:val="Prrafodelista"/>
        <w:numPr>
          <w:ilvl w:val="0"/>
          <w:numId w:val="140"/>
        </w:numPr>
        <w:rPr>
          <w:rFonts w:eastAsia="Times New Roman" w:cs="Times New Roman"/>
          <w:szCs w:val="24"/>
        </w:rPr>
      </w:pPr>
      <w:r>
        <w:rPr>
          <w:rFonts w:eastAsia="Times New Roman" w:cs="Times New Roman"/>
          <w:szCs w:val="24"/>
        </w:rPr>
        <w:t>Diagrama de secuencia.</w:t>
      </w:r>
    </w:p>
    <w:p w14:paraId="1A9D0210" w14:textId="3FFF40EE" w:rsidR="00EC7CA5"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51430091" w14:textId="77777777" w:rsidR="00CC2842" w:rsidRDefault="00CC2842" w:rsidP="00CC2842">
      <w:pPr>
        <w:pStyle w:val="Prrafodelista"/>
        <w:numPr>
          <w:ilvl w:val="0"/>
          <w:numId w:val="144"/>
        </w:numPr>
        <w:jc w:val="left"/>
        <w:rPr>
          <w:rFonts w:eastAsia="Times New Roman" w:cs="Times New Roman"/>
          <w:szCs w:val="24"/>
        </w:rPr>
      </w:pPr>
      <w:r w:rsidRPr="00CC2842">
        <w:rPr>
          <w:rFonts w:eastAsia="Times New Roman" w:cs="Times New Roman"/>
          <w:szCs w:val="24"/>
        </w:rPr>
        <w:t>Escribir/generar código.</w:t>
      </w:r>
    </w:p>
    <w:p w14:paraId="3E6AD263" w14:textId="6FA4F0E0" w:rsidR="00CC2842" w:rsidRPr="00CC2842" w:rsidRDefault="00CC2842" w:rsidP="00CC2842">
      <w:pPr>
        <w:pStyle w:val="Prrafodelista"/>
        <w:numPr>
          <w:ilvl w:val="0"/>
          <w:numId w:val="144"/>
        </w:numPr>
        <w:jc w:val="left"/>
        <w:rPr>
          <w:rFonts w:eastAsia="Times New Roman" w:cs="Times New Roman"/>
          <w:szCs w:val="24"/>
        </w:rPr>
      </w:pPr>
      <w:r w:rsidRPr="00CC2842">
        <w:rPr>
          <w:rFonts w:eastAsia="Times New Roman" w:cs="Times New Roman"/>
          <w:szCs w:val="24"/>
        </w:rPr>
        <w:t>Diccionario de funciones o módulos.</w:t>
      </w:r>
    </w:p>
    <w:p w14:paraId="24F224EE" w14:textId="41924368" w:rsidR="00CC2842" w:rsidRDefault="00CC2842" w:rsidP="00CC2842">
      <w:pPr>
        <w:pStyle w:val="Prrafodelista"/>
        <w:numPr>
          <w:ilvl w:val="0"/>
          <w:numId w:val="142"/>
        </w:numPr>
        <w:jc w:val="left"/>
        <w:rPr>
          <w:rFonts w:eastAsia="Times New Roman" w:cs="Times New Roman"/>
          <w:szCs w:val="24"/>
        </w:rPr>
      </w:pPr>
      <w:r w:rsidRPr="00CC2842">
        <w:rPr>
          <w:rFonts w:eastAsia="Times New Roman" w:cs="Times New Roman"/>
          <w:szCs w:val="24"/>
        </w:rPr>
        <w:t xml:space="preserve">Refinamiento de acuerdo </w:t>
      </w:r>
      <w:r>
        <w:rPr>
          <w:rFonts w:eastAsia="Times New Roman" w:cs="Times New Roman"/>
          <w:szCs w:val="24"/>
        </w:rPr>
        <w:t>con</w:t>
      </w:r>
      <w:r w:rsidRPr="00CC2842">
        <w:rPr>
          <w:rFonts w:eastAsia="Times New Roman" w:cs="Times New Roman"/>
          <w:szCs w:val="24"/>
        </w:rPr>
        <w:t xml:space="preserve"> las pruebas unitarias.</w:t>
      </w:r>
    </w:p>
    <w:p w14:paraId="0547E7FA" w14:textId="61BD93A6" w:rsidR="00CC2842" w:rsidRPr="00CC2842" w:rsidRDefault="00CC2842" w:rsidP="00CC2842">
      <w:pPr>
        <w:pStyle w:val="Prrafodelista"/>
        <w:numPr>
          <w:ilvl w:val="0"/>
          <w:numId w:val="142"/>
        </w:numPr>
        <w:jc w:val="left"/>
        <w:rPr>
          <w:rFonts w:eastAsia="Times New Roman" w:cs="Times New Roman"/>
          <w:szCs w:val="24"/>
        </w:rPr>
      </w:pPr>
      <w:r w:rsidRPr="00CC2842">
        <w:rPr>
          <w:rFonts w:eastAsia="Times New Roman" w:cs="Times New Roman"/>
          <w:szCs w:val="24"/>
        </w:rPr>
        <w:t>Realizar pruebas de aceptación del usuario.</w:t>
      </w:r>
    </w:p>
    <w:bookmarkEnd w:id="55"/>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lastRenderedPageBreak/>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Nombre CU04: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Nombre CU08: Crear ciudad (tabla parámetro)</w:t>
      </w:r>
    </w:p>
    <w:p w14:paraId="77376C42" w14:textId="15E8E150" w:rsidR="00501DF4" w:rsidRPr="00501DF4" w:rsidRDefault="00501DF4" w:rsidP="00B76C61">
      <w:pPr>
        <w:pStyle w:val="Descripcin"/>
        <w:keepNext/>
        <w:ind w:firstLine="0"/>
        <w:rPr>
          <w:color w:val="auto"/>
          <w:sz w:val="24"/>
          <w:szCs w:val="24"/>
        </w:rPr>
      </w:pPr>
      <w:bookmarkStart w:id="56" w:name="_Toc47023255"/>
      <w:r w:rsidRPr="00501DF4">
        <w:rPr>
          <w:color w:val="auto"/>
          <w:sz w:val="24"/>
          <w:szCs w:val="24"/>
        </w:rPr>
        <w:t xml:space="preserve">Tabla </w:t>
      </w:r>
      <w:r w:rsidRPr="00501DF4">
        <w:rPr>
          <w:color w:val="auto"/>
          <w:sz w:val="24"/>
          <w:szCs w:val="24"/>
        </w:rPr>
        <w:fldChar w:fldCharType="begin"/>
      </w:r>
      <w:r w:rsidRPr="00501DF4">
        <w:rPr>
          <w:color w:val="auto"/>
          <w:sz w:val="24"/>
          <w:szCs w:val="24"/>
        </w:rPr>
        <w:instrText xml:space="preserve"> SEQ Tabla \* ARABIC </w:instrText>
      </w:r>
      <w:r w:rsidRPr="00501DF4">
        <w:rPr>
          <w:color w:val="auto"/>
          <w:sz w:val="24"/>
          <w:szCs w:val="24"/>
        </w:rPr>
        <w:fldChar w:fldCharType="separate"/>
      </w:r>
      <w:r w:rsidR="00272653">
        <w:rPr>
          <w:noProof/>
          <w:color w:val="auto"/>
          <w:sz w:val="24"/>
          <w:szCs w:val="24"/>
        </w:rPr>
        <w:t>10</w:t>
      </w:r>
      <w:r w:rsidRPr="00501DF4">
        <w:rPr>
          <w:color w:val="auto"/>
          <w:sz w:val="24"/>
          <w:szCs w:val="24"/>
        </w:rPr>
        <w:fldChar w:fldCharType="end"/>
      </w:r>
      <w:r w:rsidRPr="00501DF4">
        <w:rPr>
          <w:color w:val="auto"/>
          <w:sz w:val="24"/>
          <w:szCs w:val="24"/>
        </w:rPr>
        <w:t xml:space="preserve">. Duración estimada </w:t>
      </w:r>
      <w:r>
        <w:rPr>
          <w:color w:val="auto"/>
          <w:sz w:val="24"/>
          <w:szCs w:val="24"/>
        </w:rPr>
        <w:t>de las tareas 1.1 - 3.2</w:t>
      </w:r>
      <w:r w:rsidRPr="00501DF4">
        <w:rPr>
          <w:color w:val="auto"/>
          <w:sz w:val="24"/>
          <w:szCs w:val="24"/>
        </w:rPr>
        <w:t xml:space="preserve"> (CU04 y CU08) del equipo de desarrollo</w:t>
      </w:r>
      <w:r>
        <w:rPr>
          <w:color w:val="auto"/>
          <w:sz w:val="24"/>
          <w:szCs w:val="24"/>
        </w:rPr>
        <w:t>.</w:t>
      </w:r>
      <w:bookmarkEnd w:id="56"/>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501DF4">
        <w:tc>
          <w:tcPr>
            <w:tcW w:w="620"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501DF4">
        <w:tc>
          <w:tcPr>
            <w:tcW w:w="620"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501DF4">
        <w:tc>
          <w:tcPr>
            <w:tcW w:w="620"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501DF4">
        <w:tc>
          <w:tcPr>
            <w:tcW w:w="620"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5D7D3934" w:rsidR="00EC7CA5" w:rsidRDefault="00EC7CA5" w:rsidP="00EC7CA5">
      <w:pPr>
        <w:spacing w:line="240" w:lineRule="auto"/>
        <w:ind w:firstLine="0"/>
        <w:rPr>
          <w:rFonts w:eastAsia="Times New Roman" w:cs="Times New Roman"/>
          <w:b/>
          <w:szCs w:val="24"/>
        </w:rPr>
      </w:pPr>
    </w:p>
    <w:p w14:paraId="28085B74" w14:textId="6B83B321" w:rsidR="00501DF4" w:rsidRPr="00501DF4" w:rsidRDefault="00501DF4" w:rsidP="00EC7CA5">
      <w:pPr>
        <w:spacing w:line="240" w:lineRule="auto"/>
        <w:ind w:firstLine="0"/>
        <w:rPr>
          <w:rFonts w:eastAsia="Times New Roman" w:cs="Times New Roman"/>
          <w:bCs/>
          <w:sz w:val="20"/>
          <w:szCs w:val="20"/>
        </w:rPr>
      </w:pPr>
      <w:r w:rsidRPr="00501DF4">
        <w:rPr>
          <w:rFonts w:eastAsia="Times New Roman" w:cs="Times New Roman"/>
          <w:bCs/>
          <w:i/>
          <w:iCs/>
          <w:sz w:val="20"/>
          <w:szCs w:val="20"/>
        </w:rPr>
        <w:t xml:space="preserve">Nota: </w:t>
      </w:r>
      <w:r w:rsidRPr="00501DF4">
        <w:rPr>
          <w:rFonts w:eastAsia="Times New Roman" w:cs="Times New Roman"/>
          <w:bCs/>
          <w:sz w:val="20"/>
          <w:szCs w:val="20"/>
        </w:rPr>
        <w:t>Elaboración propia.</w:t>
      </w:r>
    </w:p>
    <w:p w14:paraId="4ACEF8AC" w14:textId="77777777" w:rsidR="00501DF4" w:rsidRDefault="00501DF4" w:rsidP="00501DF4">
      <w:pPr>
        <w:spacing w:line="240" w:lineRule="auto"/>
        <w:ind w:firstLine="0"/>
        <w:rPr>
          <w:rFonts w:eastAsia="Times New Roman" w:cs="Times New Roman"/>
          <w:b/>
          <w:szCs w:val="24"/>
        </w:rPr>
      </w:pPr>
    </w:p>
    <w:p w14:paraId="6E6FDCBA" w14:textId="367BEA0E"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CU16: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Nombre CU10: Crear alerta (tabla parámetro)</w:t>
      </w:r>
    </w:p>
    <w:p w14:paraId="2C410AC5" w14:textId="03B9E9A9" w:rsidR="00B76C61" w:rsidRPr="00B76C61" w:rsidRDefault="00B76C61" w:rsidP="00B76C61">
      <w:pPr>
        <w:pStyle w:val="Descripcin"/>
        <w:keepNext/>
        <w:ind w:firstLine="0"/>
        <w:rPr>
          <w:color w:val="auto"/>
          <w:sz w:val="24"/>
          <w:szCs w:val="24"/>
        </w:rPr>
      </w:pPr>
      <w:bookmarkStart w:id="57" w:name="_Toc47023256"/>
      <w:r w:rsidRPr="00B76C61">
        <w:rPr>
          <w:color w:val="auto"/>
          <w:sz w:val="24"/>
          <w:szCs w:val="24"/>
        </w:rPr>
        <w:t xml:space="preserve">Tabla </w:t>
      </w:r>
      <w:r w:rsidRPr="00B76C61">
        <w:rPr>
          <w:color w:val="auto"/>
          <w:sz w:val="24"/>
          <w:szCs w:val="24"/>
        </w:rPr>
        <w:fldChar w:fldCharType="begin"/>
      </w:r>
      <w:r w:rsidRPr="00B76C61">
        <w:rPr>
          <w:color w:val="auto"/>
          <w:sz w:val="24"/>
          <w:szCs w:val="24"/>
        </w:rPr>
        <w:instrText xml:space="preserve"> SEQ Tabla \* ARABIC </w:instrText>
      </w:r>
      <w:r w:rsidRPr="00B76C61">
        <w:rPr>
          <w:color w:val="auto"/>
          <w:sz w:val="24"/>
          <w:szCs w:val="24"/>
        </w:rPr>
        <w:fldChar w:fldCharType="separate"/>
      </w:r>
      <w:r w:rsidR="00272653">
        <w:rPr>
          <w:noProof/>
          <w:color w:val="auto"/>
          <w:sz w:val="24"/>
          <w:szCs w:val="24"/>
        </w:rPr>
        <w:t>11</w:t>
      </w:r>
      <w:r w:rsidRPr="00B76C61">
        <w:rPr>
          <w:color w:val="auto"/>
          <w:sz w:val="24"/>
          <w:szCs w:val="24"/>
        </w:rPr>
        <w:fldChar w:fldCharType="end"/>
      </w:r>
      <w:r w:rsidRPr="00B76C61">
        <w:rPr>
          <w:color w:val="auto"/>
          <w:sz w:val="24"/>
          <w:szCs w:val="24"/>
        </w:rPr>
        <w:t>. Duración estimada de las tareas 1.1 - 3.2 (CU16 y CU10) del equipo de desarrollo.</w:t>
      </w:r>
      <w:bookmarkEnd w:id="57"/>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B76C61">
        <w:tc>
          <w:tcPr>
            <w:tcW w:w="620"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B76C61">
        <w:tc>
          <w:tcPr>
            <w:tcW w:w="620"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lastRenderedPageBreak/>
              <w:t>1</w:t>
            </w:r>
          </w:p>
        </w:tc>
        <w:tc>
          <w:tcPr>
            <w:tcW w:w="5400" w:type="dxa"/>
          </w:tcPr>
          <w:p w14:paraId="3BFDE342" w14:textId="77777777" w:rsidR="00EC7CA5" w:rsidRDefault="00EC7CA5" w:rsidP="00D47333">
            <w:pPr>
              <w:rPr>
                <w:rFonts w:eastAsia="Times New Roman" w:cs="Times New Roman"/>
                <w:b/>
                <w:szCs w:val="24"/>
              </w:rPr>
            </w:pPr>
            <w:r>
              <w:rPr>
                <w:rFonts w:eastAsia="Times New Roman" w:cs="Times New Roman"/>
                <w:b/>
                <w:szCs w:val="24"/>
              </w:rPr>
              <w:lastRenderedPageBreak/>
              <w:t>Fase 1: Análisis y requerimientos</w:t>
            </w:r>
          </w:p>
          <w:p w14:paraId="16042EE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B76C61">
        <w:tc>
          <w:tcPr>
            <w:tcW w:w="620"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B76C61">
        <w:tc>
          <w:tcPr>
            <w:tcW w:w="620"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2A1AF0BF" w14:textId="60D7A33E" w:rsidR="00B76C61" w:rsidRPr="00B267AB" w:rsidRDefault="00B76C61" w:rsidP="00EC7CA5">
      <w:pPr>
        <w:ind w:firstLine="0"/>
        <w:rPr>
          <w:rFonts w:eastAsia="Times New Roman" w:cs="Times New Roman"/>
          <w:bCs/>
          <w:sz w:val="20"/>
          <w:szCs w:val="20"/>
        </w:rPr>
      </w:pPr>
      <w:r w:rsidRPr="00B267AB">
        <w:rPr>
          <w:rFonts w:eastAsia="Times New Roman" w:cs="Times New Roman"/>
          <w:bCs/>
          <w:i/>
          <w:iCs/>
          <w:sz w:val="20"/>
          <w:szCs w:val="20"/>
        </w:rPr>
        <w:t xml:space="preserve">Nota: </w:t>
      </w:r>
      <w:r w:rsidRPr="00B267AB">
        <w:rPr>
          <w:rFonts w:eastAsia="Times New Roman" w:cs="Times New Roman"/>
          <w:bCs/>
          <w:sz w:val="20"/>
          <w:szCs w:val="20"/>
        </w:rPr>
        <w:t>Elaboración propia.</w:t>
      </w:r>
    </w:p>
    <w:p w14:paraId="5157F6AB" w14:textId="2A5C183F"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Nombre CU06: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Nombre CU07: Crear categoría (tabla parámetro)</w:t>
      </w:r>
    </w:p>
    <w:p w14:paraId="76C52C93" w14:textId="2CB48FBB" w:rsidR="00B267AB" w:rsidRPr="00B267AB" w:rsidRDefault="00B267AB" w:rsidP="00B267AB">
      <w:pPr>
        <w:pStyle w:val="Descripcin"/>
        <w:keepNext/>
        <w:ind w:firstLine="0"/>
        <w:rPr>
          <w:color w:val="auto"/>
          <w:sz w:val="24"/>
          <w:szCs w:val="24"/>
        </w:rPr>
      </w:pPr>
      <w:bookmarkStart w:id="58" w:name="_Toc47023257"/>
      <w:r w:rsidRPr="00B267AB">
        <w:rPr>
          <w:color w:val="auto"/>
          <w:sz w:val="24"/>
          <w:szCs w:val="24"/>
        </w:rPr>
        <w:t xml:space="preserve">Tabla </w:t>
      </w:r>
      <w:r w:rsidRPr="00B267AB">
        <w:rPr>
          <w:color w:val="auto"/>
          <w:sz w:val="24"/>
          <w:szCs w:val="24"/>
        </w:rPr>
        <w:fldChar w:fldCharType="begin"/>
      </w:r>
      <w:r w:rsidRPr="00B267AB">
        <w:rPr>
          <w:color w:val="auto"/>
          <w:sz w:val="24"/>
          <w:szCs w:val="24"/>
        </w:rPr>
        <w:instrText xml:space="preserve"> SEQ Tabla \* ARABIC </w:instrText>
      </w:r>
      <w:r w:rsidRPr="00B267AB">
        <w:rPr>
          <w:color w:val="auto"/>
          <w:sz w:val="24"/>
          <w:szCs w:val="24"/>
        </w:rPr>
        <w:fldChar w:fldCharType="separate"/>
      </w:r>
      <w:r w:rsidR="00272653">
        <w:rPr>
          <w:noProof/>
          <w:color w:val="auto"/>
          <w:sz w:val="24"/>
          <w:szCs w:val="24"/>
        </w:rPr>
        <w:t>12</w:t>
      </w:r>
      <w:r w:rsidRPr="00B267AB">
        <w:rPr>
          <w:color w:val="auto"/>
          <w:sz w:val="24"/>
          <w:szCs w:val="24"/>
        </w:rPr>
        <w:fldChar w:fldCharType="end"/>
      </w:r>
      <w:r w:rsidRPr="00B267AB">
        <w:rPr>
          <w:color w:val="auto"/>
          <w:sz w:val="24"/>
          <w:szCs w:val="24"/>
        </w:rPr>
        <w:t>. Duración estimada de las tareas 1.1 - 3.2 (CU06 y CU07) del equipo de desarrollo.</w:t>
      </w:r>
      <w:bookmarkEnd w:id="58"/>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B267AB">
        <w:tc>
          <w:tcPr>
            <w:tcW w:w="620"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B267AB">
        <w:tc>
          <w:tcPr>
            <w:tcW w:w="620"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B267AB">
        <w:tc>
          <w:tcPr>
            <w:tcW w:w="620"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B267AB">
        <w:tc>
          <w:tcPr>
            <w:tcW w:w="620"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0A4F5FBD" w:rsidR="00EC7CA5" w:rsidRDefault="00EC7CA5" w:rsidP="00EB3FB9">
      <w:pPr>
        <w:spacing w:line="240" w:lineRule="auto"/>
        <w:rPr>
          <w:rFonts w:eastAsia="Times New Roman" w:cs="Times New Roman"/>
          <w:b/>
          <w:szCs w:val="24"/>
        </w:rPr>
      </w:pPr>
    </w:p>
    <w:p w14:paraId="2218955A" w14:textId="4F1AD975" w:rsidR="00B267AB" w:rsidRPr="00B267AB" w:rsidRDefault="00B267AB" w:rsidP="00EC36CF">
      <w:pPr>
        <w:spacing w:line="240" w:lineRule="auto"/>
        <w:ind w:firstLine="0"/>
        <w:rPr>
          <w:rFonts w:eastAsia="Times New Roman" w:cs="Times New Roman"/>
          <w:bCs/>
          <w:sz w:val="20"/>
          <w:szCs w:val="20"/>
        </w:rPr>
      </w:pPr>
      <w:r w:rsidRPr="00B267AB">
        <w:rPr>
          <w:rFonts w:eastAsia="Times New Roman" w:cs="Times New Roman"/>
          <w:bCs/>
          <w:i/>
          <w:iCs/>
          <w:sz w:val="20"/>
          <w:szCs w:val="20"/>
        </w:rPr>
        <w:t xml:space="preserve">Nota: </w:t>
      </w:r>
      <w:r w:rsidRPr="00B267AB">
        <w:rPr>
          <w:rFonts w:eastAsia="Times New Roman" w:cs="Times New Roman"/>
          <w:bCs/>
          <w:sz w:val="20"/>
          <w:szCs w:val="20"/>
        </w:rPr>
        <w:t>Elaboración propia.</w:t>
      </w: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lastRenderedPageBreak/>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Nombre CU05: Crear estación (tabla parámetro)</w:t>
      </w:r>
    </w:p>
    <w:p w14:paraId="6ABF24C1" w14:textId="04C3118B" w:rsidR="00EC36CF" w:rsidRPr="00EC36CF" w:rsidRDefault="00EC36CF" w:rsidP="00EC36CF">
      <w:pPr>
        <w:pStyle w:val="Descripcin"/>
        <w:keepNext/>
        <w:ind w:firstLine="0"/>
        <w:rPr>
          <w:color w:val="auto"/>
          <w:sz w:val="24"/>
          <w:szCs w:val="24"/>
        </w:rPr>
      </w:pPr>
      <w:bookmarkStart w:id="59" w:name="_Toc47023258"/>
      <w:r w:rsidRPr="00EC36CF">
        <w:rPr>
          <w:color w:val="auto"/>
          <w:sz w:val="24"/>
          <w:szCs w:val="24"/>
        </w:rPr>
        <w:t xml:space="preserve">Tabla </w:t>
      </w:r>
      <w:r w:rsidRPr="00EC36CF">
        <w:rPr>
          <w:color w:val="auto"/>
          <w:sz w:val="24"/>
          <w:szCs w:val="24"/>
        </w:rPr>
        <w:fldChar w:fldCharType="begin"/>
      </w:r>
      <w:r w:rsidRPr="00EC36CF">
        <w:rPr>
          <w:color w:val="auto"/>
          <w:sz w:val="24"/>
          <w:szCs w:val="24"/>
        </w:rPr>
        <w:instrText xml:space="preserve"> SEQ Tabla \* ARABIC </w:instrText>
      </w:r>
      <w:r w:rsidRPr="00EC36CF">
        <w:rPr>
          <w:color w:val="auto"/>
          <w:sz w:val="24"/>
          <w:szCs w:val="24"/>
        </w:rPr>
        <w:fldChar w:fldCharType="separate"/>
      </w:r>
      <w:r w:rsidR="00272653">
        <w:rPr>
          <w:noProof/>
          <w:color w:val="auto"/>
          <w:sz w:val="24"/>
          <w:szCs w:val="24"/>
        </w:rPr>
        <w:t>13</w:t>
      </w:r>
      <w:r w:rsidRPr="00EC36CF">
        <w:rPr>
          <w:color w:val="auto"/>
          <w:sz w:val="24"/>
          <w:szCs w:val="24"/>
        </w:rPr>
        <w:fldChar w:fldCharType="end"/>
      </w:r>
      <w:r w:rsidRPr="00EC36CF">
        <w:rPr>
          <w:color w:val="auto"/>
          <w:sz w:val="24"/>
          <w:szCs w:val="24"/>
        </w:rPr>
        <w:t>. Duración estimada de las tareas 1.1 - 3.2 (CU05) del equipo de desarrollo.</w:t>
      </w:r>
      <w:bookmarkEnd w:id="59"/>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EC36CF">
        <w:tc>
          <w:tcPr>
            <w:tcW w:w="620"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EC36CF">
        <w:tc>
          <w:tcPr>
            <w:tcW w:w="620"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EC36CF">
        <w:tc>
          <w:tcPr>
            <w:tcW w:w="620"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EC36CF">
        <w:tc>
          <w:tcPr>
            <w:tcW w:w="620"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0BF43BD7" w14:textId="7F7DC7B3" w:rsidR="00EC36CF" w:rsidRPr="00EC36CF" w:rsidRDefault="00EC36CF" w:rsidP="00EB3FB9">
      <w:pPr>
        <w:ind w:firstLine="0"/>
        <w:rPr>
          <w:rFonts w:eastAsia="Times New Roman" w:cs="Times New Roman"/>
          <w:bCs/>
          <w:sz w:val="20"/>
          <w:szCs w:val="20"/>
        </w:rPr>
      </w:pPr>
      <w:r w:rsidRPr="00EC36CF">
        <w:rPr>
          <w:rFonts w:eastAsia="Times New Roman" w:cs="Times New Roman"/>
          <w:bCs/>
          <w:i/>
          <w:iCs/>
          <w:sz w:val="20"/>
          <w:szCs w:val="20"/>
        </w:rPr>
        <w:t xml:space="preserve">Nota: </w:t>
      </w:r>
      <w:r w:rsidRPr="00EC36CF">
        <w:rPr>
          <w:rFonts w:eastAsia="Times New Roman" w:cs="Times New Roman"/>
          <w:bCs/>
          <w:sz w:val="20"/>
          <w:szCs w:val="20"/>
        </w:rPr>
        <w:t>Elaboración propia.</w:t>
      </w:r>
    </w:p>
    <w:p w14:paraId="17D7D6CE" w14:textId="348FCE90"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Nombre CU01: Conectar con estación FTP</w:t>
      </w:r>
    </w:p>
    <w:p w14:paraId="7A28A18E" w14:textId="5E54DCB8" w:rsidR="00B331D1" w:rsidRPr="00B331D1" w:rsidRDefault="00B331D1" w:rsidP="00B331D1">
      <w:pPr>
        <w:pStyle w:val="Descripcin"/>
        <w:keepNext/>
        <w:ind w:firstLine="0"/>
        <w:rPr>
          <w:color w:val="auto"/>
          <w:sz w:val="24"/>
          <w:szCs w:val="24"/>
        </w:rPr>
      </w:pPr>
      <w:bookmarkStart w:id="60" w:name="_Toc47023259"/>
      <w:r w:rsidRPr="00B331D1">
        <w:rPr>
          <w:color w:val="auto"/>
          <w:sz w:val="24"/>
          <w:szCs w:val="24"/>
        </w:rPr>
        <w:t xml:space="preserve">Tabla </w:t>
      </w:r>
      <w:r w:rsidRPr="00B331D1">
        <w:rPr>
          <w:color w:val="auto"/>
          <w:sz w:val="24"/>
          <w:szCs w:val="24"/>
        </w:rPr>
        <w:fldChar w:fldCharType="begin"/>
      </w:r>
      <w:r w:rsidRPr="00B331D1">
        <w:rPr>
          <w:color w:val="auto"/>
          <w:sz w:val="24"/>
          <w:szCs w:val="24"/>
        </w:rPr>
        <w:instrText xml:space="preserve"> SEQ Tabla \* ARABIC </w:instrText>
      </w:r>
      <w:r w:rsidRPr="00B331D1">
        <w:rPr>
          <w:color w:val="auto"/>
          <w:sz w:val="24"/>
          <w:szCs w:val="24"/>
        </w:rPr>
        <w:fldChar w:fldCharType="separate"/>
      </w:r>
      <w:r w:rsidR="00272653">
        <w:rPr>
          <w:noProof/>
          <w:color w:val="auto"/>
          <w:sz w:val="24"/>
          <w:szCs w:val="24"/>
        </w:rPr>
        <w:t>14</w:t>
      </w:r>
      <w:r w:rsidRPr="00B331D1">
        <w:rPr>
          <w:color w:val="auto"/>
          <w:sz w:val="24"/>
          <w:szCs w:val="24"/>
        </w:rPr>
        <w:fldChar w:fldCharType="end"/>
      </w:r>
      <w:r w:rsidRPr="00B331D1">
        <w:rPr>
          <w:color w:val="auto"/>
          <w:sz w:val="24"/>
          <w:szCs w:val="24"/>
        </w:rPr>
        <w:t>. Duración estimada de las tareas 1.1 - 3.2 (CU01) del equipo de desarrollo.</w:t>
      </w:r>
      <w:bookmarkEnd w:id="60"/>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B331D1">
        <w:tc>
          <w:tcPr>
            <w:tcW w:w="620"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B331D1">
        <w:tc>
          <w:tcPr>
            <w:tcW w:w="620"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B331D1">
        <w:tc>
          <w:tcPr>
            <w:tcW w:w="620"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B331D1">
        <w:tc>
          <w:tcPr>
            <w:tcW w:w="620"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726B0641" w14:textId="13D1B5A3" w:rsidR="00B331D1" w:rsidRPr="00B331D1" w:rsidRDefault="00B331D1" w:rsidP="006C3BFF">
      <w:pPr>
        <w:ind w:firstLine="0"/>
        <w:rPr>
          <w:rFonts w:eastAsia="Times New Roman" w:cs="Times New Roman"/>
          <w:bCs/>
          <w:sz w:val="20"/>
          <w:szCs w:val="20"/>
        </w:rPr>
      </w:pPr>
      <w:r w:rsidRPr="00B331D1">
        <w:rPr>
          <w:rFonts w:eastAsia="Times New Roman" w:cs="Times New Roman"/>
          <w:bCs/>
          <w:i/>
          <w:iCs/>
          <w:sz w:val="20"/>
          <w:szCs w:val="20"/>
        </w:rPr>
        <w:t xml:space="preserve">Nota: </w:t>
      </w:r>
      <w:r w:rsidRPr="00B331D1">
        <w:rPr>
          <w:rFonts w:eastAsia="Times New Roman" w:cs="Times New Roman"/>
          <w:bCs/>
          <w:sz w:val="20"/>
          <w:szCs w:val="20"/>
        </w:rPr>
        <w:t>Elaboración propia.</w:t>
      </w:r>
    </w:p>
    <w:p w14:paraId="1644038D" w14:textId="33CA494E"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Nombre CU09: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Nombre CU11: Crear base de tiempo (tabla parámetro)</w:t>
      </w:r>
    </w:p>
    <w:p w14:paraId="5E9190E9" w14:textId="10BEA089" w:rsidR="002745A1" w:rsidRPr="002745A1" w:rsidRDefault="002745A1" w:rsidP="002745A1">
      <w:pPr>
        <w:pStyle w:val="Descripcin"/>
        <w:keepNext/>
        <w:ind w:firstLine="0"/>
        <w:rPr>
          <w:color w:val="auto"/>
          <w:sz w:val="24"/>
          <w:szCs w:val="24"/>
        </w:rPr>
      </w:pPr>
      <w:bookmarkStart w:id="61" w:name="_Toc47023260"/>
      <w:r w:rsidRPr="002745A1">
        <w:rPr>
          <w:color w:val="auto"/>
          <w:sz w:val="24"/>
          <w:szCs w:val="24"/>
        </w:rPr>
        <w:t xml:space="preserve">Tabla </w:t>
      </w:r>
      <w:r w:rsidRPr="002745A1">
        <w:rPr>
          <w:color w:val="auto"/>
          <w:sz w:val="24"/>
          <w:szCs w:val="24"/>
        </w:rPr>
        <w:fldChar w:fldCharType="begin"/>
      </w:r>
      <w:r w:rsidRPr="002745A1">
        <w:rPr>
          <w:color w:val="auto"/>
          <w:sz w:val="24"/>
          <w:szCs w:val="24"/>
        </w:rPr>
        <w:instrText xml:space="preserve"> SEQ Tabla \* ARABIC </w:instrText>
      </w:r>
      <w:r w:rsidRPr="002745A1">
        <w:rPr>
          <w:color w:val="auto"/>
          <w:sz w:val="24"/>
          <w:szCs w:val="24"/>
        </w:rPr>
        <w:fldChar w:fldCharType="separate"/>
      </w:r>
      <w:r w:rsidR="00272653">
        <w:rPr>
          <w:noProof/>
          <w:color w:val="auto"/>
          <w:sz w:val="24"/>
          <w:szCs w:val="24"/>
        </w:rPr>
        <w:t>15</w:t>
      </w:r>
      <w:r w:rsidRPr="002745A1">
        <w:rPr>
          <w:color w:val="auto"/>
          <w:sz w:val="24"/>
          <w:szCs w:val="24"/>
        </w:rPr>
        <w:fldChar w:fldCharType="end"/>
      </w:r>
      <w:r w:rsidRPr="002745A1">
        <w:rPr>
          <w:color w:val="auto"/>
          <w:sz w:val="24"/>
          <w:szCs w:val="24"/>
        </w:rPr>
        <w:t>. Duración estimada de las tareas 1.1 - 3.2 (CU09 y CU11) del equipo de desarrollo.</w:t>
      </w:r>
      <w:bookmarkEnd w:id="61"/>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2745A1">
        <w:tc>
          <w:tcPr>
            <w:tcW w:w="620"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2745A1">
        <w:tc>
          <w:tcPr>
            <w:tcW w:w="620"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2745A1">
        <w:tc>
          <w:tcPr>
            <w:tcW w:w="620"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2745A1">
        <w:tc>
          <w:tcPr>
            <w:tcW w:w="620"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7A0EEDA9" w14:textId="16A8AE7A" w:rsidR="002745A1" w:rsidRPr="002745A1" w:rsidRDefault="002745A1" w:rsidP="006C3BFF">
      <w:pPr>
        <w:ind w:firstLine="0"/>
        <w:rPr>
          <w:rFonts w:eastAsia="Times New Roman" w:cs="Times New Roman"/>
          <w:bCs/>
          <w:sz w:val="20"/>
          <w:szCs w:val="20"/>
        </w:rPr>
      </w:pPr>
      <w:r w:rsidRPr="002745A1">
        <w:rPr>
          <w:rFonts w:eastAsia="Times New Roman" w:cs="Times New Roman"/>
          <w:bCs/>
          <w:i/>
          <w:iCs/>
          <w:sz w:val="20"/>
          <w:szCs w:val="20"/>
        </w:rPr>
        <w:t xml:space="preserve">Nota: </w:t>
      </w:r>
      <w:r w:rsidRPr="002745A1">
        <w:rPr>
          <w:rFonts w:eastAsia="Times New Roman" w:cs="Times New Roman"/>
          <w:bCs/>
          <w:sz w:val="20"/>
          <w:szCs w:val="20"/>
        </w:rPr>
        <w:t>Elaboración propia.</w:t>
      </w:r>
    </w:p>
    <w:p w14:paraId="05A33AD7" w14:textId="119E1EC4"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Nombre CU04: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Nombre CU08: Crear ciudad (tabla parámetro)</w:t>
      </w:r>
    </w:p>
    <w:p w14:paraId="5B8CB6C1" w14:textId="33E6FFDA" w:rsidR="009326BA" w:rsidRPr="009326BA" w:rsidRDefault="009326BA" w:rsidP="009326BA">
      <w:pPr>
        <w:pStyle w:val="Descripcin"/>
        <w:keepNext/>
        <w:ind w:firstLine="0"/>
        <w:rPr>
          <w:color w:val="auto"/>
          <w:sz w:val="24"/>
          <w:szCs w:val="24"/>
        </w:rPr>
      </w:pPr>
      <w:bookmarkStart w:id="62" w:name="_Toc47023261"/>
      <w:r w:rsidRPr="009326BA">
        <w:rPr>
          <w:color w:val="auto"/>
          <w:sz w:val="24"/>
          <w:szCs w:val="24"/>
        </w:rPr>
        <w:lastRenderedPageBreak/>
        <w:t xml:space="preserve">Tabla </w:t>
      </w:r>
      <w:r w:rsidRPr="009326BA">
        <w:rPr>
          <w:color w:val="auto"/>
          <w:sz w:val="24"/>
          <w:szCs w:val="24"/>
        </w:rPr>
        <w:fldChar w:fldCharType="begin"/>
      </w:r>
      <w:r w:rsidRPr="009326BA">
        <w:rPr>
          <w:color w:val="auto"/>
          <w:sz w:val="24"/>
          <w:szCs w:val="24"/>
        </w:rPr>
        <w:instrText xml:space="preserve"> SEQ Tabla \* ARABIC </w:instrText>
      </w:r>
      <w:r w:rsidRPr="009326BA">
        <w:rPr>
          <w:color w:val="auto"/>
          <w:sz w:val="24"/>
          <w:szCs w:val="24"/>
        </w:rPr>
        <w:fldChar w:fldCharType="separate"/>
      </w:r>
      <w:r w:rsidR="00272653">
        <w:rPr>
          <w:noProof/>
          <w:color w:val="auto"/>
          <w:sz w:val="24"/>
          <w:szCs w:val="24"/>
        </w:rPr>
        <w:t>16</w:t>
      </w:r>
      <w:r w:rsidRPr="009326BA">
        <w:rPr>
          <w:color w:val="auto"/>
          <w:sz w:val="24"/>
          <w:szCs w:val="24"/>
        </w:rPr>
        <w:fldChar w:fldCharType="end"/>
      </w:r>
      <w:r w:rsidRPr="009326BA">
        <w:rPr>
          <w:color w:val="auto"/>
          <w:sz w:val="24"/>
          <w:szCs w:val="24"/>
        </w:rPr>
        <w:t>. Duración estimada de las tareas 3.3 y 3.4 (CU04 y CU08) del equipo de desarrollo.</w:t>
      </w:r>
      <w:bookmarkEnd w:id="62"/>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9326BA">
        <w:tc>
          <w:tcPr>
            <w:tcW w:w="620"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9326BA">
        <w:tc>
          <w:tcPr>
            <w:tcW w:w="620"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58D1C8BA"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30E6CE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3B6CEC65" w:rsidR="00EC7CA5" w:rsidRDefault="00EC7CA5" w:rsidP="00525E5E">
            <w:pPr>
              <w:numPr>
                <w:ilvl w:val="0"/>
                <w:numId w:val="75"/>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397A8B81" w14:textId="14A9FC5F" w:rsidR="009326BA" w:rsidRPr="009326BA" w:rsidRDefault="009326BA" w:rsidP="006C3BFF">
      <w:pPr>
        <w:ind w:firstLine="0"/>
        <w:rPr>
          <w:rFonts w:eastAsia="Times New Roman" w:cs="Times New Roman"/>
          <w:bCs/>
          <w:sz w:val="20"/>
          <w:szCs w:val="20"/>
        </w:rPr>
      </w:pPr>
      <w:r w:rsidRPr="009326BA">
        <w:rPr>
          <w:rFonts w:eastAsia="Times New Roman" w:cs="Times New Roman"/>
          <w:bCs/>
          <w:i/>
          <w:iCs/>
          <w:sz w:val="20"/>
          <w:szCs w:val="20"/>
        </w:rPr>
        <w:t xml:space="preserve">Nota: </w:t>
      </w:r>
      <w:r w:rsidRPr="009326BA">
        <w:rPr>
          <w:rFonts w:eastAsia="Times New Roman" w:cs="Times New Roman"/>
          <w:bCs/>
          <w:sz w:val="20"/>
          <w:szCs w:val="20"/>
        </w:rPr>
        <w:t>Elaboración propia.</w:t>
      </w:r>
    </w:p>
    <w:p w14:paraId="42961081" w14:textId="2C46F6E5"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CU16: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Nombre CU10: Crear alerta (tabla parámetro)</w:t>
      </w:r>
    </w:p>
    <w:p w14:paraId="59B8E747" w14:textId="13E1E330" w:rsidR="00D36E1B" w:rsidRPr="00D36E1B" w:rsidRDefault="00D36E1B" w:rsidP="00D36E1B">
      <w:pPr>
        <w:pStyle w:val="Descripcin"/>
        <w:keepNext/>
        <w:ind w:firstLine="0"/>
        <w:rPr>
          <w:color w:val="auto"/>
          <w:sz w:val="24"/>
          <w:szCs w:val="24"/>
        </w:rPr>
      </w:pPr>
      <w:bookmarkStart w:id="63" w:name="_Toc47023262"/>
      <w:r w:rsidRPr="00D36E1B">
        <w:rPr>
          <w:color w:val="auto"/>
          <w:sz w:val="24"/>
          <w:szCs w:val="24"/>
        </w:rPr>
        <w:t xml:space="preserve">Tabla </w:t>
      </w:r>
      <w:r w:rsidRPr="00D36E1B">
        <w:rPr>
          <w:color w:val="auto"/>
          <w:sz w:val="24"/>
          <w:szCs w:val="24"/>
        </w:rPr>
        <w:fldChar w:fldCharType="begin"/>
      </w:r>
      <w:r w:rsidRPr="00D36E1B">
        <w:rPr>
          <w:color w:val="auto"/>
          <w:sz w:val="24"/>
          <w:szCs w:val="24"/>
        </w:rPr>
        <w:instrText xml:space="preserve"> SEQ Tabla \* ARABIC </w:instrText>
      </w:r>
      <w:r w:rsidRPr="00D36E1B">
        <w:rPr>
          <w:color w:val="auto"/>
          <w:sz w:val="24"/>
          <w:szCs w:val="24"/>
        </w:rPr>
        <w:fldChar w:fldCharType="separate"/>
      </w:r>
      <w:r w:rsidR="00272653">
        <w:rPr>
          <w:noProof/>
          <w:color w:val="auto"/>
          <w:sz w:val="24"/>
          <w:szCs w:val="24"/>
        </w:rPr>
        <w:t>17</w:t>
      </w:r>
      <w:r w:rsidRPr="00D36E1B">
        <w:rPr>
          <w:color w:val="auto"/>
          <w:sz w:val="24"/>
          <w:szCs w:val="24"/>
        </w:rPr>
        <w:fldChar w:fldCharType="end"/>
      </w:r>
      <w:r w:rsidRPr="00D36E1B">
        <w:rPr>
          <w:color w:val="auto"/>
          <w:sz w:val="24"/>
          <w:szCs w:val="24"/>
        </w:rPr>
        <w:t>. Duración estimada de las tareas 3.3 y 3.4 (CU16 y CU10) del equipo de desarrollo.</w:t>
      </w:r>
      <w:bookmarkEnd w:id="63"/>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36E1B">
        <w:tc>
          <w:tcPr>
            <w:tcW w:w="620"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36E1B">
        <w:tc>
          <w:tcPr>
            <w:tcW w:w="620"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60628DB4" w:rsidR="00EC7CA5" w:rsidRDefault="00EC7CA5" w:rsidP="00525E5E">
            <w:pPr>
              <w:numPr>
                <w:ilvl w:val="0"/>
                <w:numId w:val="76"/>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4D632CE2" w14:textId="7705A449" w:rsidR="00D36E1B" w:rsidRPr="00D36E1B" w:rsidRDefault="00D36E1B" w:rsidP="00B25593">
      <w:pPr>
        <w:ind w:firstLine="0"/>
        <w:rPr>
          <w:rFonts w:eastAsia="Times New Roman" w:cs="Times New Roman"/>
          <w:bCs/>
          <w:sz w:val="20"/>
          <w:szCs w:val="20"/>
        </w:rPr>
      </w:pPr>
      <w:r w:rsidRPr="00D36E1B">
        <w:rPr>
          <w:rFonts w:eastAsia="Times New Roman" w:cs="Times New Roman"/>
          <w:bCs/>
          <w:i/>
          <w:iCs/>
          <w:sz w:val="20"/>
          <w:szCs w:val="20"/>
        </w:rPr>
        <w:t xml:space="preserve">Nota: </w:t>
      </w:r>
      <w:r w:rsidRPr="00D36E1B">
        <w:rPr>
          <w:rFonts w:eastAsia="Times New Roman" w:cs="Times New Roman"/>
          <w:bCs/>
          <w:sz w:val="20"/>
          <w:szCs w:val="20"/>
        </w:rPr>
        <w:t>Elaboración propia.</w:t>
      </w:r>
    </w:p>
    <w:p w14:paraId="5111DF45" w14:textId="44215268"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Nombre CU06: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Nombre CU07: Crear categoría (tabla parámetro)</w:t>
      </w:r>
    </w:p>
    <w:p w14:paraId="4B50D3A8" w14:textId="50BC6AAC" w:rsidR="00C24DFB" w:rsidRPr="00C24DFB" w:rsidRDefault="00C24DFB" w:rsidP="00C24DFB">
      <w:pPr>
        <w:pStyle w:val="Descripcin"/>
        <w:keepNext/>
        <w:ind w:firstLine="0"/>
        <w:rPr>
          <w:color w:val="auto"/>
          <w:sz w:val="24"/>
          <w:szCs w:val="24"/>
        </w:rPr>
      </w:pPr>
      <w:bookmarkStart w:id="64" w:name="_Toc47023263"/>
      <w:r w:rsidRPr="00C24DFB">
        <w:rPr>
          <w:color w:val="auto"/>
          <w:sz w:val="24"/>
          <w:szCs w:val="24"/>
        </w:rPr>
        <w:t xml:space="preserve">Tabla </w:t>
      </w:r>
      <w:r w:rsidRPr="00C24DFB">
        <w:rPr>
          <w:color w:val="auto"/>
          <w:sz w:val="24"/>
          <w:szCs w:val="24"/>
        </w:rPr>
        <w:fldChar w:fldCharType="begin"/>
      </w:r>
      <w:r w:rsidRPr="00C24DFB">
        <w:rPr>
          <w:color w:val="auto"/>
          <w:sz w:val="24"/>
          <w:szCs w:val="24"/>
        </w:rPr>
        <w:instrText xml:space="preserve"> SEQ Tabla \* ARABIC </w:instrText>
      </w:r>
      <w:r w:rsidRPr="00C24DFB">
        <w:rPr>
          <w:color w:val="auto"/>
          <w:sz w:val="24"/>
          <w:szCs w:val="24"/>
        </w:rPr>
        <w:fldChar w:fldCharType="separate"/>
      </w:r>
      <w:r w:rsidR="00272653">
        <w:rPr>
          <w:noProof/>
          <w:color w:val="auto"/>
          <w:sz w:val="24"/>
          <w:szCs w:val="24"/>
        </w:rPr>
        <w:t>18</w:t>
      </w:r>
      <w:r w:rsidRPr="00C24DFB">
        <w:rPr>
          <w:color w:val="auto"/>
          <w:sz w:val="24"/>
          <w:szCs w:val="24"/>
        </w:rPr>
        <w:fldChar w:fldCharType="end"/>
      </w:r>
      <w:r w:rsidRPr="00C24DFB">
        <w:rPr>
          <w:color w:val="auto"/>
          <w:sz w:val="24"/>
          <w:szCs w:val="24"/>
        </w:rPr>
        <w:t>. Duración estimada de las tareas 3.3 y 3.4 (CU06 y CU07) del equipo de desarrollo.</w:t>
      </w:r>
      <w:bookmarkEnd w:id="64"/>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C24DFB">
        <w:tc>
          <w:tcPr>
            <w:tcW w:w="620"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C24DFB">
        <w:tc>
          <w:tcPr>
            <w:tcW w:w="620"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03C03B4E"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0AFD79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194F1B31" w14:textId="1E91CA6F" w:rsidR="00EC7CA5" w:rsidRDefault="00EC7CA5" w:rsidP="00525E5E">
            <w:pPr>
              <w:numPr>
                <w:ilvl w:val="0"/>
                <w:numId w:val="77"/>
              </w:numPr>
              <w:jc w:val="left"/>
              <w:rPr>
                <w:rFonts w:eastAsia="Times New Roman" w:cs="Times New Roman"/>
                <w:szCs w:val="24"/>
              </w:rPr>
            </w:pPr>
            <w:r>
              <w:rPr>
                <w:rFonts w:eastAsia="Times New Roman" w:cs="Times New Roman"/>
                <w:szCs w:val="24"/>
              </w:rPr>
              <w:t xml:space="preserve">Refinamiento de acuerdo </w:t>
            </w:r>
            <w:r w:rsidR="00CC2842">
              <w:rPr>
                <w:rFonts w:eastAsia="Times New Roman" w:cs="Times New Roman"/>
                <w:szCs w:val="24"/>
              </w:rPr>
              <w:t>con</w:t>
            </w:r>
            <w:r>
              <w:rPr>
                <w:rFonts w:eastAsia="Times New Roman" w:cs="Times New Roman"/>
                <w:szCs w:val="24"/>
              </w:rPr>
              <w:t xml:space="preserve">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3BC941C5" w14:textId="1B29454D" w:rsidR="002B358C" w:rsidRPr="002B358C" w:rsidRDefault="002B358C" w:rsidP="00D47333">
      <w:pPr>
        <w:ind w:firstLine="0"/>
        <w:rPr>
          <w:rFonts w:eastAsia="Times New Roman" w:cs="Times New Roman"/>
          <w:bCs/>
          <w:sz w:val="20"/>
          <w:szCs w:val="20"/>
        </w:rPr>
      </w:pPr>
      <w:r w:rsidRPr="002B358C">
        <w:rPr>
          <w:rFonts w:eastAsia="Times New Roman" w:cs="Times New Roman"/>
          <w:bCs/>
          <w:i/>
          <w:iCs/>
          <w:sz w:val="20"/>
          <w:szCs w:val="20"/>
        </w:rPr>
        <w:t xml:space="preserve">Nota: </w:t>
      </w:r>
      <w:r w:rsidRPr="002B358C">
        <w:rPr>
          <w:rFonts w:eastAsia="Times New Roman" w:cs="Times New Roman"/>
          <w:bCs/>
          <w:sz w:val="20"/>
          <w:szCs w:val="20"/>
        </w:rPr>
        <w:t>Elaboración propia.</w:t>
      </w:r>
    </w:p>
    <w:p w14:paraId="60B9A979" w14:textId="0610563E"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t>Nombre CU05: Crear estación (tabla parámetro)</w:t>
      </w:r>
    </w:p>
    <w:p w14:paraId="0A870ED4" w14:textId="225B8012" w:rsidR="002F6701" w:rsidRPr="002F6701" w:rsidRDefault="002F6701" w:rsidP="002F6701">
      <w:pPr>
        <w:pStyle w:val="Descripcin"/>
        <w:keepNext/>
        <w:ind w:firstLine="0"/>
        <w:rPr>
          <w:color w:val="auto"/>
          <w:sz w:val="24"/>
          <w:szCs w:val="24"/>
        </w:rPr>
      </w:pPr>
      <w:bookmarkStart w:id="65" w:name="_Toc47023264"/>
      <w:r w:rsidRPr="002F6701">
        <w:rPr>
          <w:color w:val="auto"/>
          <w:sz w:val="24"/>
          <w:szCs w:val="24"/>
        </w:rPr>
        <w:t xml:space="preserve">Tabla </w:t>
      </w:r>
      <w:r w:rsidRPr="002F6701">
        <w:rPr>
          <w:color w:val="auto"/>
          <w:sz w:val="24"/>
          <w:szCs w:val="24"/>
        </w:rPr>
        <w:fldChar w:fldCharType="begin"/>
      </w:r>
      <w:r w:rsidRPr="002F6701">
        <w:rPr>
          <w:color w:val="auto"/>
          <w:sz w:val="24"/>
          <w:szCs w:val="24"/>
        </w:rPr>
        <w:instrText xml:space="preserve"> SEQ Tabla \* ARABIC </w:instrText>
      </w:r>
      <w:r w:rsidRPr="002F6701">
        <w:rPr>
          <w:color w:val="auto"/>
          <w:sz w:val="24"/>
          <w:szCs w:val="24"/>
        </w:rPr>
        <w:fldChar w:fldCharType="separate"/>
      </w:r>
      <w:r w:rsidR="00272653">
        <w:rPr>
          <w:noProof/>
          <w:color w:val="auto"/>
          <w:sz w:val="24"/>
          <w:szCs w:val="24"/>
        </w:rPr>
        <w:t>19</w:t>
      </w:r>
      <w:r w:rsidRPr="002F6701">
        <w:rPr>
          <w:color w:val="auto"/>
          <w:sz w:val="24"/>
          <w:szCs w:val="24"/>
        </w:rPr>
        <w:fldChar w:fldCharType="end"/>
      </w:r>
      <w:r w:rsidRPr="002F6701">
        <w:rPr>
          <w:color w:val="auto"/>
          <w:sz w:val="24"/>
          <w:szCs w:val="24"/>
        </w:rPr>
        <w:t>. Duración estimada de las tareas 3.3 y 3.4 (CU05) del equipo de desarrollo.</w:t>
      </w:r>
      <w:bookmarkEnd w:id="65"/>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2F6701">
        <w:tc>
          <w:tcPr>
            <w:tcW w:w="620"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2F6701">
        <w:tc>
          <w:tcPr>
            <w:tcW w:w="620"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00A40BE4" w:rsidR="00EC7CA5" w:rsidRDefault="00EC7CA5" w:rsidP="00525E5E">
            <w:pPr>
              <w:numPr>
                <w:ilvl w:val="0"/>
                <w:numId w:val="78"/>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69604A6B" w14:textId="41A7C06F" w:rsidR="002F6701" w:rsidRPr="002F6701" w:rsidRDefault="002F6701" w:rsidP="00D47333">
      <w:pPr>
        <w:ind w:firstLine="0"/>
        <w:rPr>
          <w:rFonts w:eastAsia="Times New Roman" w:cs="Times New Roman"/>
          <w:bCs/>
          <w:sz w:val="20"/>
          <w:szCs w:val="20"/>
        </w:rPr>
      </w:pPr>
      <w:r w:rsidRPr="002F6701">
        <w:rPr>
          <w:rFonts w:eastAsia="Times New Roman" w:cs="Times New Roman"/>
          <w:bCs/>
          <w:i/>
          <w:iCs/>
          <w:sz w:val="20"/>
          <w:szCs w:val="20"/>
        </w:rPr>
        <w:t xml:space="preserve">Nota: </w:t>
      </w:r>
      <w:r w:rsidRPr="002F6701">
        <w:rPr>
          <w:rFonts w:eastAsia="Times New Roman" w:cs="Times New Roman"/>
          <w:bCs/>
          <w:sz w:val="20"/>
          <w:szCs w:val="20"/>
        </w:rPr>
        <w:t>Elaboración propia.</w:t>
      </w:r>
    </w:p>
    <w:p w14:paraId="28458DF9" w14:textId="5EEA9B9A"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Nombre CU01: Conectar con estación FTP</w:t>
      </w:r>
    </w:p>
    <w:p w14:paraId="19D4A35F" w14:textId="0DEF08C3" w:rsidR="00E86C69" w:rsidRPr="00E86C69" w:rsidRDefault="00E86C69" w:rsidP="00E86C69">
      <w:pPr>
        <w:pStyle w:val="Descripcin"/>
        <w:keepNext/>
        <w:ind w:firstLine="0"/>
        <w:rPr>
          <w:color w:val="auto"/>
          <w:sz w:val="24"/>
          <w:szCs w:val="24"/>
        </w:rPr>
      </w:pPr>
      <w:bookmarkStart w:id="66" w:name="_Toc47023265"/>
      <w:r w:rsidRPr="00E86C69">
        <w:rPr>
          <w:color w:val="auto"/>
          <w:sz w:val="24"/>
          <w:szCs w:val="24"/>
        </w:rPr>
        <w:t xml:space="preserve">Tabla </w:t>
      </w:r>
      <w:r w:rsidRPr="00E86C69">
        <w:rPr>
          <w:color w:val="auto"/>
          <w:sz w:val="24"/>
          <w:szCs w:val="24"/>
        </w:rPr>
        <w:fldChar w:fldCharType="begin"/>
      </w:r>
      <w:r w:rsidRPr="00E86C69">
        <w:rPr>
          <w:color w:val="auto"/>
          <w:sz w:val="24"/>
          <w:szCs w:val="24"/>
        </w:rPr>
        <w:instrText xml:space="preserve"> SEQ Tabla \* ARABIC </w:instrText>
      </w:r>
      <w:r w:rsidRPr="00E86C69">
        <w:rPr>
          <w:color w:val="auto"/>
          <w:sz w:val="24"/>
          <w:szCs w:val="24"/>
        </w:rPr>
        <w:fldChar w:fldCharType="separate"/>
      </w:r>
      <w:r w:rsidR="00272653">
        <w:rPr>
          <w:noProof/>
          <w:color w:val="auto"/>
          <w:sz w:val="24"/>
          <w:szCs w:val="24"/>
        </w:rPr>
        <w:t>20</w:t>
      </w:r>
      <w:r w:rsidRPr="00E86C69">
        <w:rPr>
          <w:color w:val="auto"/>
          <w:sz w:val="24"/>
          <w:szCs w:val="24"/>
        </w:rPr>
        <w:fldChar w:fldCharType="end"/>
      </w:r>
      <w:r w:rsidRPr="00E86C69">
        <w:rPr>
          <w:color w:val="auto"/>
          <w:sz w:val="24"/>
          <w:szCs w:val="24"/>
        </w:rPr>
        <w:t>. Duración estimada de las tareas 3.3 y 3.4 (CU01) del equipo de desarrollo.</w:t>
      </w:r>
      <w:bookmarkEnd w:id="66"/>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E86C69">
        <w:tc>
          <w:tcPr>
            <w:tcW w:w="620"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E86C69">
        <w:tc>
          <w:tcPr>
            <w:tcW w:w="620"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31176947" w:rsidR="00EC7CA5" w:rsidRDefault="00EC7CA5" w:rsidP="00525E5E">
            <w:pPr>
              <w:numPr>
                <w:ilvl w:val="0"/>
                <w:numId w:val="79"/>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6B44D617" w14:textId="3EFE9528" w:rsidR="00E86C69" w:rsidRPr="00E86C69" w:rsidRDefault="00E86C69" w:rsidP="00D47333">
      <w:pPr>
        <w:ind w:firstLine="0"/>
        <w:rPr>
          <w:rFonts w:eastAsia="Times New Roman" w:cs="Times New Roman"/>
          <w:bCs/>
          <w:sz w:val="20"/>
          <w:szCs w:val="20"/>
        </w:rPr>
      </w:pPr>
      <w:r w:rsidRPr="00E86C69">
        <w:rPr>
          <w:rFonts w:eastAsia="Times New Roman" w:cs="Times New Roman"/>
          <w:bCs/>
          <w:i/>
          <w:iCs/>
          <w:sz w:val="20"/>
          <w:szCs w:val="20"/>
        </w:rPr>
        <w:t xml:space="preserve">Nota: </w:t>
      </w:r>
      <w:r w:rsidRPr="00E86C69">
        <w:rPr>
          <w:rFonts w:eastAsia="Times New Roman" w:cs="Times New Roman"/>
          <w:bCs/>
          <w:sz w:val="20"/>
          <w:szCs w:val="20"/>
        </w:rPr>
        <w:t>Elaboración propia.</w:t>
      </w:r>
    </w:p>
    <w:p w14:paraId="32C9A964" w14:textId="641A97F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lastRenderedPageBreak/>
        <w:t>Nombre CU09: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Nombre CU11: Crear base de tiempo (tabla parámetro)</w:t>
      </w:r>
    </w:p>
    <w:p w14:paraId="36A0EA04" w14:textId="221BB7BF" w:rsidR="004F0D6A" w:rsidRPr="004F0D6A" w:rsidRDefault="004F0D6A" w:rsidP="004F0D6A">
      <w:pPr>
        <w:pStyle w:val="Descripcin"/>
        <w:keepNext/>
        <w:ind w:firstLine="0"/>
        <w:rPr>
          <w:color w:val="auto"/>
          <w:sz w:val="24"/>
          <w:szCs w:val="24"/>
        </w:rPr>
      </w:pPr>
      <w:bookmarkStart w:id="67" w:name="_Toc47023266"/>
      <w:r w:rsidRPr="004F0D6A">
        <w:rPr>
          <w:color w:val="auto"/>
          <w:sz w:val="24"/>
          <w:szCs w:val="24"/>
        </w:rPr>
        <w:t xml:space="preserve">Tabla </w:t>
      </w:r>
      <w:r w:rsidRPr="004F0D6A">
        <w:rPr>
          <w:color w:val="auto"/>
          <w:sz w:val="24"/>
          <w:szCs w:val="24"/>
        </w:rPr>
        <w:fldChar w:fldCharType="begin"/>
      </w:r>
      <w:r w:rsidRPr="004F0D6A">
        <w:rPr>
          <w:color w:val="auto"/>
          <w:sz w:val="24"/>
          <w:szCs w:val="24"/>
        </w:rPr>
        <w:instrText xml:space="preserve"> SEQ Tabla \* ARABIC </w:instrText>
      </w:r>
      <w:r w:rsidRPr="004F0D6A">
        <w:rPr>
          <w:color w:val="auto"/>
          <w:sz w:val="24"/>
          <w:szCs w:val="24"/>
        </w:rPr>
        <w:fldChar w:fldCharType="separate"/>
      </w:r>
      <w:r w:rsidR="00272653">
        <w:rPr>
          <w:noProof/>
          <w:color w:val="auto"/>
          <w:sz w:val="24"/>
          <w:szCs w:val="24"/>
        </w:rPr>
        <w:t>21</w:t>
      </w:r>
      <w:r w:rsidRPr="004F0D6A">
        <w:rPr>
          <w:color w:val="auto"/>
          <w:sz w:val="24"/>
          <w:szCs w:val="24"/>
        </w:rPr>
        <w:fldChar w:fldCharType="end"/>
      </w:r>
      <w:r w:rsidRPr="004F0D6A">
        <w:rPr>
          <w:color w:val="auto"/>
          <w:sz w:val="24"/>
          <w:szCs w:val="24"/>
        </w:rPr>
        <w:t>. Duración estimada de las tareas 3.3 y 3.4 (CU09 y CU11) del equipo de desarrollo.</w:t>
      </w:r>
      <w:bookmarkEnd w:id="67"/>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4F0D6A">
        <w:tc>
          <w:tcPr>
            <w:tcW w:w="620"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4F0D6A">
        <w:tc>
          <w:tcPr>
            <w:tcW w:w="620"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1BC875BA" w:rsidR="00EC7CA5" w:rsidRDefault="00EC7CA5" w:rsidP="00525E5E">
            <w:pPr>
              <w:numPr>
                <w:ilvl w:val="0"/>
                <w:numId w:val="80"/>
              </w:numPr>
              <w:jc w:val="left"/>
              <w:rPr>
                <w:rFonts w:eastAsia="Times New Roman" w:cs="Times New Roman"/>
                <w:szCs w:val="24"/>
              </w:rPr>
            </w:pPr>
            <w:r>
              <w:rPr>
                <w:rFonts w:eastAsia="Times New Roman" w:cs="Times New Roman"/>
                <w:szCs w:val="24"/>
              </w:rPr>
              <w:t xml:space="preserve">Refinamiento </w:t>
            </w:r>
            <w:r w:rsidR="008360D1">
              <w:rPr>
                <w:rFonts w:eastAsia="Times New Roman" w:cs="Times New Roman"/>
                <w:szCs w:val="24"/>
              </w:rPr>
              <w:t>de acuerdo con</w:t>
            </w:r>
            <w:r>
              <w:rPr>
                <w:rFonts w:eastAsia="Times New Roman" w:cs="Times New Roman"/>
                <w:szCs w:val="24"/>
              </w:rPr>
              <w:t xml:space="preserve">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0DDA9C04" w14:textId="77777777" w:rsidR="004F0D6A" w:rsidRDefault="004F0D6A" w:rsidP="004F0D6A">
      <w:pPr>
        <w:spacing w:line="240" w:lineRule="auto"/>
        <w:ind w:firstLine="0"/>
        <w:rPr>
          <w:rFonts w:eastAsia="Times New Roman" w:cs="Times New Roman"/>
          <w:bCs/>
          <w:i/>
          <w:iCs/>
          <w:szCs w:val="24"/>
        </w:rPr>
      </w:pPr>
    </w:p>
    <w:p w14:paraId="7E1B2A21" w14:textId="21A33951" w:rsidR="004F0D6A" w:rsidRPr="004F0D6A" w:rsidRDefault="004F0D6A" w:rsidP="00D47333">
      <w:pPr>
        <w:ind w:firstLine="0"/>
        <w:rPr>
          <w:rFonts w:eastAsia="Times New Roman" w:cs="Times New Roman"/>
          <w:bCs/>
          <w:sz w:val="20"/>
          <w:szCs w:val="20"/>
        </w:rPr>
      </w:pPr>
      <w:r w:rsidRPr="004F0D6A">
        <w:rPr>
          <w:rFonts w:eastAsia="Times New Roman" w:cs="Times New Roman"/>
          <w:bCs/>
          <w:i/>
          <w:iCs/>
          <w:sz w:val="20"/>
          <w:szCs w:val="20"/>
        </w:rPr>
        <w:t xml:space="preserve">Nota: </w:t>
      </w:r>
      <w:r w:rsidRPr="004F0D6A">
        <w:rPr>
          <w:rFonts w:eastAsia="Times New Roman" w:cs="Times New Roman"/>
          <w:bCs/>
          <w:sz w:val="20"/>
          <w:szCs w:val="20"/>
        </w:rPr>
        <w:t>Elaboración propia.</w:t>
      </w:r>
    </w:p>
    <w:p w14:paraId="364A2C4E" w14:textId="57451277"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CU04: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CU08: Crear ciudad (tabla parámetro)</w:t>
      </w:r>
    </w:p>
    <w:p w14:paraId="289493A5" w14:textId="289D7FAA" w:rsidR="00BB6C2C" w:rsidRPr="00BB6C2C" w:rsidRDefault="00BB6C2C" w:rsidP="00BB6C2C">
      <w:pPr>
        <w:pStyle w:val="Descripcin"/>
        <w:keepNext/>
        <w:ind w:firstLine="0"/>
        <w:rPr>
          <w:color w:val="auto"/>
          <w:sz w:val="24"/>
          <w:szCs w:val="24"/>
        </w:rPr>
      </w:pPr>
      <w:bookmarkStart w:id="68" w:name="_Toc47023267"/>
      <w:r w:rsidRPr="00BB6C2C">
        <w:rPr>
          <w:color w:val="auto"/>
          <w:sz w:val="24"/>
          <w:szCs w:val="24"/>
        </w:rPr>
        <w:t xml:space="preserve">Tabla </w:t>
      </w:r>
      <w:r w:rsidRPr="00BB6C2C">
        <w:rPr>
          <w:color w:val="auto"/>
          <w:sz w:val="24"/>
          <w:szCs w:val="24"/>
        </w:rPr>
        <w:fldChar w:fldCharType="begin"/>
      </w:r>
      <w:r w:rsidRPr="00BB6C2C">
        <w:rPr>
          <w:color w:val="auto"/>
          <w:sz w:val="24"/>
          <w:szCs w:val="24"/>
        </w:rPr>
        <w:instrText xml:space="preserve"> SEQ Tabla \* ARABIC </w:instrText>
      </w:r>
      <w:r w:rsidRPr="00BB6C2C">
        <w:rPr>
          <w:color w:val="auto"/>
          <w:sz w:val="24"/>
          <w:szCs w:val="24"/>
        </w:rPr>
        <w:fldChar w:fldCharType="separate"/>
      </w:r>
      <w:r w:rsidR="00272653">
        <w:rPr>
          <w:noProof/>
          <w:color w:val="auto"/>
          <w:sz w:val="24"/>
          <w:szCs w:val="24"/>
        </w:rPr>
        <w:t>22</w:t>
      </w:r>
      <w:r w:rsidRPr="00BB6C2C">
        <w:rPr>
          <w:color w:val="auto"/>
          <w:sz w:val="24"/>
          <w:szCs w:val="24"/>
        </w:rPr>
        <w:fldChar w:fldCharType="end"/>
      </w:r>
      <w:r w:rsidRPr="00BB6C2C">
        <w:rPr>
          <w:color w:val="auto"/>
          <w:sz w:val="24"/>
          <w:szCs w:val="24"/>
        </w:rPr>
        <w:t>. Duración estimada de las tareas 1.1 - 4.1 (CU04 y CU08) del equipo de calidad.</w:t>
      </w:r>
      <w:bookmarkEnd w:id="68"/>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BB6C2C">
        <w:trPr>
          <w:gridAfter w:val="1"/>
          <w:wAfter w:w="9" w:type="dxa"/>
          <w:trHeight w:val="167"/>
        </w:trPr>
        <w:tc>
          <w:tcPr>
            <w:tcW w:w="62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BB6C2C">
        <w:trPr>
          <w:gridAfter w:val="1"/>
          <w:wAfter w:w="9" w:type="dxa"/>
          <w:trHeight w:val="324"/>
        </w:trPr>
        <w:tc>
          <w:tcPr>
            <w:tcW w:w="620" w:type="dxa"/>
          </w:tcPr>
          <w:p w14:paraId="69DA4188" w14:textId="77777777" w:rsidR="00EC7CA5" w:rsidRDefault="00EC7CA5" w:rsidP="00B73A68">
            <w:pPr>
              <w:spacing w:line="240" w:lineRule="auto"/>
              <w:ind w:firstLine="0"/>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13C27FC4"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r w:rsidR="00B50177">
              <w:rPr>
                <w:rFonts w:eastAsia="Times New Roman" w:cs="Times New Roman"/>
                <w:szCs w:val="24"/>
                <w:lang w:val="es-MX"/>
              </w:rPr>
              <w:t>.</w:t>
            </w:r>
          </w:p>
          <w:p w14:paraId="27AC2C17" w14:textId="77777777" w:rsidR="00B50177" w:rsidRPr="005721D7" w:rsidRDefault="00B50177" w:rsidP="00B50177">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40DFD84A" w14:textId="77777777" w:rsidR="00B50177" w:rsidRDefault="00B50177" w:rsidP="00B50177">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25F39024" w14:textId="304A01F1" w:rsidR="00B50177" w:rsidRPr="00B50177" w:rsidRDefault="00B50177" w:rsidP="00B50177">
            <w:pPr>
              <w:pStyle w:val="Prrafodelista"/>
              <w:numPr>
                <w:ilvl w:val="0"/>
                <w:numId w:val="117"/>
              </w:numPr>
              <w:spacing w:after="160" w:line="240" w:lineRule="auto"/>
              <w:jc w:val="left"/>
              <w:rPr>
                <w:rFonts w:eastAsia="Times New Roman" w:cs="Times New Roman"/>
                <w:szCs w:val="24"/>
                <w:lang w:val="es-MX"/>
              </w:rPr>
            </w:pPr>
            <w:r w:rsidRPr="00B50177">
              <w:rPr>
                <w:rFonts w:eastAsia="Times New Roman" w:cs="Times New Roman"/>
                <w:szCs w:val="24"/>
                <w:lang w:val="es-MX"/>
              </w:rPr>
              <w:t>Tipos de pruebas</w:t>
            </w:r>
            <w:r>
              <w:rPr>
                <w:rFonts w:eastAsia="Times New Roman" w:cs="Times New Roman"/>
                <w:szCs w:val="24"/>
                <w:lang w:val="es-MX"/>
              </w:rPr>
              <w:t>.</w:t>
            </w:r>
            <w:r w:rsidRPr="00B50177">
              <w:rPr>
                <w:rFonts w:eastAsia="Times New Roman" w:cs="Times New Roman"/>
                <w:szCs w:val="24"/>
                <w:lang w:val="es-MX"/>
              </w:rPr>
              <w:t xml:space="preserve">           </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BB6C2C">
        <w:trPr>
          <w:trHeight w:val="624"/>
        </w:trPr>
        <w:tc>
          <w:tcPr>
            <w:tcW w:w="62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lastRenderedPageBreak/>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BB6C2C">
        <w:trPr>
          <w:trHeight w:val="348"/>
        </w:trPr>
        <w:tc>
          <w:tcPr>
            <w:tcW w:w="62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BB6C2C">
        <w:trPr>
          <w:trHeight w:val="396"/>
        </w:trPr>
        <w:tc>
          <w:tcPr>
            <w:tcW w:w="62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5B65D8F3" w14:textId="2A81E86D" w:rsidR="00BB6C2C" w:rsidRPr="00BB6C2C" w:rsidRDefault="00BB6C2C" w:rsidP="00D47333">
      <w:pPr>
        <w:ind w:firstLine="0"/>
        <w:rPr>
          <w:rFonts w:eastAsia="Times New Roman" w:cs="Times New Roman"/>
          <w:bCs/>
          <w:sz w:val="20"/>
          <w:szCs w:val="20"/>
        </w:rPr>
      </w:pPr>
      <w:r w:rsidRPr="00BB6C2C">
        <w:rPr>
          <w:rFonts w:eastAsia="Times New Roman" w:cs="Times New Roman"/>
          <w:bCs/>
          <w:i/>
          <w:iCs/>
          <w:sz w:val="20"/>
          <w:szCs w:val="20"/>
        </w:rPr>
        <w:t xml:space="preserve">Nota: </w:t>
      </w:r>
      <w:r w:rsidRPr="00BB6C2C">
        <w:rPr>
          <w:rFonts w:eastAsia="Times New Roman" w:cs="Times New Roman"/>
          <w:bCs/>
          <w:sz w:val="20"/>
          <w:szCs w:val="20"/>
        </w:rPr>
        <w:t>Elaboración propia.</w:t>
      </w:r>
    </w:p>
    <w:p w14:paraId="403375B4" w14:textId="54EB2135"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CU16: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Nombre CU10: Crear alerta (tabla parámetro)</w:t>
      </w:r>
    </w:p>
    <w:p w14:paraId="3B1569CB" w14:textId="47C4A4C6" w:rsidR="006868D2" w:rsidRPr="006868D2" w:rsidRDefault="006868D2" w:rsidP="006868D2">
      <w:pPr>
        <w:pStyle w:val="Descripcin"/>
        <w:keepNext/>
        <w:ind w:firstLine="0"/>
        <w:rPr>
          <w:color w:val="auto"/>
          <w:sz w:val="24"/>
          <w:szCs w:val="24"/>
        </w:rPr>
      </w:pPr>
      <w:bookmarkStart w:id="69" w:name="_Toc47023268"/>
      <w:r w:rsidRPr="006868D2">
        <w:rPr>
          <w:color w:val="auto"/>
          <w:sz w:val="24"/>
          <w:szCs w:val="24"/>
        </w:rPr>
        <w:t xml:space="preserve">Tabla </w:t>
      </w:r>
      <w:r w:rsidRPr="006868D2">
        <w:rPr>
          <w:color w:val="auto"/>
          <w:sz w:val="24"/>
          <w:szCs w:val="24"/>
        </w:rPr>
        <w:fldChar w:fldCharType="begin"/>
      </w:r>
      <w:r w:rsidRPr="006868D2">
        <w:rPr>
          <w:color w:val="auto"/>
          <w:sz w:val="24"/>
          <w:szCs w:val="24"/>
        </w:rPr>
        <w:instrText xml:space="preserve"> SEQ Tabla \* ARABIC </w:instrText>
      </w:r>
      <w:r w:rsidRPr="006868D2">
        <w:rPr>
          <w:color w:val="auto"/>
          <w:sz w:val="24"/>
          <w:szCs w:val="24"/>
        </w:rPr>
        <w:fldChar w:fldCharType="separate"/>
      </w:r>
      <w:r w:rsidR="00272653">
        <w:rPr>
          <w:noProof/>
          <w:color w:val="auto"/>
          <w:sz w:val="24"/>
          <w:szCs w:val="24"/>
        </w:rPr>
        <w:t>23</w:t>
      </w:r>
      <w:r w:rsidRPr="006868D2">
        <w:rPr>
          <w:color w:val="auto"/>
          <w:sz w:val="24"/>
          <w:szCs w:val="24"/>
        </w:rPr>
        <w:fldChar w:fldCharType="end"/>
      </w:r>
      <w:r w:rsidRPr="006868D2">
        <w:rPr>
          <w:color w:val="auto"/>
          <w:sz w:val="24"/>
          <w:szCs w:val="24"/>
        </w:rPr>
        <w:t>. Duración estimada de las tareas 1.1 - 4.1 (CU16 y CU10) del equipo de calidad.</w:t>
      </w:r>
      <w:bookmarkEnd w:id="69"/>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Obj: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1EC53920"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lastRenderedPageBreak/>
              <w:t xml:space="preserve">Fase 2: Preparación de pruebas según las características de la ISO/IEC 25010(adecuación funcional, eficiencia de desempeño, usabilidad, </w:t>
            </w:r>
            <w:r>
              <w:rPr>
                <w:rFonts w:eastAsia="Times New Roman" w:cs="Times New Roman"/>
                <w:b/>
                <w:szCs w:val="24"/>
                <w:lang w:val="es-MX"/>
              </w:rPr>
              <w:lastRenderedPageBreak/>
              <w:t>seguridad y mantenibilidad) 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591CC29A" w14:textId="77777777" w:rsidR="00C1521D"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4: Finalización de pruebas </w:t>
            </w:r>
          </w:p>
          <w:p w14:paraId="797B262D" w14:textId="0F2D54D9" w:rsidR="00EC7CA5" w:rsidRDefault="00EC7CA5" w:rsidP="00C1521D">
            <w:pPr>
              <w:spacing w:line="240" w:lineRule="auto"/>
              <w:ind w:firstLine="0"/>
              <w:jc w:val="left"/>
              <w:rPr>
                <w:rFonts w:eastAsia="Times New Roman" w:cs="Times New Roman"/>
                <w:b/>
                <w:szCs w:val="24"/>
                <w:lang w:val="es-MX"/>
              </w:rPr>
            </w:pPr>
            <w:r>
              <w:rPr>
                <w:rFonts w:eastAsia="Times New Roman" w:cs="Times New Roman"/>
                <w:b/>
                <w:szCs w:val="24"/>
                <w:lang w:val="es-MX"/>
              </w:rPr>
              <w:t>Obj:</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05B38D47" w14:textId="322EA7F3" w:rsidR="006868D2" w:rsidRPr="006868D2" w:rsidRDefault="006868D2" w:rsidP="00E16B05">
      <w:pPr>
        <w:ind w:firstLine="0"/>
        <w:rPr>
          <w:rFonts w:eastAsia="Times New Roman" w:cs="Times New Roman"/>
          <w:bCs/>
          <w:sz w:val="20"/>
          <w:szCs w:val="20"/>
          <w:lang w:val="es-MX"/>
        </w:rPr>
      </w:pPr>
      <w:r w:rsidRPr="006868D2">
        <w:rPr>
          <w:rFonts w:eastAsia="Times New Roman" w:cs="Times New Roman"/>
          <w:bCs/>
          <w:i/>
          <w:iCs/>
          <w:sz w:val="20"/>
          <w:szCs w:val="20"/>
          <w:lang w:val="es-MX"/>
        </w:rPr>
        <w:t xml:space="preserve">Nota: </w:t>
      </w:r>
      <w:r w:rsidRPr="006868D2">
        <w:rPr>
          <w:rFonts w:eastAsia="Times New Roman" w:cs="Times New Roman"/>
          <w:bCs/>
          <w:sz w:val="20"/>
          <w:szCs w:val="20"/>
          <w:lang w:val="es-MX"/>
        </w:rPr>
        <w:t>Elaboración propia.</w:t>
      </w:r>
    </w:p>
    <w:p w14:paraId="3F2336A3" w14:textId="5E9E9B2A"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CU06: Crear organización (tabla parámetro)</w:t>
      </w:r>
    </w:p>
    <w:p w14:paraId="72449EFB" w14:textId="7322CB37"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CU07: Crear categoría (tabla parámetro)</w:t>
      </w:r>
    </w:p>
    <w:p w14:paraId="18DAE223" w14:textId="6BCF6EF4" w:rsidR="00AF6C35" w:rsidRPr="00AF6C35" w:rsidRDefault="00AF6C35" w:rsidP="00AF6C35">
      <w:pPr>
        <w:pStyle w:val="Descripcin"/>
        <w:rPr>
          <w:rFonts w:eastAsia="Times New Roman" w:cs="Times New Roman"/>
          <w:b/>
          <w:sz w:val="24"/>
          <w:szCs w:val="24"/>
          <w:lang w:val="es-MX"/>
        </w:rPr>
      </w:pPr>
      <w:bookmarkStart w:id="70" w:name="_Toc47023269"/>
      <w:r w:rsidRPr="00AF6C35">
        <w:rPr>
          <w:color w:val="auto"/>
          <w:sz w:val="24"/>
          <w:szCs w:val="24"/>
        </w:rPr>
        <w:t xml:space="preserve">Tabla </w:t>
      </w:r>
      <w:r w:rsidRPr="00AF6C35">
        <w:rPr>
          <w:color w:val="auto"/>
          <w:sz w:val="24"/>
          <w:szCs w:val="24"/>
        </w:rPr>
        <w:fldChar w:fldCharType="begin"/>
      </w:r>
      <w:r w:rsidRPr="00AF6C35">
        <w:rPr>
          <w:color w:val="auto"/>
          <w:sz w:val="24"/>
          <w:szCs w:val="24"/>
        </w:rPr>
        <w:instrText xml:space="preserve"> SEQ Tabla \* ARABIC </w:instrText>
      </w:r>
      <w:r w:rsidRPr="00AF6C35">
        <w:rPr>
          <w:color w:val="auto"/>
          <w:sz w:val="24"/>
          <w:szCs w:val="24"/>
        </w:rPr>
        <w:fldChar w:fldCharType="separate"/>
      </w:r>
      <w:r w:rsidR="00272653">
        <w:rPr>
          <w:noProof/>
          <w:color w:val="auto"/>
          <w:sz w:val="24"/>
          <w:szCs w:val="24"/>
        </w:rPr>
        <w:t>24</w:t>
      </w:r>
      <w:r w:rsidRPr="00AF6C35">
        <w:rPr>
          <w:color w:val="auto"/>
          <w:sz w:val="24"/>
          <w:szCs w:val="24"/>
        </w:rPr>
        <w:fldChar w:fldCharType="end"/>
      </w:r>
      <w:r w:rsidRPr="00AF6C35">
        <w:rPr>
          <w:color w:val="auto"/>
          <w:sz w:val="24"/>
          <w:szCs w:val="24"/>
        </w:rPr>
        <w:t>. Duración estimada de las tareas 1.1 - 4.1 (CU06 y CU07) del equipo de calidad.</w:t>
      </w:r>
      <w:bookmarkEnd w:id="70"/>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lastRenderedPageBreak/>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lastRenderedPageBreak/>
              <w:t xml:space="preserve">Fase 1: Planeación                     Obj: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lastRenderedPageBreak/>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lastRenderedPageBreak/>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3D7678B8" w14:textId="77777777" w:rsidR="00C1521D"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Fase 4: Finalización de pruebas </w:t>
            </w:r>
          </w:p>
          <w:p w14:paraId="56B2CC5B" w14:textId="0501F22E" w:rsidR="00EC7CA5" w:rsidRDefault="00EC7CA5" w:rsidP="00C1521D">
            <w:pPr>
              <w:spacing w:line="240" w:lineRule="auto"/>
              <w:ind w:firstLine="0"/>
              <w:jc w:val="left"/>
              <w:rPr>
                <w:rFonts w:eastAsia="Times New Roman" w:cs="Times New Roman"/>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5CE6BC3D" w14:textId="78CD74D4" w:rsidR="00AF6C35" w:rsidRPr="00AF6C35" w:rsidRDefault="00AF6C35" w:rsidP="00A7171D">
      <w:pPr>
        <w:ind w:firstLine="0"/>
        <w:rPr>
          <w:rFonts w:eastAsia="Times New Roman" w:cs="Times New Roman"/>
          <w:sz w:val="20"/>
          <w:szCs w:val="20"/>
        </w:rPr>
      </w:pPr>
      <w:r w:rsidRPr="00AF6C35">
        <w:rPr>
          <w:rFonts w:eastAsia="Times New Roman" w:cs="Times New Roman"/>
          <w:i/>
          <w:sz w:val="20"/>
          <w:szCs w:val="20"/>
        </w:rPr>
        <w:t>Nota</w:t>
      </w:r>
      <w:r w:rsidRPr="00AF6C35">
        <w:rPr>
          <w:rFonts w:eastAsia="Times New Roman" w:cs="Times New Roman"/>
          <w:sz w:val="20"/>
          <w:szCs w:val="20"/>
        </w:rPr>
        <w:t>: Elaboración</w:t>
      </w:r>
      <w:r>
        <w:rPr>
          <w:rFonts w:eastAsia="Times New Roman" w:cs="Times New Roman"/>
          <w:sz w:val="20"/>
          <w:szCs w:val="20"/>
        </w:rPr>
        <w:t xml:space="preserve"> propia.</w:t>
      </w:r>
    </w:p>
    <w:p w14:paraId="1C5BC38E" w14:textId="72EF2EE3"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2CDB8618" w:rsidR="00EC7CA5" w:rsidRDefault="00EC7CA5" w:rsidP="00A7171D">
      <w:pPr>
        <w:ind w:firstLine="0"/>
        <w:rPr>
          <w:rFonts w:eastAsia="Times New Roman" w:cs="Times New Roman"/>
          <w:b/>
          <w:szCs w:val="24"/>
          <w:lang w:val="es-MX"/>
        </w:rPr>
      </w:pPr>
      <w:r w:rsidRPr="00272A02">
        <w:rPr>
          <w:rFonts w:eastAsia="Times New Roman" w:cs="Times New Roman"/>
          <w:b/>
          <w:szCs w:val="24"/>
          <w:lang w:val="es-MX"/>
        </w:rPr>
        <w:t>Nombre CU05: Crear estación (tabla parámetro)</w:t>
      </w:r>
    </w:p>
    <w:p w14:paraId="7CB41577" w14:textId="0E08E59C" w:rsidR="00AF6C35" w:rsidRPr="00AF6C35" w:rsidRDefault="00AF6C35" w:rsidP="00AF6C35">
      <w:pPr>
        <w:pStyle w:val="Descripcin"/>
        <w:rPr>
          <w:rFonts w:eastAsia="Times New Roman" w:cs="Times New Roman"/>
          <w:b/>
          <w:color w:val="auto"/>
          <w:sz w:val="24"/>
          <w:szCs w:val="24"/>
          <w:lang w:val="es-MX"/>
        </w:rPr>
      </w:pPr>
      <w:bookmarkStart w:id="71" w:name="_Toc47023270"/>
      <w:r w:rsidRPr="00AF6C35">
        <w:rPr>
          <w:color w:val="auto"/>
          <w:sz w:val="24"/>
          <w:szCs w:val="24"/>
        </w:rPr>
        <w:t xml:space="preserve">Tabla </w:t>
      </w:r>
      <w:r w:rsidRPr="00AF6C35">
        <w:rPr>
          <w:color w:val="auto"/>
          <w:sz w:val="24"/>
          <w:szCs w:val="24"/>
        </w:rPr>
        <w:fldChar w:fldCharType="begin"/>
      </w:r>
      <w:r w:rsidRPr="00AF6C35">
        <w:rPr>
          <w:color w:val="auto"/>
          <w:sz w:val="24"/>
          <w:szCs w:val="24"/>
        </w:rPr>
        <w:instrText xml:space="preserve"> SEQ Tabla \* ARABIC </w:instrText>
      </w:r>
      <w:r w:rsidRPr="00AF6C35">
        <w:rPr>
          <w:color w:val="auto"/>
          <w:sz w:val="24"/>
          <w:szCs w:val="24"/>
        </w:rPr>
        <w:fldChar w:fldCharType="separate"/>
      </w:r>
      <w:r w:rsidR="00272653">
        <w:rPr>
          <w:noProof/>
          <w:color w:val="auto"/>
          <w:sz w:val="24"/>
          <w:szCs w:val="24"/>
        </w:rPr>
        <w:t>25</w:t>
      </w:r>
      <w:r w:rsidRPr="00AF6C35">
        <w:rPr>
          <w:color w:val="auto"/>
          <w:sz w:val="24"/>
          <w:szCs w:val="24"/>
        </w:rPr>
        <w:fldChar w:fldCharType="end"/>
      </w:r>
      <w:r w:rsidRPr="00AF6C35">
        <w:rPr>
          <w:color w:val="auto"/>
          <w:sz w:val="24"/>
          <w:szCs w:val="24"/>
        </w:rPr>
        <w:t>. Duración estimada de las tareas 1.1 - 4.1 (CU05) del equipo de calidad.</w:t>
      </w:r>
      <w:bookmarkEnd w:id="71"/>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ISO/IEC25010(adecuación funcional, eficiencia de desempeño, usabilidad, seguridad y mantenibilidad)</w:t>
            </w:r>
          </w:p>
          <w:p w14:paraId="6F4F2C30" w14:textId="45804248"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647BA8EF"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Fase 4: Finalización de pruebas 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436B4B9E" w14:textId="2346DDAD" w:rsidR="00AF6C35" w:rsidRPr="00AF6C35" w:rsidRDefault="00AF6C35" w:rsidP="007D47D4">
      <w:pPr>
        <w:ind w:firstLine="0"/>
        <w:rPr>
          <w:rFonts w:eastAsia="Times New Roman" w:cs="Times New Roman"/>
          <w:b/>
          <w:sz w:val="20"/>
          <w:szCs w:val="20"/>
          <w:lang w:val="es-MX"/>
        </w:rPr>
      </w:pPr>
      <w:r w:rsidRPr="00AF6C35">
        <w:rPr>
          <w:rFonts w:eastAsia="Times New Roman" w:cs="Times New Roman"/>
          <w:i/>
          <w:sz w:val="20"/>
          <w:szCs w:val="20"/>
          <w:lang w:val="es-MX"/>
        </w:rPr>
        <w:t>Nota</w:t>
      </w:r>
      <w:r w:rsidRPr="00AF6C35">
        <w:rPr>
          <w:rFonts w:eastAsia="Times New Roman" w:cs="Times New Roman"/>
          <w:b/>
          <w:sz w:val="20"/>
          <w:szCs w:val="20"/>
          <w:lang w:val="es-MX"/>
        </w:rPr>
        <w:t xml:space="preserve">: </w:t>
      </w:r>
      <w:r w:rsidRPr="00AF6C35">
        <w:rPr>
          <w:rFonts w:eastAsia="Times New Roman" w:cs="Times New Roman"/>
          <w:sz w:val="20"/>
          <w:szCs w:val="20"/>
          <w:lang w:val="es-MX"/>
        </w:rPr>
        <w:t>Elaboración propia.</w:t>
      </w:r>
    </w:p>
    <w:p w14:paraId="2EF45279" w14:textId="3209F791"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AABA3E1"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Nombre CU01: Conectar con estación FTP</w:t>
      </w:r>
    </w:p>
    <w:p w14:paraId="15BAB7A5" w14:textId="5D62C08C" w:rsidR="00AF6C35" w:rsidRPr="00AF6C35" w:rsidRDefault="00AF6C35" w:rsidP="00AF6C35">
      <w:pPr>
        <w:pStyle w:val="Descripcin"/>
        <w:rPr>
          <w:rFonts w:eastAsia="Times New Roman" w:cs="Times New Roman"/>
          <w:b/>
          <w:color w:val="auto"/>
          <w:sz w:val="24"/>
          <w:szCs w:val="24"/>
          <w:lang w:val="es-MX"/>
        </w:rPr>
      </w:pPr>
      <w:bookmarkStart w:id="72" w:name="_Toc47023271"/>
      <w:r w:rsidRPr="00AF6C35">
        <w:rPr>
          <w:color w:val="auto"/>
          <w:sz w:val="24"/>
          <w:szCs w:val="24"/>
        </w:rPr>
        <w:lastRenderedPageBreak/>
        <w:t xml:space="preserve">Tabla </w:t>
      </w:r>
      <w:r w:rsidRPr="00AF6C35">
        <w:rPr>
          <w:color w:val="auto"/>
          <w:sz w:val="24"/>
          <w:szCs w:val="24"/>
        </w:rPr>
        <w:fldChar w:fldCharType="begin"/>
      </w:r>
      <w:r w:rsidRPr="00AF6C35">
        <w:rPr>
          <w:color w:val="auto"/>
          <w:sz w:val="24"/>
          <w:szCs w:val="24"/>
        </w:rPr>
        <w:instrText xml:space="preserve"> SEQ Tabla \* ARABIC </w:instrText>
      </w:r>
      <w:r w:rsidRPr="00AF6C35">
        <w:rPr>
          <w:color w:val="auto"/>
          <w:sz w:val="24"/>
          <w:szCs w:val="24"/>
        </w:rPr>
        <w:fldChar w:fldCharType="separate"/>
      </w:r>
      <w:r w:rsidR="00272653">
        <w:rPr>
          <w:noProof/>
          <w:color w:val="auto"/>
          <w:sz w:val="24"/>
          <w:szCs w:val="24"/>
        </w:rPr>
        <w:t>26</w:t>
      </w:r>
      <w:r w:rsidRPr="00AF6C35">
        <w:rPr>
          <w:color w:val="auto"/>
          <w:sz w:val="24"/>
          <w:szCs w:val="24"/>
        </w:rPr>
        <w:fldChar w:fldCharType="end"/>
      </w:r>
      <w:r w:rsidRPr="00AF6C35">
        <w:rPr>
          <w:color w:val="auto"/>
          <w:sz w:val="24"/>
          <w:szCs w:val="24"/>
        </w:rPr>
        <w:t>. Duración estimada de las tareas 1.1 - 4.1 (CU01) del equipo de calidad.</w:t>
      </w:r>
      <w:bookmarkEnd w:id="72"/>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3EF24120" w14:textId="77777777" w:rsidR="00C1521D"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
          <w:p w14:paraId="2FABE0DC" w14:textId="54EF98A0" w:rsidR="00EC7CA5" w:rsidRDefault="00EC7CA5" w:rsidP="00C1521D">
            <w:pPr>
              <w:spacing w:line="240" w:lineRule="auto"/>
              <w:ind w:firstLine="0"/>
              <w:rPr>
                <w:rFonts w:eastAsia="Times New Roman" w:cs="Times New Roman"/>
                <w:b/>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06BF1077" w:rsidR="00EC7CA5" w:rsidRDefault="00EC7CA5" w:rsidP="00C1521D">
            <w:pPr>
              <w:spacing w:line="240" w:lineRule="auto"/>
              <w:ind w:firstLine="0"/>
              <w:rPr>
                <w:rFonts w:eastAsia="Times New Roman" w:cs="Times New Roman"/>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1625218F" w14:textId="21CC7AAA" w:rsidR="00AF6C35" w:rsidRPr="00AF6C35" w:rsidRDefault="00AF6C35" w:rsidP="0036227D">
      <w:pPr>
        <w:ind w:firstLine="0"/>
        <w:rPr>
          <w:rFonts w:eastAsia="Times New Roman" w:cs="Times New Roman"/>
          <w:b/>
          <w:sz w:val="20"/>
          <w:szCs w:val="20"/>
          <w:lang w:val="es-MX"/>
        </w:rPr>
      </w:pPr>
      <w:r w:rsidRPr="00AF6C35">
        <w:rPr>
          <w:rFonts w:eastAsia="Times New Roman" w:cs="Times New Roman"/>
          <w:i/>
          <w:sz w:val="20"/>
          <w:szCs w:val="20"/>
          <w:lang w:val="es-MX"/>
        </w:rPr>
        <w:t>Nota</w:t>
      </w:r>
      <w:r w:rsidRPr="00AF6C35">
        <w:rPr>
          <w:rFonts w:eastAsia="Times New Roman" w:cs="Times New Roman"/>
          <w:sz w:val="20"/>
          <w:szCs w:val="20"/>
          <w:lang w:val="es-MX"/>
        </w:rPr>
        <w:t>: Elaboración propia.</w:t>
      </w:r>
    </w:p>
    <w:p w14:paraId="45F94CFA" w14:textId="6ABFC6BF"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w:t>
      </w:r>
      <w:r w:rsidR="00FB34C4">
        <w:rPr>
          <w:rFonts w:eastAsia="Times New Roman" w:cs="Times New Roman"/>
          <w:b/>
          <w:szCs w:val="24"/>
          <w:lang w:val="es-MX"/>
        </w:rPr>
        <w:t>9</w:t>
      </w:r>
      <w:r w:rsidRPr="00C13857">
        <w:rPr>
          <w:rFonts w:eastAsia="Times New Roman" w:cs="Times New Roman"/>
          <w:b/>
          <w:szCs w:val="24"/>
          <w:lang w:val="es-MX"/>
        </w:rPr>
        <w:t xml:space="preserve"> y #10</w:t>
      </w:r>
    </w:p>
    <w:p w14:paraId="080ADFA0" w14:textId="66D27632"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lastRenderedPageBreak/>
        <w:t>Nombre CU0</w:t>
      </w:r>
      <w:r w:rsidR="00FB34C4">
        <w:rPr>
          <w:rFonts w:eastAsia="Times New Roman" w:cs="Times New Roman"/>
          <w:b/>
          <w:szCs w:val="24"/>
          <w:lang w:val="es-MX"/>
        </w:rPr>
        <w:t>9</w:t>
      </w:r>
      <w:r w:rsidRPr="00C13857">
        <w:rPr>
          <w:rFonts w:eastAsia="Times New Roman" w:cs="Times New Roman"/>
          <w:b/>
          <w:szCs w:val="24"/>
          <w:lang w:val="es-MX"/>
        </w:rPr>
        <w:t>: Crear rango (tabla parámetro)</w:t>
      </w:r>
    </w:p>
    <w:p w14:paraId="44B45F9F" w14:textId="261861B7"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CU10: Crear base de tiempo (tabla parámetro)</w:t>
      </w:r>
    </w:p>
    <w:p w14:paraId="10696AD2" w14:textId="6ECED124" w:rsidR="00AF6C35" w:rsidRPr="00AF6C35" w:rsidRDefault="00AF6C35" w:rsidP="00AF6C35">
      <w:pPr>
        <w:pStyle w:val="Descripcin"/>
        <w:rPr>
          <w:rFonts w:eastAsia="Times New Roman" w:cs="Times New Roman"/>
          <w:b/>
          <w:color w:val="auto"/>
          <w:sz w:val="24"/>
          <w:szCs w:val="24"/>
          <w:lang w:val="es-MX"/>
        </w:rPr>
      </w:pPr>
      <w:bookmarkStart w:id="73" w:name="_Toc47023272"/>
      <w:r w:rsidRPr="00AF6C35">
        <w:rPr>
          <w:color w:val="auto"/>
          <w:sz w:val="24"/>
          <w:szCs w:val="24"/>
        </w:rPr>
        <w:t xml:space="preserve">Tabla </w:t>
      </w:r>
      <w:r w:rsidRPr="00AF6C35">
        <w:rPr>
          <w:color w:val="auto"/>
          <w:sz w:val="24"/>
          <w:szCs w:val="24"/>
        </w:rPr>
        <w:fldChar w:fldCharType="begin"/>
      </w:r>
      <w:r w:rsidRPr="00AF6C35">
        <w:rPr>
          <w:color w:val="auto"/>
          <w:sz w:val="24"/>
          <w:szCs w:val="24"/>
        </w:rPr>
        <w:instrText xml:space="preserve"> SEQ Tabla \* ARABIC </w:instrText>
      </w:r>
      <w:r w:rsidRPr="00AF6C35">
        <w:rPr>
          <w:color w:val="auto"/>
          <w:sz w:val="24"/>
          <w:szCs w:val="24"/>
        </w:rPr>
        <w:fldChar w:fldCharType="separate"/>
      </w:r>
      <w:r w:rsidR="00272653">
        <w:rPr>
          <w:noProof/>
          <w:color w:val="auto"/>
          <w:sz w:val="24"/>
          <w:szCs w:val="24"/>
        </w:rPr>
        <w:t>27</w:t>
      </w:r>
      <w:r w:rsidRPr="00AF6C35">
        <w:rPr>
          <w:color w:val="auto"/>
          <w:sz w:val="24"/>
          <w:szCs w:val="24"/>
        </w:rPr>
        <w:fldChar w:fldCharType="end"/>
      </w:r>
      <w:r w:rsidRPr="00AF6C35">
        <w:rPr>
          <w:color w:val="auto"/>
          <w:sz w:val="24"/>
          <w:szCs w:val="24"/>
        </w:rPr>
        <w:t>. Duración estimada de las tareas 1.1 - 4.1 (CU0</w:t>
      </w:r>
      <w:r w:rsidR="00FB34C4">
        <w:rPr>
          <w:color w:val="auto"/>
          <w:sz w:val="24"/>
          <w:szCs w:val="24"/>
        </w:rPr>
        <w:t>9</w:t>
      </w:r>
      <w:r w:rsidRPr="00AF6C35">
        <w:rPr>
          <w:color w:val="auto"/>
          <w:sz w:val="24"/>
          <w:szCs w:val="24"/>
        </w:rPr>
        <w:t xml:space="preserve"> y CU10) del equipo de calidad.</w:t>
      </w:r>
      <w:bookmarkEnd w:id="73"/>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493C14A" w14:textId="77777777" w:rsidR="00FD0B91"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
          <w:p w14:paraId="12B7D088" w14:textId="4C594B1F" w:rsidR="00EC7CA5" w:rsidRDefault="00EC7CA5" w:rsidP="00FD0B91">
            <w:pPr>
              <w:spacing w:line="240" w:lineRule="auto"/>
              <w:ind w:firstLine="0"/>
              <w:jc w:val="left"/>
              <w:rPr>
                <w:rFonts w:eastAsia="Times New Roman" w:cs="Times New Roman"/>
                <w:b/>
                <w:szCs w:val="24"/>
                <w:lang w:val="es-MX"/>
              </w:rPr>
            </w:pPr>
            <w:r>
              <w:rPr>
                <w:rFonts w:eastAsia="Times New Roman" w:cs="Times New Roman"/>
                <w:b/>
                <w:szCs w:val="24"/>
                <w:lang w:val="es-MX"/>
              </w:rPr>
              <w:t>Obj</w:t>
            </w:r>
            <w:r w:rsidR="00FD0B91">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FD0B91">
            <w:pPr>
              <w:spacing w:line="240" w:lineRule="auto"/>
              <w:ind w:firstLine="0"/>
              <w:jc w:val="left"/>
              <w:rPr>
                <w:rFonts w:eastAsia="Times New Roman" w:cs="Times New Roman"/>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18A3BE41"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Fase 4: Finalización de pruebas Obj</w:t>
            </w:r>
            <w:r w:rsidR="00FD0B91">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3BF0AD42" w14:textId="25DA877E" w:rsidR="008048BB" w:rsidRPr="008048BB" w:rsidRDefault="008048BB" w:rsidP="008048BB">
      <w:pPr>
        <w:ind w:firstLine="0"/>
        <w:rPr>
          <w:rFonts w:eastAsia="Times New Roman" w:cs="Times New Roman"/>
          <w:sz w:val="20"/>
          <w:szCs w:val="20"/>
        </w:rPr>
      </w:pPr>
      <w:r w:rsidRPr="008048BB">
        <w:rPr>
          <w:rFonts w:eastAsia="Times New Roman" w:cs="Times New Roman"/>
          <w:i/>
          <w:sz w:val="20"/>
          <w:szCs w:val="20"/>
        </w:rPr>
        <w:t>Nota</w:t>
      </w:r>
      <w:r w:rsidRPr="008048BB">
        <w:rPr>
          <w:rFonts w:eastAsia="Times New Roman" w:cs="Times New Roman"/>
          <w:sz w:val="20"/>
          <w:szCs w:val="20"/>
        </w:rPr>
        <w:t>: Elaboración propia.</w:t>
      </w:r>
    </w:p>
    <w:p w14:paraId="48A78C7E" w14:textId="712F3AD3"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77A11CB6"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w:t>
      </w:r>
      <w:del w:id="74" w:author="TANIA ISADORA MORA PEDREROS" w:date="2020-07-29T15:53:00Z">
        <w:r w:rsidDel="008360D1">
          <w:rPr>
            <w:rFonts w:eastAsia="Times New Roman" w:cs="Times New Roman"/>
            <w:szCs w:val="24"/>
          </w:rPr>
          <w:delText>,</w:delText>
        </w:r>
      </w:del>
      <w:r>
        <w:rPr>
          <w:rFonts w:eastAsia="Times New Roman" w:cs="Times New Roman"/>
          <w:szCs w:val="24"/>
        </w:rPr>
        <w:t xml:space="preserve">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istema operativo</w:t>
      </w:r>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Procesador: i5 7200U</w:t>
      </w:r>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RAM: 8GB</w:t>
      </w:r>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Disco duro: 1TB</w:t>
      </w:r>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Todas las herramientas que se utilizarán para el desarrollo del proyecto serán de uso libre, ejemplo: Visual Studio Code.</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Nombre CU04: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Nombre CU08: Crear ciudad (tabla parámetro)</w:t>
      </w:r>
    </w:p>
    <w:p w14:paraId="4ED8D79C" w14:textId="2E8BDBDB" w:rsidR="001C00C1" w:rsidRPr="001C00C1" w:rsidRDefault="001C00C1" w:rsidP="001C00C1">
      <w:pPr>
        <w:pStyle w:val="Descripcin"/>
        <w:keepNext/>
        <w:ind w:firstLine="0"/>
        <w:rPr>
          <w:color w:val="auto"/>
          <w:sz w:val="24"/>
          <w:szCs w:val="24"/>
        </w:rPr>
      </w:pPr>
      <w:bookmarkStart w:id="75" w:name="_Toc47023273"/>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272653">
        <w:rPr>
          <w:noProof/>
          <w:color w:val="auto"/>
          <w:sz w:val="24"/>
          <w:szCs w:val="24"/>
        </w:rPr>
        <w:t>28</w:t>
      </w:r>
      <w:r w:rsidRPr="001C00C1">
        <w:rPr>
          <w:color w:val="auto"/>
          <w:sz w:val="24"/>
          <w:szCs w:val="24"/>
        </w:rPr>
        <w:fldChar w:fldCharType="end"/>
      </w:r>
      <w:r w:rsidRPr="001C00C1">
        <w:rPr>
          <w:color w:val="auto"/>
          <w:sz w:val="24"/>
          <w:szCs w:val="24"/>
        </w:rPr>
        <w:t>. Calendario de las tareas 1.1 - 3.2 (CU04 y CU08) del equipo de desarrollo.</w:t>
      </w:r>
      <w:bookmarkEnd w:id="75"/>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1C00C1">
        <w:tc>
          <w:tcPr>
            <w:tcW w:w="621"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1C00C1">
        <w:tc>
          <w:tcPr>
            <w:tcW w:w="621"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de b</w:t>
            </w:r>
            <w:r w:rsidRPr="00067F07">
              <w:rPr>
                <w:rFonts w:eastAsia="Times New Roman" w:cs="Times New Roman"/>
                <w:szCs w:val="24"/>
              </w:rPr>
              <w:t>ootstrap.</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23"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23"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1C00C1">
        <w:tc>
          <w:tcPr>
            <w:tcW w:w="621"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23"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23"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1C00C1">
        <w:tc>
          <w:tcPr>
            <w:tcW w:w="621"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23"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23"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66BC2D84" w14:textId="11BBFF4A" w:rsidR="001C00C1" w:rsidRPr="001C00C1" w:rsidRDefault="001C00C1" w:rsidP="00A724F7">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4810FECF" w14:textId="4C9E0F42"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t xml:space="preserve">Nombre CU16: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lastRenderedPageBreak/>
        <w:t>Nombre CU10: Crear alerta (tabla parámetro)</w:t>
      </w:r>
    </w:p>
    <w:p w14:paraId="7EF2491B" w14:textId="280B4ED2" w:rsidR="001C00C1" w:rsidRPr="001C00C1" w:rsidRDefault="001C00C1" w:rsidP="001C00C1">
      <w:pPr>
        <w:pStyle w:val="Descripcin"/>
        <w:keepNext/>
        <w:ind w:firstLine="0"/>
        <w:rPr>
          <w:sz w:val="24"/>
          <w:szCs w:val="24"/>
        </w:rPr>
      </w:pPr>
      <w:bookmarkStart w:id="76" w:name="_Toc47023274"/>
      <w:r w:rsidRPr="001C00C1">
        <w:rPr>
          <w:sz w:val="24"/>
          <w:szCs w:val="24"/>
        </w:rPr>
        <w:t xml:space="preserve">Tabla </w:t>
      </w:r>
      <w:r w:rsidRPr="001C00C1">
        <w:rPr>
          <w:sz w:val="24"/>
          <w:szCs w:val="24"/>
        </w:rPr>
        <w:fldChar w:fldCharType="begin"/>
      </w:r>
      <w:r w:rsidRPr="001C00C1">
        <w:rPr>
          <w:sz w:val="24"/>
          <w:szCs w:val="24"/>
        </w:rPr>
        <w:instrText xml:space="preserve"> SEQ Tabla \* ARABIC </w:instrText>
      </w:r>
      <w:r w:rsidRPr="001C00C1">
        <w:rPr>
          <w:sz w:val="24"/>
          <w:szCs w:val="24"/>
        </w:rPr>
        <w:fldChar w:fldCharType="separate"/>
      </w:r>
      <w:r w:rsidR="00272653">
        <w:rPr>
          <w:noProof/>
          <w:sz w:val="24"/>
          <w:szCs w:val="24"/>
        </w:rPr>
        <w:t>29</w:t>
      </w:r>
      <w:r w:rsidRPr="001C00C1">
        <w:rPr>
          <w:sz w:val="24"/>
          <w:szCs w:val="24"/>
        </w:rPr>
        <w:fldChar w:fldCharType="end"/>
      </w:r>
      <w:r w:rsidRPr="001C00C1">
        <w:rPr>
          <w:sz w:val="24"/>
          <w:szCs w:val="24"/>
        </w:rPr>
        <w:t>. Calendario de las tareas 1.1 - 3.2 (CU16 y CU10) del equipo de desarrollo.</w:t>
      </w:r>
      <w:bookmarkEnd w:id="76"/>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1C00C1">
        <w:tc>
          <w:tcPr>
            <w:tcW w:w="621"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1C00C1">
        <w:tc>
          <w:tcPr>
            <w:tcW w:w="621"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t>Documentar.</w:t>
            </w:r>
          </w:p>
        </w:tc>
        <w:tc>
          <w:tcPr>
            <w:tcW w:w="2223"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23"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1C00C1">
        <w:tc>
          <w:tcPr>
            <w:tcW w:w="621"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23"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1C00C1">
        <w:tc>
          <w:tcPr>
            <w:tcW w:w="621"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23"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6625AD44" w14:textId="2F23C02F" w:rsidR="001C00C1" w:rsidRPr="001C00C1" w:rsidRDefault="001C00C1" w:rsidP="00BA51E3">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5D7CABE9" w14:textId="4190AC10"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Nombre CU06: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Nombre CU07: Crear categoría (tabla parámetro)</w:t>
      </w:r>
    </w:p>
    <w:p w14:paraId="3AC4F4CB" w14:textId="2605DB9A" w:rsidR="001C00C1" w:rsidRPr="001C00C1" w:rsidRDefault="001C00C1" w:rsidP="001C00C1">
      <w:pPr>
        <w:pStyle w:val="Descripcin"/>
        <w:keepNext/>
        <w:ind w:firstLine="0"/>
        <w:rPr>
          <w:color w:val="auto"/>
          <w:sz w:val="24"/>
          <w:szCs w:val="24"/>
        </w:rPr>
      </w:pPr>
      <w:bookmarkStart w:id="77" w:name="_Toc47023275"/>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272653">
        <w:rPr>
          <w:noProof/>
          <w:color w:val="auto"/>
          <w:sz w:val="24"/>
          <w:szCs w:val="24"/>
        </w:rPr>
        <w:t>30</w:t>
      </w:r>
      <w:r w:rsidRPr="001C00C1">
        <w:rPr>
          <w:color w:val="auto"/>
          <w:sz w:val="24"/>
          <w:szCs w:val="24"/>
        </w:rPr>
        <w:fldChar w:fldCharType="end"/>
      </w:r>
      <w:r w:rsidRPr="001C00C1">
        <w:rPr>
          <w:color w:val="auto"/>
          <w:sz w:val="24"/>
          <w:szCs w:val="24"/>
        </w:rPr>
        <w:t>. Calendario de las tareas 1.1 - 3.2 (CU06 y CU07) del equipo de desarrollo.</w:t>
      </w:r>
      <w:bookmarkEnd w:id="77"/>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1C00C1">
        <w:tc>
          <w:tcPr>
            <w:tcW w:w="621"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1C00C1">
        <w:trPr>
          <w:trHeight w:val="1660"/>
        </w:trPr>
        <w:tc>
          <w:tcPr>
            <w:tcW w:w="621"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05"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23"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23"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1C00C1">
        <w:tc>
          <w:tcPr>
            <w:tcW w:w="621"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05"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lastRenderedPageBreak/>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lastRenderedPageBreak/>
              <w:t>24/07/2019</w:t>
            </w:r>
          </w:p>
        </w:tc>
        <w:tc>
          <w:tcPr>
            <w:tcW w:w="2223"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lastRenderedPageBreak/>
              <w:t>27/07/2019</w:t>
            </w:r>
          </w:p>
        </w:tc>
      </w:tr>
      <w:tr w:rsidR="00EC7CA5" w14:paraId="6C487CC6" w14:textId="77777777" w:rsidTr="001C00C1">
        <w:tc>
          <w:tcPr>
            <w:tcW w:w="621"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05" w:type="dxa"/>
          </w:tcPr>
          <w:p w14:paraId="7C803B05"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23"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7A0C8FCA" w14:textId="72877C3D" w:rsidR="001C00C1" w:rsidRPr="001C00C1" w:rsidRDefault="001C00C1" w:rsidP="006F6FA2">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58178A22" w14:textId="0AEE7BB5"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Nombre CU05: Crear estación (tabla parámetro)</w:t>
      </w:r>
    </w:p>
    <w:p w14:paraId="7328CE58" w14:textId="3D7B667E" w:rsidR="001C00C1" w:rsidRPr="001C00C1" w:rsidRDefault="001C00C1" w:rsidP="001C00C1">
      <w:pPr>
        <w:pStyle w:val="Descripcin"/>
        <w:keepNext/>
        <w:ind w:firstLine="0"/>
        <w:rPr>
          <w:color w:val="auto"/>
          <w:sz w:val="24"/>
          <w:szCs w:val="24"/>
        </w:rPr>
      </w:pPr>
      <w:bookmarkStart w:id="78" w:name="_Toc47023276"/>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272653">
        <w:rPr>
          <w:noProof/>
          <w:color w:val="auto"/>
          <w:sz w:val="24"/>
          <w:szCs w:val="24"/>
        </w:rPr>
        <w:t>31</w:t>
      </w:r>
      <w:r w:rsidRPr="001C00C1">
        <w:rPr>
          <w:color w:val="auto"/>
          <w:sz w:val="24"/>
          <w:szCs w:val="24"/>
        </w:rPr>
        <w:fldChar w:fldCharType="end"/>
      </w:r>
      <w:r w:rsidRPr="001C00C1">
        <w:rPr>
          <w:color w:val="auto"/>
          <w:sz w:val="24"/>
          <w:szCs w:val="24"/>
        </w:rPr>
        <w:t>. Calendario de las tareas 1.1 - 3.2 (CU05) del equipo de desarrollo.</w:t>
      </w:r>
      <w:bookmarkEnd w:id="78"/>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1C00C1">
        <w:tc>
          <w:tcPr>
            <w:tcW w:w="621"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1C00C1">
        <w:tc>
          <w:tcPr>
            <w:tcW w:w="621"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23"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23"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1C00C1">
        <w:tc>
          <w:tcPr>
            <w:tcW w:w="621"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23"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1C00C1">
        <w:tc>
          <w:tcPr>
            <w:tcW w:w="621"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23"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5885919A" w14:textId="740BA502" w:rsidR="001C00C1" w:rsidRPr="001C00C1" w:rsidRDefault="001C00C1" w:rsidP="009F6C90">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173561FD" w14:textId="76027D15"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Nombre CU01: Conectar con estación FTP</w:t>
      </w:r>
    </w:p>
    <w:p w14:paraId="251632BE" w14:textId="7BCC1F09" w:rsidR="001C00C1" w:rsidRPr="001C00C1" w:rsidRDefault="001C00C1" w:rsidP="001C00C1">
      <w:pPr>
        <w:pStyle w:val="Descripcin"/>
        <w:keepNext/>
        <w:ind w:firstLine="0"/>
        <w:rPr>
          <w:color w:val="auto"/>
          <w:sz w:val="24"/>
          <w:szCs w:val="24"/>
        </w:rPr>
      </w:pPr>
      <w:bookmarkStart w:id="79" w:name="_Toc47023277"/>
      <w:r w:rsidRPr="001C00C1">
        <w:rPr>
          <w:color w:val="auto"/>
          <w:sz w:val="24"/>
          <w:szCs w:val="24"/>
        </w:rPr>
        <w:lastRenderedPageBreak/>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272653">
        <w:rPr>
          <w:noProof/>
          <w:color w:val="auto"/>
          <w:sz w:val="24"/>
          <w:szCs w:val="24"/>
        </w:rPr>
        <w:t>32</w:t>
      </w:r>
      <w:r w:rsidRPr="001C00C1">
        <w:rPr>
          <w:color w:val="auto"/>
          <w:sz w:val="24"/>
          <w:szCs w:val="24"/>
        </w:rPr>
        <w:fldChar w:fldCharType="end"/>
      </w:r>
      <w:r w:rsidRPr="001C00C1">
        <w:rPr>
          <w:color w:val="auto"/>
          <w:sz w:val="24"/>
          <w:szCs w:val="24"/>
        </w:rPr>
        <w:t>. Calendario de las tareas 1.1 - 3.2 (CU01) del equipo de desarrollo.</w:t>
      </w:r>
      <w:bookmarkEnd w:id="79"/>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1C00C1">
        <w:tc>
          <w:tcPr>
            <w:tcW w:w="621"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1C00C1">
        <w:tc>
          <w:tcPr>
            <w:tcW w:w="621"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23"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23"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1C00C1">
        <w:tc>
          <w:tcPr>
            <w:tcW w:w="621"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4BADEC8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580E6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23"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1C00C1">
        <w:tc>
          <w:tcPr>
            <w:tcW w:w="621"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23"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7EF3E2B3" w14:textId="0D4AC8A0" w:rsidR="00E55012" w:rsidRPr="00E55012" w:rsidRDefault="00E55012" w:rsidP="009F6C90">
      <w:pPr>
        <w:ind w:firstLine="0"/>
        <w:rPr>
          <w:rFonts w:eastAsia="Times New Roman" w:cs="Times New Roman"/>
          <w:bCs/>
          <w:sz w:val="20"/>
          <w:szCs w:val="20"/>
        </w:rPr>
      </w:pPr>
      <w:r w:rsidRPr="00E55012">
        <w:rPr>
          <w:rFonts w:eastAsia="Times New Roman" w:cs="Times New Roman"/>
          <w:bCs/>
          <w:i/>
          <w:iCs/>
          <w:sz w:val="20"/>
          <w:szCs w:val="20"/>
        </w:rPr>
        <w:t xml:space="preserve">Nota: </w:t>
      </w:r>
      <w:r w:rsidRPr="00E55012">
        <w:rPr>
          <w:rFonts w:eastAsia="Times New Roman" w:cs="Times New Roman"/>
          <w:bCs/>
          <w:sz w:val="20"/>
          <w:szCs w:val="20"/>
        </w:rPr>
        <w:t>Elaboración propia.</w:t>
      </w:r>
    </w:p>
    <w:p w14:paraId="41596154" w14:textId="19662706"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Nombre CU09: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Nombre CU11: Crear base de tiempo (tabla parámetro)</w:t>
      </w:r>
    </w:p>
    <w:p w14:paraId="32F671BA" w14:textId="17721500" w:rsidR="004514D9" w:rsidRPr="004514D9" w:rsidRDefault="004514D9" w:rsidP="004514D9">
      <w:pPr>
        <w:pStyle w:val="Descripcin"/>
        <w:keepNext/>
        <w:ind w:firstLine="0"/>
        <w:rPr>
          <w:color w:val="auto"/>
          <w:sz w:val="24"/>
          <w:szCs w:val="24"/>
        </w:rPr>
      </w:pPr>
      <w:bookmarkStart w:id="80" w:name="_Toc47023278"/>
      <w:r w:rsidRPr="004514D9">
        <w:rPr>
          <w:color w:val="auto"/>
          <w:sz w:val="24"/>
          <w:szCs w:val="24"/>
        </w:rPr>
        <w:t xml:space="preserve">Tabla </w:t>
      </w:r>
      <w:r w:rsidRPr="004514D9">
        <w:rPr>
          <w:color w:val="auto"/>
          <w:sz w:val="24"/>
          <w:szCs w:val="24"/>
        </w:rPr>
        <w:fldChar w:fldCharType="begin"/>
      </w:r>
      <w:r w:rsidRPr="004514D9">
        <w:rPr>
          <w:color w:val="auto"/>
          <w:sz w:val="24"/>
          <w:szCs w:val="24"/>
        </w:rPr>
        <w:instrText xml:space="preserve"> SEQ Tabla \* ARABIC </w:instrText>
      </w:r>
      <w:r w:rsidRPr="004514D9">
        <w:rPr>
          <w:color w:val="auto"/>
          <w:sz w:val="24"/>
          <w:szCs w:val="24"/>
        </w:rPr>
        <w:fldChar w:fldCharType="separate"/>
      </w:r>
      <w:r w:rsidR="00272653">
        <w:rPr>
          <w:noProof/>
          <w:color w:val="auto"/>
          <w:sz w:val="24"/>
          <w:szCs w:val="24"/>
        </w:rPr>
        <w:t>33</w:t>
      </w:r>
      <w:r w:rsidRPr="004514D9">
        <w:rPr>
          <w:color w:val="auto"/>
          <w:sz w:val="24"/>
          <w:szCs w:val="24"/>
        </w:rPr>
        <w:fldChar w:fldCharType="end"/>
      </w:r>
      <w:r w:rsidRPr="004514D9">
        <w:rPr>
          <w:color w:val="auto"/>
          <w:sz w:val="24"/>
          <w:szCs w:val="24"/>
        </w:rPr>
        <w:t>. Calendario de las tareas 1.1 - 3.2 (CU09 y CU11) del equipo de desarrollo.</w:t>
      </w:r>
      <w:bookmarkEnd w:id="80"/>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4514D9">
        <w:tc>
          <w:tcPr>
            <w:tcW w:w="621"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4514D9">
        <w:tc>
          <w:tcPr>
            <w:tcW w:w="621"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23"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23"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4514D9">
        <w:tc>
          <w:tcPr>
            <w:tcW w:w="621"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23"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4514D9">
        <w:tc>
          <w:tcPr>
            <w:tcW w:w="621"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23"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5F8FCD72" w14:textId="1855A364" w:rsidR="004514D9" w:rsidRPr="004514D9" w:rsidRDefault="004514D9" w:rsidP="00DA6676">
      <w:pPr>
        <w:ind w:firstLine="0"/>
        <w:rPr>
          <w:rFonts w:eastAsia="Times New Roman" w:cs="Times New Roman"/>
          <w:bCs/>
          <w:sz w:val="20"/>
          <w:szCs w:val="20"/>
        </w:rPr>
      </w:pPr>
      <w:r w:rsidRPr="004514D9">
        <w:rPr>
          <w:rFonts w:eastAsia="Times New Roman" w:cs="Times New Roman"/>
          <w:bCs/>
          <w:i/>
          <w:iCs/>
          <w:sz w:val="20"/>
          <w:szCs w:val="20"/>
        </w:rPr>
        <w:t xml:space="preserve">Nota: </w:t>
      </w:r>
      <w:r w:rsidRPr="004514D9">
        <w:rPr>
          <w:rFonts w:eastAsia="Times New Roman" w:cs="Times New Roman"/>
          <w:bCs/>
          <w:sz w:val="20"/>
          <w:szCs w:val="20"/>
        </w:rPr>
        <w:t>Elaboración propia.</w:t>
      </w:r>
    </w:p>
    <w:p w14:paraId="44F7FC59" w14:textId="23E33C5F"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Nombre CU04: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Nombre CU08: Crear ciudad (tabla parámetro)</w:t>
      </w:r>
    </w:p>
    <w:p w14:paraId="30AF2D66" w14:textId="506DDCF3" w:rsidR="004514D9" w:rsidRPr="004514D9" w:rsidRDefault="004514D9" w:rsidP="004514D9">
      <w:pPr>
        <w:pStyle w:val="Descripcin"/>
        <w:keepNext/>
        <w:ind w:firstLine="0"/>
        <w:rPr>
          <w:color w:val="auto"/>
          <w:sz w:val="24"/>
          <w:szCs w:val="24"/>
        </w:rPr>
      </w:pPr>
      <w:bookmarkStart w:id="81" w:name="_Toc47023279"/>
      <w:r w:rsidRPr="004514D9">
        <w:rPr>
          <w:color w:val="auto"/>
          <w:sz w:val="24"/>
          <w:szCs w:val="24"/>
        </w:rPr>
        <w:t xml:space="preserve">Tabla </w:t>
      </w:r>
      <w:r w:rsidRPr="004514D9">
        <w:rPr>
          <w:color w:val="auto"/>
          <w:sz w:val="24"/>
          <w:szCs w:val="24"/>
        </w:rPr>
        <w:fldChar w:fldCharType="begin"/>
      </w:r>
      <w:r w:rsidRPr="004514D9">
        <w:rPr>
          <w:color w:val="auto"/>
          <w:sz w:val="24"/>
          <w:szCs w:val="24"/>
        </w:rPr>
        <w:instrText xml:space="preserve"> SEQ Tabla \* ARABIC </w:instrText>
      </w:r>
      <w:r w:rsidRPr="004514D9">
        <w:rPr>
          <w:color w:val="auto"/>
          <w:sz w:val="24"/>
          <w:szCs w:val="24"/>
        </w:rPr>
        <w:fldChar w:fldCharType="separate"/>
      </w:r>
      <w:r w:rsidR="00272653">
        <w:rPr>
          <w:noProof/>
          <w:color w:val="auto"/>
          <w:sz w:val="24"/>
          <w:szCs w:val="24"/>
        </w:rPr>
        <w:t>34</w:t>
      </w:r>
      <w:r w:rsidRPr="004514D9">
        <w:rPr>
          <w:color w:val="auto"/>
          <w:sz w:val="24"/>
          <w:szCs w:val="24"/>
        </w:rPr>
        <w:fldChar w:fldCharType="end"/>
      </w:r>
      <w:r w:rsidRPr="004514D9">
        <w:rPr>
          <w:color w:val="auto"/>
          <w:sz w:val="24"/>
          <w:szCs w:val="24"/>
        </w:rPr>
        <w:t>. Calendario de las tareas 3.3 y 3.4 (CU04 y CU08) del equipo de desarrollo.</w:t>
      </w:r>
      <w:bookmarkEnd w:id="81"/>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4514D9">
        <w:tc>
          <w:tcPr>
            <w:tcW w:w="621"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4514D9">
        <w:tc>
          <w:tcPr>
            <w:tcW w:w="621"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466AF89A" w:rsidR="00EC7CA5" w:rsidRDefault="00EC7CA5" w:rsidP="00525E5E">
            <w:pPr>
              <w:numPr>
                <w:ilvl w:val="0"/>
                <w:numId w:val="93"/>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24"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61BB584" w14:textId="367A2C1A" w:rsidR="00C00ADC" w:rsidRPr="00C00ADC" w:rsidRDefault="00C00ADC" w:rsidP="00836119">
      <w:pPr>
        <w:ind w:firstLine="0"/>
        <w:rPr>
          <w:rFonts w:eastAsia="Times New Roman" w:cs="Times New Roman"/>
          <w:bCs/>
          <w:sz w:val="20"/>
          <w:szCs w:val="20"/>
        </w:rPr>
      </w:pPr>
      <w:r w:rsidRPr="00C00ADC">
        <w:rPr>
          <w:rFonts w:eastAsia="Times New Roman" w:cs="Times New Roman"/>
          <w:bCs/>
          <w:i/>
          <w:iCs/>
          <w:sz w:val="20"/>
          <w:szCs w:val="20"/>
        </w:rPr>
        <w:t xml:space="preserve">Nota: </w:t>
      </w:r>
      <w:r w:rsidRPr="00C00ADC">
        <w:rPr>
          <w:rFonts w:eastAsia="Times New Roman" w:cs="Times New Roman"/>
          <w:bCs/>
          <w:sz w:val="20"/>
          <w:szCs w:val="20"/>
        </w:rPr>
        <w:t>Elaboración propia.</w:t>
      </w:r>
    </w:p>
    <w:p w14:paraId="57A274C0" w14:textId="59DEDEF1"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CU16: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Nombre CU10: Crear alerta (tabla parámetro)</w:t>
      </w:r>
      <w:bookmarkStart w:id="82" w:name="_GoBack"/>
      <w:bookmarkEnd w:id="82"/>
    </w:p>
    <w:p w14:paraId="41E76395" w14:textId="1445E864" w:rsidR="004514D9" w:rsidRPr="0008256B" w:rsidRDefault="004514D9" w:rsidP="004514D9">
      <w:pPr>
        <w:pStyle w:val="Descripcin"/>
        <w:keepNext/>
        <w:ind w:firstLine="0"/>
        <w:rPr>
          <w:color w:val="auto"/>
          <w:sz w:val="24"/>
          <w:szCs w:val="24"/>
        </w:rPr>
      </w:pPr>
      <w:bookmarkStart w:id="83" w:name="_Toc47023280"/>
      <w:r w:rsidRPr="0008256B">
        <w:rPr>
          <w:color w:val="auto"/>
          <w:sz w:val="24"/>
          <w:szCs w:val="24"/>
        </w:rPr>
        <w:t xml:space="preserve">Tabla </w:t>
      </w:r>
      <w:r w:rsidRPr="0008256B">
        <w:rPr>
          <w:color w:val="auto"/>
          <w:sz w:val="24"/>
          <w:szCs w:val="24"/>
        </w:rPr>
        <w:fldChar w:fldCharType="begin"/>
      </w:r>
      <w:r w:rsidRPr="0008256B">
        <w:rPr>
          <w:color w:val="auto"/>
          <w:sz w:val="24"/>
          <w:szCs w:val="24"/>
        </w:rPr>
        <w:instrText xml:space="preserve"> SEQ Tabla \* ARABIC </w:instrText>
      </w:r>
      <w:r w:rsidRPr="0008256B">
        <w:rPr>
          <w:color w:val="auto"/>
          <w:sz w:val="24"/>
          <w:szCs w:val="24"/>
        </w:rPr>
        <w:fldChar w:fldCharType="separate"/>
      </w:r>
      <w:r w:rsidR="00272653" w:rsidRPr="0008256B">
        <w:rPr>
          <w:noProof/>
          <w:color w:val="auto"/>
          <w:sz w:val="24"/>
          <w:szCs w:val="24"/>
        </w:rPr>
        <w:t>35</w:t>
      </w:r>
      <w:r w:rsidRPr="0008256B">
        <w:rPr>
          <w:color w:val="auto"/>
          <w:sz w:val="24"/>
          <w:szCs w:val="24"/>
        </w:rPr>
        <w:fldChar w:fldCharType="end"/>
      </w:r>
      <w:r w:rsidRPr="0008256B">
        <w:rPr>
          <w:color w:val="auto"/>
          <w:sz w:val="24"/>
          <w:szCs w:val="24"/>
        </w:rPr>
        <w:t>. Calendario de las tareas 3.3 y 3.4 (CU16 y CU10) del equipo de desarrollo.</w:t>
      </w:r>
      <w:bookmarkEnd w:id="83"/>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4514D9">
        <w:tc>
          <w:tcPr>
            <w:tcW w:w="621"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4514D9">
        <w:tc>
          <w:tcPr>
            <w:tcW w:w="621"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lastRenderedPageBreak/>
              <w:t>3</w:t>
            </w:r>
          </w:p>
        </w:tc>
        <w:tc>
          <w:tcPr>
            <w:tcW w:w="4103" w:type="dxa"/>
          </w:tcPr>
          <w:p w14:paraId="6A6C1F9F"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5105FB6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3FDDE6FA" w:rsidR="00EC7CA5" w:rsidRDefault="00EC7CA5" w:rsidP="00525E5E">
            <w:pPr>
              <w:numPr>
                <w:ilvl w:val="0"/>
                <w:numId w:val="94"/>
              </w:numPr>
              <w:jc w:val="left"/>
              <w:rPr>
                <w:rFonts w:eastAsia="Times New Roman" w:cs="Times New Roman"/>
                <w:szCs w:val="24"/>
              </w:rPr>
            </w:pPr>
            <w:r>
              <w:rPr>
                <w:rFonts w:eastAsia="Times New Roman" w:cs="Times New Roman"/>
                <w:szCs w:val="24"/>
              </w:rPr>
              <w:lastRenderedPageBreak/>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24"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1B1BBEE3" w14:textId="1E7E2009" w:rsidR="004514D9" w:rsidRPr="004514D9" w:rsidRDefault="004514D9" w:rsidP="00F25B9C">
      <w:pPr>
        <w:ind w:firstLine="0"/>
        <w:rPr>
          <w:rFonts w:eastAsia="Times New Roman" w:cs="Times New Roman"/>
          <w:bCs/>
          <w:sz w:val="20"/>
          <w:szCs w:val="20"/>
        </w:rPr>
      </w:pPr>
      <w:r w:rsidRPr="004514D9">
        <w:rPr>
          <w:rFonts w:eastAsia="Times New Roman" w:cs="Times New Roman"/>
          <w:bCs/>
          <w:i/>
          <w:iCs/>
          <w:sz w:val="20"/>
          <w:szCs w:val="20"/>
        </w:rPr>
        <w:t xml:space="preserve">Nota: </w:t>
      </w:r>
      <w:r w:rsidRPr="004514D9">
        <w:rPr>
          <w:rFonts w:eastAsia="Times New Roman" w:cs="Times New Roman"/>
          <w:bCs/>
          <w:sz w:val="20"/>
          <w:szCs w:val="20"/>
        </w:rPr>
        <w:t>Elaboración propia.</w:t>
      </w:r>
    </w:p>
    <w:p w14:paraId="5F32FC6A" w14:textId="04967539"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t>Nombre CU06: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Nombre CU07: Crear categoría (tabla parámetro)</w:t>
      </w:r>
    </w:p>
    <w:p w14:paraId="47077DB2" w14:textId="5410A31A" w:rsidR="00A01988" w:rsidRPr="00A01988" w:rsidRDefault="00A01988" w:rsidP="00A01988">
      <w:pPr>
        <w:pStyle w:val="Descripcin"/>
        <w:keepNext/>
        <w:ind w:firstLine="0"/>
        <w:rPr>
          <w:color w:val="auto"/>
          <w:sz w:val="24"/>
          <w:szCs w:val="24"/>
        </w:rPr>
      </w:pPr>
      <w:bookmarkStart w:id="84" w:name="_Toc47023281"/>
      <w:r w:rsidRPr="00A01988">
        <w:rPr>
          <w:color w:val="auto"/>
          <w:sz w:val="24"/>
          <w:szCs w:val="24"/>
        </w:rPr>
        <w:t xml:space="preserve">Tabla </w:t>
      </w:r>
      <w:r w:rsidRPr="00A01988">
        <w:rPr>
          <w:color w:val="auto"/>
          <w:sz w:val="24"/>
          <w:szCs w:val="24"/>
        </w:rPr>
        <w:fldChar w:fldCharType="begin"/>
      </w:r>
      <w:r w:rsidRPr="00A01988">
        <w:rPr>
          <w:color w:val="auto"/>
          <w:sz w:val="24"/>
          <w:szCs w:val="24"/>
        </w:rPr>
        <w:instrText xml:space="preserve"> SEQ Tabla \* ARABIC </w:instrText>
      </w:r>
      <w:r w:rsidRPr="00A01988">
        <w:rPr>
          <w:color w:val="auto"/>
          <w:sz w:val="24"/>
          <w:szCs w:val="24"/>
        </w:rPr>
        <w:fldChar w:fldCharType="separate"/>
      </w:r>
      <w:r w:rsidR="00272653">
        <w:rPr>
          <w:noProof/>
          <w:color w:val="auto"/>
          <w:sz w:val="24"/>
          <w:szCs w:val="24"/>
        </w:rPr>
        <w:t>36</w:t>
      </w:r>
      <w:r w:rsidRPr="00A01988">
        <w:rPr>
          <w:color w:val="auto"/>
          <w:sz w:val="24"/>
          <w:szCs w:val="24"/>
        </w:rPr>
        <w:fldChar w:fldCharType="end"/>
      </w:r>
      <w:r w:rsidRPr="00A01988">
        <w:rPr>
          <w:color w:val="auto"/>
          <w:sz w:val="24"/>
          <w:szCs w:val="24"/>
        </w:rPr>
        <w:t>. Calendario de las tareas 3.3 y 3.4 (CU06 y CU07) del equipo de desarrollo.</w:t>
      </w:r>
      <w:bookmarkEnd w:id="84"/>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A01988">
        <w:tc>
          <w:tcPr>
            <w:tcW w:w="621"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A01988">
        <w:tc>
          <w:tcPr>
            <w:tcW w:w="621"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10929196" w:rsidR="00EC7CA5" w:rsidRDefault="00EC7CA5" w:rsidP="00525E5E">
            <w:pPr>
              <w:numPr>
                <w:ilvl w:val="0"/>
                <w:numId w:val="95"/>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t>04/11/2019</w:t>
            </w:r>
          </w:p>
          <w:p w14:paraId="671DF483" w14:textId="77777777" w:rsidR="00EC7CA5" w:rsidRDefault="00EC7CA5" w:rsidP="00D47333">
            <w:pPr>
              <w:rPr>
                <w:rFonts w:eastAsia="Times New Roman" w:cs="Times New Roman"/>
                <w:b/>
                <w:szCs w:val="24"/>
              </w:rPr>
            </w:pPr>
          </w:p>
        </w:tc>
        <w:tc>
          <w:tcPr>
            <w:tcW w:w="2224"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755061C8" w14:textId="6116C63B" w:rsidR="00A01988" w:rsidRPr="00A01988" w:rsidRDefault="00A01988" w:rsidP="004C4B8D">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624525A" w14:textId="306A33C2"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Nombre CU05: Crear estación (tabla parámetro)</w:t>
      </w:r>
    </w:p>
    <w:p w14:paraId="2E5508BA" w14:textId="2B3E8142" w:rsidR="00FA3BE3" w:rsidRPr="00FA3BE3" w:rsidRDefault="00FA3BE3" w:rsidP="00FA3BE3">
      <w:pPr>
        <w:pStyle w:val="Descripcin"/>
        <w:keepNext/>
        <w:ind w:firstLine="0"/>
        <w:rPr>
          <w:color w:val="auto"/>
          <w:sz w:val="24"/>
          <w:szCs w:val="24"/>
        </w:rPr>
      </w:pPr>
      <w:bookmarkStart w:id="85" w:name="_Toc47023282"/>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272653">
        <w:rPr>
          <w:noProof/>
          <w:color w:val="auto"/>
          <w:sz w:val="24"/>
          <w:szCs w:val="24"/>
        </w:rPr>
        <w:t>37</w:t>
      </w:r>
      <w:r w:rsidRPr="00FA3BE3">
        <w:rPr>
          <w:color w:val="auto"/>
          <w:sz w:val="24"/>
          <w:szCs w:val="24"/>
        </w:rPr>
        <w:fldChar w:fldCharType="end"/>
      </w:r>
      <w:r w:rsidRPr="00FA3BE3">
        <w:rPr>
          <w:color w:val="auto"/>
          <w:sz w:val="24"/>
          <w:szCs w:val="24"/>
        </w:rPr>
        <w:t>. Calendario de las tareas 3.3 y 3.4 (CU05) del equipo de desarrollo.</w:t>
      </w:r>
      <w:bookmarkEnd w:id="85"/>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FA3BE3">
        <w:tc>
          <w:tcPr>
            <w:tcW w:w="621"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FA3BE3">
        <w:tc>
          <w:tcPr>
            <w:tcW w:w="621"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4AEA1ED5" w:rsidR="00EC7CA5" w:rsidRDefault="00EC7CA5" w:rsidP="00525E5E">
            <w:pPr>
              <w:numPr>
                <w:ilvl w:val="0"/>
                <w:numId w:val="96"/>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24"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E72F15D" w14:textId="1E3028D6" w:rsidR="00FA3BE3" w:rsidRPr="00FA3BE3" w:rsidRDefault="00FA3BE3" w:rsidP="004C4B8D">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306DC9B8" w14:textId="2352E6F4" w:rsidR="00EC7CA5" w:rsidRDefault="00EC7CA5" w:rsidP="004C4B8D">
      <w:pPr>
        <w:ind w:firstLine="0"/>
        <w:rPr>
          <w:rFonts w:eastAsia="Times New Roman" w:cs="Times New Roman"/>
          <w:b/>
          <w:szCs w:val="24"/>
        </w:rPr>
      </w:pPr>
      <w:r>
        <w:rPr>
          <w:rFonts w:eastAsia="Times New Roman" w:cs="Times New Roman"/>
          <w:b/>
          <w:szCs w:val="24"/>
        </w:rPr>
        <w:lastRenderedPageBreak/>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Nombre CU01: Conectar con estación FTP</w:t>
      </w:r>
    </w:p>
    <w:p w14:paraId="7F08E75C" w14:textId="7FCBEADC" w:rsidR="00FA3BE3" w:rsidRPr="00FA3BE3" w:rsidRDefault="00FA3BE3" w:rsidP="00FA3BE3">
      <w:pPr>
        <w:pStyle w:val="Descripcin"/>
        <w:keepNext/>
        <w:ind w:firstLine="0"/>
        <w:rPr>
          <w:color w:val="auto"/>
          <w:sz w:val="24"/>
          <w:szCs w:val="24"/>
        </w:rPr>
      </w:pPr>
      <w:bookmarkStart w:id="86" w:name="_Toc47023283"/>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272653">
        <w:rPr>
          <w:noProof/>
          <w:color w:val="auto"/>
          <w:sz w:val="24"/>
          <w:szCs w:val="24"/>
        </w:rPr>
        <w:t>38</w:t>
      </w:r>
      <w:r w:rsidRPr="00FA3BE3">
        <w:rPr>
          <w:color w:val="auto"/>
          <w:sz w:val="24"/>
          <w:szCs w:val="24"/>
        </w:rPr>
        <w:fldChar w:fldCharType="end"/>
      </w:r>
      <w:r w:rsidRPr="00FA3BE3">
        <w:rPr>
          <w:color w:val="auto"/>
          <w:sz w:val="24"/>
          <w:szCs w:val="24"/>
        </w:rPr>
        <w:t>. Calendario de las tareas 3.3 y 3.4 (CU01) del equipo de desarrollo.</w:t>
      </w:r>
      <w:bookmarkEnd w:id="86"/>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FA3BE3">
        <w:tc>
          <w:tcPr>
            <w:tcW w:w="621"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FA3BE3">
        <w:tc>
          <w:tcPr>
            <w:tcW w:w="621"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0F609855"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C09B8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403005" w14:textId="2F1A3CFC" w:rsidR="00EC7CA5" w:rsidRDefault="00EC7CA5" w:rsidP="00525E5E">
            <w:pPr>
              <w:numPr>
                <w:ilvl w:val="0"/>
                <w:numId w:val="97"/>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24"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389B6ABE" w:rsidR="00EC7CA5" w:rsidRDefault="00EC7CA5" w:rsidP="004C4B8D">
      <w:pPr>
        <w:spacing w:line="240" w:lineRule="auto"/>
        <w:rPr>
          <w:rFonts w:eastAsia="Times New Roman" w:cs="Times New Roman"/>
          <w:b/>
          <w:szCs w:val="24"/>
        </w:rPr>
      </w:pPr>
    </w:p>
    <w:p w14:paraId="3D5ABC10" w14:textId="1E24ED96" w:rsidR="00FA3BE3" w:rsidRPr="00FA3BE3" w:rsidRDefault="00FA3BE3" w:rsidP="00FA3BE3">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Nombre CU09: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Nombre CU11: Crear base de tiempo (tabla parámetro)</w:t>
      </w:r>
    </w:p>
    <w:p w14:paraId="2F30C0E2" w14:textId="1E001D22" w:rsidR="00FA3BE3" w:rsidRPr="00FA3BE3" w:rsidRDefault="00FA3BE3" w:rsidP="00FA3BE3">
      <w:pPr>
        <w:pStyle w:val="Descripcin"/>
        <w:keepNext/>
        <w:ind w:firstLine="0"/>
        <w:rPr>
          <w:color w:val="auto"/>
          <w:sz w:val="24"/>
          <w:szCs w:val="24"/>
        </w:rPr>
      </w:pPr>
      <w:bookmarkStart w:id="87" w:name="_Toc47023284"/>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272653">
        <w:rPr>
          <w:noProof/>
          <w:color w:val="auto"/>
          <w:sz w:val="24"/>
          <w:szCs w:val="24"/>
        </w:rPr>
        <w:t>39</w:t>
      </w:r>
      <w:r w:rsidRPr="00FA3BE3">
        <w:rPr>
          <w:color w:val="auto"/>
          <w:sz w:val="24"/>
          <w:szCs w:val="24"/>
        </w:rPr>
        <w:fldChar w:fldCharType="end"/>
      </w:r>
      <w:r w:rsidRPr="00FA3BE3">
        <w:rPr>
          <w:color w:val="auto"/>
          <w:sz w:val="24"/>
          <w:szCs w:val="24"/>
        </w:rPr>
        <w:t>. Calendario de las tareas 3.3 y 3.4 (CU09 y CU11) del equipo de desarrollo.</w:t>
      </w:r>
      <w:bookmarkEnd w:id="87"/>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FA3BE3">
        <w:tc>
          <w:tcPr>
            <w:tcW w:w="621"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FA3BE3">
        <w:tc>
          <w:tcPr>
            <w:tcW w:w="621"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6FE11A1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9B412D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4DFD155" w14:textId="3729D99D" w:rsidR="00EC7CA5" w:rsidRDefault="00EC7CA5" w:rsidP="00525E5E">
            <w:pPr>
              <w:numPr>
                <w:ilvl w:val="0"/>
                <w:numId w:val="98"/>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24"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734A8AFC" w14:textId="05A1EEC8" w:rsidR="00FA3BE3" w:rsidRPr="00FA3BE3" w:rsidRDefault="00FA3BE3" w:rsidP="000F38FA">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7DC644F" w14:textId="09BB58CE"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Nombre CU04: Crear región (tabla parámetro)</w:t>
      </w:r>
    </w:p>
    <w:p w14:paraId="5B395E21" w14:textId="5CB1F7F4" w:rsidR="00EC7CA5" w:rsidRDefault="00EC7CA5" w:rsidP="000F392A">
      <w:pPr>
        <w:ind w:firstLine="0"/>
        <w:rPr>
          <w:rFonts w:eastAsia="Times New Roman" w:cs="Times New Roman"/>
          <w:b/>
          <w:szCs w:val="24"/>
        </w:rPr>
      </w:pPr>
      <w:r>
        <w:rPr>
          <w:rFonts w:eastAsia="Times New Roman" w:cs="Times New Roman"/>
          <w:b/>
          <w:szCs w:val="24"/>
        </w:rPr>
        <w:t>Nombre CU08: Crear ciudad (tabla parámetro)</w:t>
      </w:r>
    </w:p>
    <w:p w14:paraId="328230F2" w14:textId="0D0F1E7E" w:rsidR="00FB34C4" w:rsidRPr="00FB34C4" w:rsidRDefault="00FB34C4" w:rsidP="00FB34C4">
      <w:pPr>
        <w:pStyle w:val="Descripcin"/>
        <w:ind w:firstLine="0"/>
        <w:rPr>
          <w:rFonts w:eastAsia="Times New Roman" w:cs="Times New Roman"/>
          <w:b/>
          <w:color w:val="auto"/>
          <w:sz w:val="24"/>
          <w:szCs w:val="24"/>
        </w:rPr>
      </w:pPr>
      <w:bookmarkStart w:id="88" w:name="_Toc47023285"/>
      <w:r w:rsidRPr="00FB34C4">
        <w:rPr>
          <w:color w:val="auto"/>
          <w:sz w:val="24"/>
          <w:szCs w:val="24"/>
        </w:rPr>
        <w:lastRenderedPageBreak/>
        <w:t xml:space="preserve">Tabla </w:t>
      </w:r>
      <w:r w:rsidRPr="00FB34C4">
        <w:rPr>
          <w:color w:val="auto"/>
          <w:sz w:val="24"/>
          <w:szCs w:val="24"/>
        </w:rPr>
        <w:fldChar w:fldCharType="begin"/>
      </w:r>
      <w:r w:rsidRPr="00FB34C4">
        <w:rPr>
          <w:color w:val="auto"/>
          <w:sz w:val="24"/>
          <w:szCs w:val="24"/>
        </w:rPr>
        <w:instrText xml:space="preserve"> SEQ Tabla \* ARABIC </w:instrText>
      </w:r>
      <w:r w:rsidRPr="00FB34C4">
        <w:rPr>
          <w:color w:val="auto"/>
          <w:sz w:val="24"/>
          <w:szCs w:val="24"/>
        </w:rPr>
        <w:fldChar w:fldCharType="separate"/>
      </w:r>
      <w:r w:rsidR="00272653">
        <w:rPr>
          <w:noProof/>
          <w:color w:val="auto"/>
          <w:sz w:val="24"/>
          <w:szCs w:val="24"/>
        </w:rPr>
        <w:t>40</w:t>
      </w:r>
      <w:r w:rsidRPr="00FB34C4">
        <w:rPr>
          <w:color w:val="auto"/>
          <w:sz w:val="24"/>
          <w:szCs w:val="24"/>
        </w:rPr>
        <w:fldChar w:fldCharType="end"/>
      </w:r>
      <w:r w:rsidRPr="00FB34C4">
        <w:rPr>
          <w:color w:val="auto"/>
          <w:sz w:val="24"/>
          <w:szCs w:val="24"/>
        </w:rPr>
        <w:t>. Calendario de las tareas 1.1 - 2.4(CU04 y CU8) del equipo de calidad.</w:t>
      </w:r>
      <w:bookmarkEnd w:id="88"/>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63F6A46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1BCFC6E6" w14:textId="35F8D5BC" w:rsidR="00FB34C4" w:rsidRPr="00FB34C4" w:rsidRDefault="00FB34C4" w:rsidP="000F392A">
      <w:pPr>
        <w:ind w:firstLine="0"/>
        <w:rPr>
          <w:rFonts w:eastAsia="Times New Roman" w:cs="Times New Roman"/>
          <w:sz w:val="20"/>
          <w:szCs w:val="20"/>
        </w:rPr>
      </w:pPr>
      <w:r w:rsidRPr="00FB34C4">
        <w:rPr>
          <w:rFonts w:eastAsia="Times New Roman" w:cs="Times New Roman"/>
          <w:i/>
          <w:sz w:val="20"/>
          <w:szCs w:val="20"/>
        </w:rPr>
        <w:t>Nota</w:t>
      </w:r>
      <w:r w:rsidRPr="00FB34C4">
        <w:rPr>
          <w:rFonts w:eastAsia="Times New Roman" w:cs="Times New Roman"/>
          <w:sz w:val="20"/>
          <w:szCs w:val="20"/>
        </w:rPr>
        <w:t>: Elaboración propia</w:t>
      </w:r>
      <w:r>
        <w:rPr>
          <w:rFonts w:eastAsia="Times New Roman" w:cs="Times New Roman"/>
          <w:sz w:val="20"/>
          <w:szCs w:val="20"/>
        </w:rPr>
        <w:t>.</w:t>
      </w:r>
    </w:p>
    <w:p w14:paraId="3BDC4A9B" w14:textId="28ECB45B"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CU16: Crear mantenimiento (tabla parámetro) </w:t>
      </w:r>
    </w:p>
    <w:p w14:paraId="3DA12A53" w14:textId="5EAE0ECD" w:rsidR="00EC7CA5" w:rsidRDefault="00EC7CA5" w:rsidP="000F392A">
      <w:pPr>
        <w:ind w:firstLine="0"/>
        <w:rPr>
          <w:rFonts w:eastAsia="Times New Roman" w:cs="Times New Roman"/>
          <w:b/>
          <w:szCs w:val="24"/>
        </w:rPr>
      </w:pPr>
      <w:r>
        <w:rPr>
          <w:rFonts w:eastAsia="Times New Roman" w:cs="Times New Roman"/>
          <w:b/>
          <w:szCs w:val="24"/>
        </w:rPr>
        <w:t>Nombre CU10: Crear alerta (tabla parámetro)</w:t>
      </w:r>
    </w:p>
    <w:p w14:paraId="567AC11D" w14:textId="04155BE0" w:rsidR="00FB34C4" w:rsidRPr="00FB34C4" w:rsidRDefault="00FB34C4" w:rsidP="00FB34C4">
      <w:pPr>
        <w:pStyle w:val="Descripcin"/>
        <w:rPr>
          <w:rFonts w:eastAsia="Times New Roman" w:cs="Times New Roman"/>
          <w:b/>
          <w:color w:val="auto"/>
          <w:sz w:val="24"/>
          <w:szCs w:val="24"/>
        </w:rPr>
      </w:pPr>
      <w:bookmarkStart w:id="89" w:name="_Toc47023286"/>
      <w:r w:rsidRPr="00FB34C4">
        <w:rPr>
          <w:color w:val="auto"/>
          <w:sz w:val="24"/>
          <w:szCs w:val="24"/>
        </w:rPr>
        <w:t xml:space="preserve">Tabla </w:t>
      </w:r>
      <w:r w:rsidRPr="00FB34C4">
        <w:rPr>
          <w:color w:val="auto"/>
          <w:sz w:val="24"/>
          <w:szCs w:val="24"/>
        </w:rPr>
        <w:fldChar w:fldCharType="begin"/>
      </w:r>
      <w:r w:rsidRPr="00FB34C4">
        <w:rPr>
          <w:color w:val="auto"/>
          <w:sz w:val="24"/>
          <w:szCs w:val="24"/>
        </w:rPr>
        <w:instrText xml:space="preserve"> SEQ Tabla \* ARABIC </w:instrText>
      </w:r>
      <w:r w:rsidRPr="00FB34C4">
        <w:rPr>
          <w:color w:val="auto"/>
          <w:sz w:val="24"/>
          <w:szCs w:val="24"/>
        </w:rPr>
        <w:fldChar w:fldCharType="separate"/>
      </w:r>
      <w:r w:rsidR="00272653">
        <w:rPr>
          <w:noProof/>
          <w:color w:val="auto"/>
          <w:sz w:val="24"/>
          <w:szCs w:val="24"/>
        </w:rPr>
        <w:t>41</w:t>
      </w:r>
      <w:r w:rsidRPr="00FB34C4">
        <w:rPr>
          <w:color w:val="auto"/>
          <w:sz w:val="24"/>
          <w:szCs w:val="24"/>
        </w:rPr>
        <w:fldChar w:fldCharType="end"/>
      </w:r>
      <w:r w:rsidRPr="00FB34C4">
        <w:rPr>
          <w:color w:val="auto"/>
          <w:sz w:val="24"/>
          <w:szCs w:val="24"/>
        </w:rPr>
        <w:t>. Calendario de las tareas 1.1 - 2.4 (CU16 y CU10) del equipo de calidad.</w:t>
      </w:r>
      <w:bookmarkEnd w:id="89"/>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3A5AAC77" w14:textId="2575905B" w:rsidR="00DA15F6" w:rsidRPr="00DA15F6" w:rsidRDefault="00DA15F6" w:rsidP="009C018C">
      <w:pPr>
        <w:ind w:firstLine="0"/>
        <w:rPr>
          <w:rFonts w:eastAsia="Times New Roman" w:cs="Times New Roman"/>
          <w:sz w:val="20"/>
          <w:szCs w:val="20"/>
        </w:rPr>
      </w:pPr>
      <w:r w:rsidRPr="00DA15F6">
        <w:rPr>
          <w:rFonts w:eastAsia="Times New Roman" w:cs="Times New Roman"/>
          <w:i/>
          <w:sz w:val="20"/>
          <w:szCs w:val="20"/>
        </w:rPr>
        <w:t>Nota</w:t>
      </w:r>
      <w:r w:rsidRPr="00DA15F6">
        <w:rPr>
          <w:rFonts w:eastAsia="Times New Roman" w:cs="Times New Roman"/>
          <w:sz w:val="20"/>
          <w:szCs w:val="20"/>
        </w:rPr>
        <w:t>: Elaboración propia</w:t>
      </w:r>
    </w:p>
    <w:p w14:paraId="40B08622" w14:textId="14D494BC"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Nombre CU06: Crear organización (tabla parámetro)</w:t>
      </w:r>
    </w:p>
    <w:p w14:paraId="20B5BCE7" w14:textId="4E91EF14" w:rsidR="00EC7CA5" w:rsidRDefault="00EC7CA5" w:rsidP="009C018C">
      <w:pPr>
        <w:ind w:firstLine="0"/>
        <w:rPr>
          <w:rFonts w:eastAsia="Times New Roman" w:cs="Times New Roman"/>
          <w:b/>
          <w:szCs w:val="24"/>
        </w:rPr>
      </w:pPr>
      <w:r>
        <w:rPr>
          <w:rFonts w:eastAsia="Times New Roman" w:cs="Times New Roman"/>
          <w:b/>
          <w:szCs w:val="24"/>
        </w:rPr>
        <w:t>Nombre CU07: Crear categoría (tabla parámetro)</w:t>
      </w:r>
    </w:p>
    <w:p w14:paraId="4F8DB372" w14:textId="4160568B" w:rsidR="00DA15F6" w:rsidRPr="00DA15F6" w:rsidRDefault="00DA15F6" w:rsidP="00DA15F6">
      <w:pPr>
        <w:pStyle w:val="Descripcin"/>
        <w:ind w:firstLine="0"/>
        <w:rPr>
          <w:rFonts w:eastAsia="Times New Roman" w:cs="Times New Roman"/>
          <w:b/>
          <w:color w:val="auto"/>
          <w:sz w:val="24"/>
          <w:szCs w:val="24"/>
        </w:rPr>
      </w:pPr>
      <w:bookmarkStart w:id="90" w:name="_Toc47023287"/>
      <w:r w:rsidRPr="00DA15F6">
        <w:rPr>
          <w:color w:val="auto"/>
          <w:sz w:val="24"/>
          <w:szCs w:val="24"/>
        </w:rPr>
        <w:t xml:space="preserve">Tabla </w:t>
      </w:r>
      <w:r w:rsidRPr="00DA15F6">
        <w:rPr>
          <w:color w:val="auto"/>
          <w:sz w:val="24"/>
          <w:szCs w:val="24"/>
        </w:rPr>
        <w:fldChar w:fldCharType="begin"/>
      </w:r>
      <w:r w:rsidRPr="00DA15F6">
        <w:rPr>
          <w:color w:val="auto"/>
          <w:sz w:val="24"/>
          <w:szCs w:val="24"/>
        </w:rPr>
        <w:instrText xml:space="preserve"> SEQ Tabla \* ARABIC </w:instrText>
      </w:r>
      <w:r w:rsidRPr="00DA15F6">
        <w:rPr>
          <w:color w:val="auto"/>
          <w:sz w:val="24"/>
          <w:szCs w:val="24"/>
        </w:rPr>
        <w:fldChar w:fldCharType="separate"/>
      </w:r>
      <w:r w:rsidR="00272653">
        <w:rPr>
          <w:noProof/>
          <w:color w:val="auto"/>
          <w:sz w:val="24"/>
          <w:szCs w:val="24"/>
        </w:rPr>
        <w:t>42</w:t>
      </w:r>
      <w:r w:rsidRPr="00DA15F6">
        <w:rPr>
          <w:color w:val="auto"/>
          <w:sz w:val="24"/>
          <w:szCs w:val="24"/>
        </w:rPr>
        <w:fldChar w:fldCharType="end"/>
      </w:r>
      <w:r w:rsidRPr="00DA15F6">
        <w:rPr>
          <w:color w:val="auto"/>
          <w:sz w:val="24"/>
          <w:szCs w:val="24"/>
        </w:rPr>
        <w:t>. Calendario de las tareas 1.1 - 2.4 (CU06 y CU07) del equipo de calidad.</w:t>
      </w:r>
      <w:bookmarkEnd w:id="90"/>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lastRenderedPageBreak/>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lastRenderedPageBreak/>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lastRenderedPageBreak/>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48D9AA61" w14:textId="4642FF87" w:rsidR="00DA15F6" w:rsidRPr="00DA15F6" w:rsidRDefault="00DA15F6" w:rsidP="009C018C">
      <w:pPr>
        <w:ind w:firstLine="0"/>
        <w:rPr>
          <w:rFonts w:eastAsia="Times New Roman" w:cs="Times New Roman"/>
          <w:sz w:val="20"/>
          <w:szCs w:val="20"/>
        </w:rPr>
      </w:pPr>
      <w:r w:rsidRPr="00DA15F6">
        <w:rPr>
          <w:rFonts w:eastAsia="Times New Roman" w:cs="Times New Roman"/>
          <w:i/>
          <w:sz w:val="20"/>
          <w:szCs w:val="20"/>
        </w:rPr>
        <w:t>Nota</w:t>
      </w:r>
      <w:r w:rsidRPr="00DA15F6">
        <w:rPr>
          <w:rFonts w:eastAsia="Times New Roman" w:cs="Times New Roman"/>
          <w:sz w:val="20"/>
          <w:szCs w:val="20"/>
        </w:rPr>
        <w:t>: Elaboración propia.</w:t>
      </w:r>
    </w:p>
    <w:p w14:paraId="6A88DF9E" w14:textId="1CC83D05"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1051D448" w:rsidR="00EC7CA5" w:rsidRDefault="00EC7CA5" w:rsidP="009C018C">
      <w:pPr>
        <w:ind w:firstLine="0"/>
        <w:rPr>
          <w:rFonts w:eastAsia="Times New Roman" w:cs="Times New Roman"/>
          <w:b/>
          <w:szCs w:val="24"/>
        </w:rPr>
      </w:pPr>
      <w:r>
        <w:rPr>
          <w:rFonts w:eastAsia="Times New Roman" w:cs="Times New Roman"/>
          <w:b/>
          <w:szCs w:val="24"/>
        </w:rPr>
        <w:t>Nombre CU05: Crear estación (tabla parámetro)</w:t>
      </w:r>
    </w:p>
    <w:p w14:paraId="2E499856" w14:textId="66AEA270" w:rsidR="00DA15F6" w:rsidRPr="00DA15F6" w:rsidRDefault="00DA15F6" w:rsidP="00DA15F6">
      <w:pPr>
        <w:pStyle w:val="Descripcin"/>
        <w:ind w:firstLine="0"/>
        <w:rPr>
          <w:rFonts w:eastAsia="Times New Roman" w:cs="Times New Roman"/>
          <w:b/>
          <w:color w:val="auto"/>
          <w:sz w:val="24"/>
          <w:szCs w:val="24"/>
        </w:rPr>
      </w:pPr>
      <w:bookmarkStart w:id="91" w:name="_Toc47023288"/>
      <w:r w:rsidRPr="00DA15F6">
        <w:rPr>
          <w:color w:val="auto"/>
          <w:sz w:val="24"/>
          <w:szCs w:val="24"/>
        </w:rPr>
        <w:t xml:space="preserve">Tabla </w:t>
      </w:r>
      <w:r w:rsidRPr="00DA15F6">
        <w:rPr>
          <w:color w:val="auto"/>
          <w:sz w:val="24"/>
          <w:szCs w:val="24"/>
        </w:rPr>
        <w:fldChar w:fldCharType="begin"/>
      </w:r>
      <w:r w:rsidRPr="00DA15F6">
        <w:rPr>
          <w:color w:val="auto"/>
          <w:sz w:val="24"/>
          <w:szCs w:val="24"/>
        </w:rPr>
        <w:instrText xml:space="preserve"> SEQ Tabla \* ARABIC </w:instrText>
      </w:r>
      <w:r w:rsidRPr="00DA15F6">
        <w:rPr>
          <w:color w:val="auto"/>
          <w:sz w:val="24"/>
          <w:szCs w:val="24"/>
        </w:rPr>
        <w:fldChar w:fldCharType="separate"/>
      </w:r>
      <w:r w:rsidR="00272653">
        <w:rPr>
          <w:noProof/>
          <w:color w:val="auto"/>
          <w:sz w:val="24"/>
          <w:szCs w:val="24"/>
        </w:rPr>
        <w:t>43</w:t>
      </w:r>
      <w:r w:rsidRPr="00DA15F6">
        <w:rPr>
          <w:color w:val="auto"/>
          <w:sz w:val="24"/>
          <w:szCs w:val="24"/>
        </w:rPr>
        <w:fldChar w:fldCharType="end"/>
      </w:r>
      <w:r w:rsidRPr="00DA15F6">
        <w:rPr>
          <w:color w:val="auto"/>
          <w:sz w:val="24"/>
          <w:szCs w:val="24"/>
        </w:rPr>
        <w:t>. Calendario de las tareas 1.1 - 2.4 (CU05) del equipo de calidad.</w:t>
      </w:r>
      <w:bookmarkEnd w:id="91"/>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(adecuación funcional, eficiencia </w:t>
            </w:r>
            <w:r>
              <w:rPr>
                <w:rFonts w:eastAsia="Times New Roman" w:cs="Times New Roman"/>
                <w:b/>
                <w:szCs w:val="24"/>
              </w:rPr>
              <w:lastRenderedPageBreak/>
              <w:t>de desempeño, usabilidad, seguridad y mantenibilidad)</w:t>
            </w:r>
          </w:p>
          <w:p w14:paraId="5A32E47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lastRenderedPageBreak/>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lastRenderedPageBreak/>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7072189F" w14:textId="4244CE7F" w:rsidR="00DA15F6" w:rsidRPr="00DA15F6" w:rsidRDefault="00DA15F6" w:rsidP="00151FA5">
      <w:pPr>
        <w:ind w:firstLine="0"/>
        <w:rPr>
          <w:rFonts w:eastAsia="Times New Roman" w:cs="Times New Roman"/>
          <w:sz w:val="20"/>
          <w:szCs w:val="20"/>
        </w:rPr>
      </w:pPr>
      <w:r w:rsidRPr="00DA15F6">
        <w:rPr>
          <w:rFonts w:eastAsia="Times New Roman" w:cs="Times New Roman"/>
          <w:sz w:val="20"/>
          <w:szCs w:val="20"/>
        </w:rPr>
        <w:t>Nota: Elaboración propia.</w:t>
      </w:r>
    </w:p>
    <w:p w14:paraId="09E3B4A5" w14:textId="1C908CB1"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443A867B" w:rsidR="00EC7CA5" w:rsidRDefault="00EC7CA5" w:rsidP="00151FA5">
      <w:pPr>
        <w:ind w:firstLine="0"/>
        <w:rPr>
          <w:rFonts w:eastAsia="Times New Roman" w:cs="Times New Roman"/>
          <w:b/>
          <w:szCs w:val="24"/>
        </w:rPr>
      </w:pPr>
      <w:r>
        <w:rPr>
          <w:rFonts w:eastAsia="Times New Roman" w:cs="Times New Roman"/>
          <w:b/>
          <w:szCs w:val="24"/>
        </w:rPr>
        <w:t>Nombre CU01: Conectar con estación FTP</w:t>
      </w:r>
    </w:p>
    <w:p w14:paraId="1445E897" w14:textId="3B1439DA" w:rsidR="00DA15F6" w:rsidRPr="00DA15F6" w:rsidRDefault="00DA15F6" w:rsidP="00DA15F6">
      <w:pPr>
        <w:pStyle w:val="Descripcin"/>
        <w:ind w:firstLine="0"/>
        <w:rPr>
          <w:rFonts w:eastAsia="Times New Roman" w:cs="Times New Roman"/>
          <w:color w:val="auto"/>
          <w:sz w:val="24"/>
          <w:szCs w:val="24"/>
        </w:rPr>
      </w:pPr>
      <w:bookmarkStart w:id="92" w:name="_Toc47023289"/>
      <w:r w:rsidRPr="00DA15F6">
        <w:rPr>
          <w:color w:val="auto"/>
          <w:sz w:val="24"/>
          <w:szCs w:val="24"/>
        </w:rPr>
        <w:t xml:space="preserve">Tabla </w:t>
      </w:r>
      <w:r w:rsidRPr="00DA15F6">
        <w:rPr>
          <w:color w:val="auto"/>
          <w:sz w:val="24"/>
          <w:szCs w:val="24"/>
        </w:rPr>
        <w:fldChar w:fldCharType="begin"/>
      </w:r>
      <w:r w:rsidRPr="00DA15F6">
        <w:rPr>
          <w:color w:val="auto"/>
          <w:sz w:val="24"/>
          <w:szCs w:val="24"/>
        </w:rPr>
        <w:instrText xml:space="preserve"> SEQ Tabla \* ARABIC </w:instrText>
      </w:r>
      <w:r w:rsidRPr="00DA15F6">
        <w:rPr>
          <w:color w:val="auto"/>
          <w:sz w:val="24"/>
          <w:szCs w:val="24"/>
        </w:rPr>
        <w:fldChar w:fldCharType="separate"/>
      </w:r>
      <w:r w:rsidR="00272653">
        <w:rPr>
          <w:noProof/>
          <w:color w:val="auto"/>
          <w:sz w:val="24"/>
          <w:szCs w:val="24"/>
        </w:rPr>
        <w:t>44</w:t>
      </w:r>
      <w:r w:rsidRPr="00DA15F6">
        <w:rPr>
          <w:color w:val="auto"/>
          <w:sz w:val="24"/>
          <w:szCs w:val="24"/>
        </w:rPr>
        <w:fldChar w:fldCharType="end"/>
      </w:r>
      <w:r w:rsidRPr="00DA15F6">
        <w:rPr>
          <w:color w:val="auto"/>
          <w:sz w:val="24"/>
          <w:szCs w:val="24"/>
        </w:rPr>
        <w:t>. Calendario de las tareas 1.1 - 2.4 (CU01) del equipo de calidad.</w:t>
      </w:r>
      <w:bookmarkEnd w:id="92"/>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lastRenderedPageBreak/>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23882217" w14:textId="79D154E9" w:rsidR="00DA15F6" w:rsidRPr="00DA15F6" w:rsidRDefault="00DA15F6" w:rsidP="00DB5322">
      <w:pPr>
        <w:ind w:firstLine="0"/>
        <w:rPr>
          <w:rFonts w:eastAsia="Times New Roman" w:cs="Times New Roman"/>
          <w:sz w:val="20"/>
          <w:szCs w:val="20"/>
        </w:rPr>
      </w:pPr>
      <w:r w:rsidRPr="00DA15F6">
        <w:rPr>
          <w:rFonts w:eastAsia="Times New Roman" w:cs="Times New Roman"/>
          <w:i/>
          <w:sz w:val="20"/>
          <w:szCs w:val="20"/>
        </w:rPr>
        <w:t>Nota</w:t>
      </w:r>
      <w:r w:rsidRPr="00DA15F6">
        <w:rPr>
          <w:rFonts w:eastAsia="Times New Roman" w:cs="Times New Roman"/>
          <w:sz w:val="20"/>
          <w:szCs w:val="20"/>
        </w:rPr>
        <w:t>: Elaboración propia.</w:t>
      </w:r>
    </w:p>
    <w:p w14:paraId="6CA4FFF0" w14:textId="394191EE"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Nombre CU09: Crear rango (tabla parámetro)</w:t>
      </w:r>
    </w:p>
    <w:p w14:paraId="032EC864" w14:textId="25B85734" w:rsidR="00EC7CA5" w:rsidRDefault="00EC7CA5" w:rsidP="00DB5322">
      <w:pPr>
        <w:ind w:firstLine="0"/>
        <w:rPr>
          <w:rFonts w:eastAsia="Times New Roman" w:cs="Times New Roman"/>
          <w:b/>
          <w:szCs w:val="24"/>
        </w:rPr>
      </w:pPr>
      <w:r>
        <w:rPr>
          <w:rFonts w:eastAsia="Times New Roman" w:cs="Times New Roman"/>
          <w:b/>
          <w:szCs w:val="24"/>
        </w:rPr>
        <w:t>Nombre CU11: Crear base de tiempo (tabla parámetro)</w:t>
      </w:r>
    </w:p>
    <w:p w14:paraId="2BF63371" w14:textId="31208964" w:rsidR="00DA15F6" w:rsidRPr="00DA15F6" w:rsidRDefault="00DA15F6" w:rsidP="00DA15F6">
      <w:pPr>
        <w:pStyle w:val="Descripcin"/>
        <w:ind w:firstLine="0"/>
        <w:rPr>
          <w:rFonts w:eastAsia="Times New Roman" w:cs="Times New Roman"/>
          <w:b/>
          <w:color w:val="auto"/>
          <w:sz w:val="24"/>
          <w:szCs w:val="24"/>
        </w:rPr>
      </w:pPr>
      <w:bookmarkStart w:id="93" w:name="_Toc47023290"/>
      <w:r w:rsidRPr="00DA15F6">
        <w:rPr>
          <w:color w:val="auto"/>
          <w:sz w:val="24"/>
          <w:szCs w:val="24"/>
        </w:rPr>
        <w:t xml:space="preserve">Tabla </w:t>
      </w:r>
      <w:r w:rsidRPr="00DA15F6">
        <w:rPr>
          <w:color w:val="auto"/>
          <w:sz w:val="24"/>
          <w:szCs w:val="24"/>
        </w:rPr>
        <w:fldChar w:fldCharType="begin"/>
      </w:r>
      <w:r w:rsidRPr="00DA15F6">
        <w:rPr>
          <w:color w:val="auto"/>
          <w:sz w:val="24"/>
          <w:szCs w:val="24"/>
        </w:rPr>
        <w:instrText xml:space="preserve"> SEQ Tabla \* ARABIC </w:instrText>
      </w:r>
      <w:r w:rsidRPr="00DA15F6">
        <w:rPr>
          <w:color w:val="auto"/>
          <w:sz w:val="24"/>
          <w:szCs w:val="24"/>
        </w:rPr>
        <w:fldChar w:fldCharType="separate"/>
      </w:r>
      <w:r w:rsidR="00272653">
        <w:rPr>
          <w:noProof/>
          <w:color w:val="auto"/>
          <w:sz w:val="24"/>
          <w:szCs w:val="24"/>
        </w:rPr>
        <w:t>45</w:t>
      </w:r>
      <w:r w:rsidRPr="00DA15F6">
        <w:rPr>
          <w:color w:val="auto"/>
          <w:sz w:val="24"/>
          <w:szCs w:val="24"/>
        </w:rPr>
        <w:fldChar w:fldCharType="end"/>
      </w:r>
      <w:r w:rsidRPr="00DA15F6">
        <w:rPr>
          <w:color w:val="auto"/>
          <w:sz w:val="24"/>
          <w:szCs w:val="24"/>
        </w:rPr>
        <w:t>. Calendario de las tareas 1.1 - 2.4 (CU09 y CU11) del equipo de calidad.</w:t>
      </w:r>
      <w:bookmarkEnd w:id="93"/>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Pr="00DA15F6" w:rsidRDefault="00EC7CA5" w:rsidP="00DA15F6">
      <w:pPr>
        <w:spacing w:line="240" w:lineRule="auto"/>
        <w:ind w:firstLine="0"/>
        <w:rPr>
          <w:rFonts w:eastAsia="Times New Roman" w:cs="Times New Roman"/>
          <w:b/>
          <w:sz w:val="20"/>
          <w:szCs w:val="20"/>
        </w:rPr>
      </w:pPr>
    </w:p>
    <w:p w14:paraId="3D1275BE" w14:textId="0281444A" w:rsidR="00DA15F6" w:rsidRPr="00DA15F6" w:rsidRDefault="00DA15F6" w:rsidP="00DA15F6">
      <w:pPr>
        <w:ind w:firstLine="0"/>
        <w:rPr>
          <w:rFonts w:eastAsia="Times New Roman" w:cs="Times New Roman"/>
          <w:sz w:val="20"/>
          <w:szCs w:val="20"/>
        </w:rPr>
      </w:pPr>
      <w:r w:rsidRPr="00DA15F6">
        <w:rPr>
          <w:rFonts w:eastAsia="Times New Roman" w:cs="Times New Roman"/>
          <w:i/>
          <w:sz w:val="20"/>
          <w:szCs w:val="20"/>
        </w:rPr>
        <w:t>Nota</w:t>
      </w:r>
      <w:r w:rsidRPr="00DA15F6">
        <w:rPr>
          <w:rFonts w:eastAsia="Times New Roman" w:cs="Times New Roman"/>
          <w:sz w:val="20"/>
          <w:szCs w:val="20"/>
        </w:rPr>
        <w:t>: Elaboración propia.</w:t>
      </w:r>
    </w:p>
    <w:p w14:paraId="22716E01" w14:textId="7C49FA40" w:rsidR="00EC7CA5" w:rsidRPr="000B32F1" w:rsidRDefault="00EC7CA5" w:rsidP="000B32F1">
      <w:pPr>
        <w:ind w:firstLine="0"/>
        <w:rPr>
          <w:rFonts w:eastAsia="Times New Roman" w:cs="Times New Roman"/>
          <w:b/>
          <w:szCs w:val="24"/>
        </w:rPr>
      </w:pPr>
      <w:r>
        <w:rPr>
          <w:rFonts w:eastAsia="Times New Roman" w:cs="Times New Roman"/>
          <w:b/>
          <w:szCs w:val="24"/>
        </w:rPr>
        <w:lastRenderedPageBreak/>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Nombre CU04: Crear región (tabla parámetro)</w:t>
      </w:r>
    </w:p>
    <w:p w14:paraId="6F5280EA" w14:textId="6A721532" w:rsidR="00EC7CA5" w:rsidRDefault="00EC7CA5" w:rsidP="000B32F1">
      <w:pPr>
        <w:ind w:firstLine="0"/>
        <w:rPr>
          <w:rFonts w:eastAsia="Times New Roman" w:cs="Times New Roman"/>
          <w:b/>
          <w:szCs w:val="24"/>
        </w:rPr>
      </w:pPr>
      <w:r>
        <w:rPr>
          <w:rFonts w:eastAsia="Times New Roman" w:cs="Times New Roman"/>
          <w:b/>
          <w:szCs w:val="24"/>
        </w:rPr>
        <w:t>Nombre CU08: Crear ciudad (tabla parámetro)</w:t>
      </w:r>
    </w:p>
    <w:p w14:paraId="35A4061E" w14:textId="127725EA" w:rsidR="009221BC" w:rsidRPr="009221BC" w:rsidRDefault="009221BC" w:rsidP="009221BC">
      <w:pPr>
        <w:pStyle w:val="Descripcin"/>
        <w:ind w:firstLine="0"/>
        <w:rPr>
          <w:rFonts w:eastAsia="Times New Roman" w:cs="Times New Roman"/>
          <w:b/>
          <w:color w:val="auto"/>
          <w:sz w:val="24"/>
          <w:szCs w:val="24"/>
        </w:rPr>
      </w:pPr>
      <w:bookmarkStart w:id="94" w:name="_Toc47023291"/>
      <w:r w:rsidRPr="009221BC">
        <w:rPr>
          <w:color w:val="auto"/>
          <w:sz w:val="24"/>
          <w:szCs w:val="24"/>
        </w:rPr>
        <w:t xml:space="preserve">Tabla </w:t>
      </w:r>
      <w:r w:rsidRPr="009221BC">
        <w:rPr>
          <w:color w:val="auto"/>
          <w:sz w:val="24"/>
          <w:szCs w:val="24"/>
        </w:rPr>
        <w:fldChar w:fldCharType="begin"/>
      </w:r>
      <w:r w:rsidRPr="009221BC">
        <w:rPr>
          <w:color w:val="auto"/>
          <w:sz w:val="24"/>
          <w:szCs w:val="24"/>
        </w:rPr>
        <w:instrText xml:space="preserve"> SEQ Tabla \* ARABIC </w:instrText>
      </w:r>
      <w:r w:rsidRPr="009221BC">
        <w:rPr>
          <w:color w:val="auto"/>
          <w:sz w:val="24"/>
          <w:szCs w:val="24"/>
        </w:rPr>
        <w:fldChar w:fldCharType="separate"/>
      </w:r>
      <w:r w:rsidR="00272653">
        <w:rPr>
          <w:noProof/>
          <w:color w:val="auto"/>
          <w:sz w:val="24"/>
          <w:szCs w:val="24"/>
        </w:rPr>
        <w:t>46</w:t>
      </w:r>
      <w:r w:rsidRPr="009221BC">
        <w:rPr>
          <w:color w:val="auto"/>
          <w:sz w:val="24"/>
          <w:szCs w:val="24"/>
        </w:rPr>
        <w:fldChar w:fldCharType="end"/>
      </w:r>
      <w:r w:rsidRPr="009221BC">
        <w:rPr>
          <w:color w:val="auto"/>
          <w:sz w:val="24"/>
          <w:szCs w:val="24"/>
        </w:rPr>
        <w:t>. Calendario de las tareas 2.5 - 2.6 (CU04 y CU08) del equipo de calidad.</w:t>
      </w:r>
      <w:bookmarkEnd w:id="94"/>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07AC67C0" w14:textId="19FE22E6" w:rsidR="009221BC" w:rsidRPr="009221BC" w:rsidRDefault="009221BC" w:rsidP="0021757F">
      <w:pPr>
        <w:ind w:firstLine="0"/>
        <w:rPr>
          <w:rFonts w:eastAsia="Times New Roman" w:cs="Times New Roman"/>
          <w:sz w:val="20"/>
          <w:szCs w:val="20"/>
        </w:rPr>
      </w:pPr>
      <w:r w:rsidRPr="009221BC">
        <w:rPr>
          <w:rFonts w:eastAsia="Times New Roman" w:cs="Times New Roman"/>
          <w:sz w:val="20"/>
          <w:szCs w:val="20"/>
        </w:rPr>
        <w:t>Nota: Elaboración propia.</w:t>
      </w:r>
    </w:p>
    <w:p w14:paraId="6B395275" w14:textId="06B92426"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CU16: Crear mantenimiento (tabla parámetro) </w:t>
      </w:r>
    </w:p>
    <w:p w14:paraId="304B1B75" w14:textId="62969910" w:rsidR="00EC7CA5" w:rsidRDefault="00EC7CA5" w:rsidP="0021757F">
      <w:pPr>
        <w:ind w:firstLine="0"/>
        <w:rPr>
          <w:rFonts w:eastAsia="Times New Roman" w:cs="Times New Roman"/>
          <w:b/>
          <w:szCs w:val="24"/>
        </w:rPr>
      </w:pPr>
      <w:r>
        <w:rPr>
          <w:rFonts w:eastAsia="Times New Roman" w:cs="Times New Roman"/>
          <w:b/>
          <w:szCs w:val="24"/>
        </w:rPr>
        <w:t>Nombre CU10: Crear alerta (tabla parámetro)</w:t>
      </w:r>
    </w:p>
    <w:p w14:paraId="467AED4E" w14:textId="34B998FA" w:rsidR="00272653" w:rsidRPr="00272653" w:rsidRDefault="00272653" w:rsidP="00272653">
      <w:pPr>
        <w:pStyle w:val="Descripcin"/>
        <w:ind w:firstLine="0"/>
        <w:rPr>
          <w:rFonts w:eastAsia="Times New Roman" w:cs="Times New Roman"/>
          <w:b/>
          <w:color w:val="auto"/>
          <w:sz w:val="24"/>
          <w:szCs w:val="24"/>
        </w:rPr>
      </w:pPr>
      <w:bookmarkStart w:id="95" w:name="_Toc47023292"/>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47</w:t>
      </w:r>
      <w:r w:rsidRPr="00272653">
        <w:rPr>
          <w:color w:val="auto"/>
          <w:sz w:val="24"/>
          <w:szCs w:val="24"/>
        </w:rPr>
        <w:fldChar w:fldCharType="end"/>
      </w:r>
      <w:r w:rsidRPr="00272653">
        <w:rPr>
          <w:color w:val="auto"/>
          <w:sz w:val="24"/>
          <w:szCs w:val="24"/>
        </w:rPr>
        <w:t>. Calendario de las tareas 2.5- 2.6 (CU16 y CU10) del equipo de calidad.</w:t>
      </w:r>
      <w:bookmarkEnd w:id="95"/>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AAFEFDD"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4DAD3EA1" w14:textId="3F830CD8" w:rsidR="00272653" w:rsidRPr="00272653" w:rsidRDefault="00272653" w:rsidP="0021757F">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r>
        <w:rPr>
          <w:rFonts w:eastAsia="Times New Roman" w:cs="Times New Roman"/>
          <w:sz w:val="20"/>
          <w:szCs w:val="20"/>
        </w:rPr>
        <w:t>.</w:t>
      </w:r>
    </w:p>
    <w:p w14:paraId="65B68AF2" w14:textId="4F50111C"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Nombre CU06: Crear organización (tabla parámetro)</w:t>
      </w:r>
    </w:p>
    <w:p w14:paraId="3C90F8F6" w14:textId="4DC3CD41" w:rsidR="00EC7CA5" w:rsidRDefault="00EC7CA5" w:rsidP="0021757F">
      <w:pPr>
        <w:ind w:firstLine="0"/>
        <w:rPr>
          <w:rFonts w:eastAsia="Times New Roman" w:cs="Times New Roman"/>
          <w:b/>
          <w:szCs w:val="24"/>
        </w:rPr>
      </w:pPr>
      <w:r>
        <w:rPr>
          <w:rFonts w:eastAsia="Times New Roman" w:cs="Times New Roman"/>
          <w:b/>
          <w:szCs w:val="24"/>
        </w:rPr>
        <w:lastRenderedPageBreak/>
        <w:t>Nombre CU07: Crear categoría (tabla parámetro)</w:t>
      </w:r>
    </w:p>
    <w:p w14:paraId="6BA60ECD" w14:textId="0E466B9F" w:rsidR="00272653" w:rsidRPr="00272653" w:rsidRDefault="00272653" w:rsidP="00272653">
      <w:pPr>
        <w:pStyle w:val="Descripcin"/>
        <w:ind w:firstLine="0"/>
        <w:rPr>
          <w:rFonts w:eastAsia="Times New Roman" w:cs="Times New Roman"/>
          <w:b/>
          <w:color w:val="auto"/>
          <w:sz w:val="24"/>
          <w:szCs w:val="24"/>
        </w:rPr>
      </w:pPr>
      <w:bookmarkStart w:id="96" w:name="_Toc47023293"/>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48</w:t>
      </w:r>
      <w:r w:rsidRPr="00272653">
        <w:rPr>
          <w:color w:val="auto"/>
          <w:sz w:val="24"/>
          <w:szCs w:val="24"/>
        </w:rPr>
        <w:fldChar w:fldCharType="end"/>
      </w:r>
      <w:r w:rsidRPr="00272653">
        <w:rPr>
          <w:color w:val="auto"/>
          <w:sz w:val="24"/>
          <w:szCs w:val="24"/>
        </w:rPr>
        <w:t>. Calendario de las tareas 2.5 - 2.6 (CU06 y CU07) del equipo de calidad.</w:t>
      </w:r>
      <w:bookmarkEnd w:id="96"/>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555BB8B4" w14:textId="6318B908" w:rsidR="00272653" w:rsidRDefault="00272653" w:rsidP="007A4A23">
      <w:pPr>
        <w:ind w:firstLine="0"/>
        <w:rPr>
          <w:rFonts w:eastAsia="Times New Roman" w:cs="Times New Roman"/>
          <w:b/>
          <w:szCs w:val="24"/>
        </w:rPr>
      </w:pPr>
      <w:r w:rsidRPr="00272653">
        <w:rPr>
          <w:rFonts w:eastAsia="Times New Roman" w:cs="Times New Roman"/>
          <w:i/>
          <w:sz w:val="20"/>
          <w:szCs w:val="20"/>
        </w:rPr>
        <w:t>Nota</w:t>
      </w:r>
      <w:r w:rsidRPr="00272653">
        <w:rPr>
          <w:rFonts w:eastAsia="Times New Roman" w:cs="Times New Roman"/>
          <w:sz w:val="20"/>
          <w:szCs w:val="20"/>
        </w:rPr>
        <w:t>: Elaboración propia</w:t>
      </w:r>
      <w:r>
        <w:rPr>
          <w:rFonts w:eastAsia="Times New Roman" w:cs="Times New Roman"/>
          <w:b/>
          <w:szCs w:val="24"/>
        </w:rPr>
        <w:t>.</w:t>
      </w:r>
    </w:p>
    <w:p w14:paraId="2C692D76" w14:textId="2E462DE7" w:rsidR="00EC7CA5" w:rsidRDefault="00EC7CA5" w:rsidP="007A4A23">
      <w:pPr>
        <w:ind w:firstLine="0"/>
        <w:rPr>
          <w:rFonts w:eastAsia="Times New Roman" w:cs="Times New Roman"/>
          <w:b/>
          <w:szCs w:val="24"/>
        </w:rPr>
      </w:pPr>
      <w:r>
        <w:rPr>
          <w:rFonts w:eastAsia="Times New Roman" w:cs="Times New Roman"/>
          <w:b/>
          <w:szCs w:val="24"/>
        </w:rPr>
        <w:t>Caso de uso #05</w:t>
      </w:r>
    </w:p>
    <w:p w14:paraId="15AFA941" w14:textId="3F759A43" w:rsidR="00EC7CA5" w:rsidRDefault="00EC7CA5" w:rsidP="007A4A23">
      <w:pPr>
        <w:ind w:firstLine="0"/>
        <w:rPr>
          <w:rFonts w:eastAsia="Times New Roman" w:cs="Times New Roman"/>
          <w:b/>
          <w:szCs w:val="24"/>
        </w:rPr>
      </w:pPr>
      <w:r>
        <w:rPr>
          <w:rFonts w:eastAsia="Times New Roman" w:cs="Times New Roman"/>
          <w:b/>
          <w:szCs w:val="24"/>
        </w:rPr>
        <w:t>Nombre CU05: Crear estación (tabla parámetro)</w:t>
      </w:r>
    </w:p>
    <w:p w14:paraId="1DABD582" w14:textId="15C601BA" w:rsidR="00272653" w:rsidRPr="00272653" w:rsidRDefault="00272653" w:rsidP="00272653">
      <w:pPr>
        <w:pStyle w:val="Descripcin"/>
        <w:ind w:firstLine="0"/>
        <w:rPr>
          <w:rFonts w:eastAsia="Times New Roman" w:cs="Times New Roman"/>
          <w:b/>
          <w:color w:val="auto"/>
          <w:sz w:val="24"/>
          <w:szCs w:val="24"/>
        </w:rPr>
      </w:pPr>
      <w:bookmarkStart w:id="97" w:name="_Toc47023294"/>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49</w:t>
      </w:r>
      <w:r w:rsidRPr="00272653">
        <w:rPr>
          <w:color w:val="auto"/>
          <w:sz w:val="24"/>
          <w:szCs w:val="24"/>
        </w:rPr>
        <w:fldChar w:fldCharType="end"/>
      </w:r>
      <w:r w:rsidRPr="00272653">
        <w:rPr>
          <w:color w:val="auto"/>
          <w:sz w:val="24"/>
          <w:szCs w:val="24"/>
        </w:rPr>
        <w:t>. Calendario de las tareas 2.5 - 2.6 (CU05) del equipo de calidad.</w:t>
      </w:r>
      <w:bookmarkEnd w:id="97"/>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546A2BCA" w14:textId="3FA01FF6" w:rsidR="00272653" w:rsidRPr="00272653" w:rsidRDefault="00272653" w:rsidP="009E4BBB">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370B802D" w14:textId="13FFB908"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03A26FA7" w:rsidR="00EC7CA5" w:rsidRDefault="00EC7CA5" w:rsidP="009E4BBB">
      <w:pPr>
        <w:ind w:firstLine="0"/>
        <w:rPr>
          <w:rFonts w:eastAsia="Times New Roman" w:cs="Times New Roman"/>
          <w:b/>
          <w:szCs w:val="24"/>
        </w:rPr>
      </w:pPr>
      <w:r>
        <w:rPr>
          <w:rFonts w:eastAsia="Times New Roman" w:cs="Times New Roman"/>
          <w:b/>
          <w:szCs w:val="24"/>
        </w:rPr>
        <w:t>Nombre CU01: Conectar con estación FTP</w:t>
      </w:r>
    </w:p>
    <w:p w14:paraId="09A21491" w14:textId="4058A0F1" w:rsidR="00272653" w:rsidRPr="00272653" w:rsidRDefault="00272653" w:rsidP="00272653">
      <w:pPr>
        <w:pStyle w:val="Descripcin"/>
        <w:ind w:firstLine="0"/>
        <w:rPr>
          <w:rFonts w:eastAsia="Times New Roman" w:cs="Times New Roman"/>
          <w:b/>
          <w:color w:val="auto"/>
          <w:sz w:val="24"/>
          <w:szCs w:val="24"/>
        </w:rPr>
      </w:pPr>
      <w:bookmarkStart w:id="98" w:name="_Toc47023295"/>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50</w:t>
      </w:r>
      <w:r w:rsidRPr="00272653">
        <w:rPr>
          <w:color w:val="auto"/>
          <w:sz w:val="24"/>
          <w:szCs w:val="24"/>
        </w:rPr>
        <w:fldChar w:fldCharType="end"/>
      </w:r>
      <w:r w:rsidRPr="00272653">
        <w:rPr>
          <w:color w:val="auto"/>
          <w:sz w:val="24"/>
          <w:szCs w:val="24"/>
        </w:rPr>
        <w:t>. Calendario de las tareas 2.5 - 2.6 (CU01) del equipo de calidad.</w:t>
      </w:r>
      <w:bookmarkEnd w:id="98"/>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AB1425">
            <w:pPr>
              <w:ind w:firstLine="0"/>
              <w:jc w:val="center"/>
              <w:rPr>
                <w:rFonts w:eastAsia="Times New Roman" w:cs="Times New Roman"/>
                <w:b/>
                <w:szCs w:val="24"/>
              </w:rPr>
            </w:pPr>
            <w:r>
              <w:rPr>
                <w:rFonts w:eastAsia="Times New Roman" w:cs="Times New Roman"/>
                <w:b/>
                <w:szCs w:val="24"/>
              </w:rPr>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AB1425">
            <w:pPr>
              <w:ind w:firstLine="0"/>
              <w:jc w:val="center"/>
              <w:rPr>
                <w:rFonts w:eastAsia="Times New Roman" w:cs="Times New Roman"/>
                <w:szCs w:val="24"/>
              </w:rPr>
            </w:pPr>
          </w:p>
          <w:p w14:paraId="64056CF7" w14:textId="77777777" w:rsidR="00EC7CA5" w:rsidRDefault="00EC7CA5" w:rsidP="00AB1425">
            <w:pPr>
              <w:ind w:firstLine="0"/>
              <w:jc w:val="center"/>
              <w:rPr>
                <w:rFonts w:eastAsia="Times New Roman" w:cs="Times New Roman"/>
                <w:szCs w:val="24"/>
              </w:rPr>
            </w:pPr>
          </w:p>
          <w:p w14:paraId="3F321CDE" w14:textId="77777777" w:rsidR="00EC7CA5" w:rsidRDefault="00EC7CA5" w:rsidP="00AB1425">
            <w:pPr>
              <w:ind w:firstLine="0"/>
              <w:rPr>
                <w:rFonts w:eastAsia="Times New Roman" w:cs="Times New Roman"/>
                <w:szCs w:val="24"/>
              </w:rPr>
            </w:pPr>
          </w:p>
          <w:p w14:paraId="008A4206" w14:textId="77777777" w:rsidR="00EC7CA5" w:rsidRPr="002834B1" w:rsidRDefault="00EC7CA5" w:rsidP="00AB1425">
            <w:pPr>
              <w:ind w:firstLine="0"/>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(adecuación </w:t>
            </w:r>
            <w:r>
              <w:rPr>
                <w:rFonts w:eastAsia="Times New Roman" w:cs="Times New Roman"/>
                <w:b/>
                <w:szCs w:val="24"/>
              </w:rPr>
              <w:lastRenderedPageBreak/>
              <w:t>funcional, eficiencia de desempeño, usabilidad, seguridad y mantenibilidad)</w:t>
            </w:r>
          </w:p>
          <w:p w14:paraId="32959460"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30B4308" w14:textId="494FDF3C" w:rsidR="00272653" w:rsidRDefault="00272653" w:rsidP="0037021E">
      <w:pPr>
        <w:ind w:firstLine="0"/>
        <w:rPr>
          <w:rFonts w:eastAsia="Times New Roman" w:cs="Times New Roman"/>
          <w:b/>
          <w:szCs w:val="24"/>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3E79A5BA" w14:textId="6040DA80"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Nombre CU09: Crear rango (tabla parámetro)</w:t>
      </w:r>
    </w:p>
    <w:p w14:paraId="6DCB3A35" w14:textId="04CB2577" w:rsidR="00EC7CA5" w:rsidRDefault="00EC7CA5" w:rsidP="0037021E">
      <w:pPr>
        <w:ind w:firstLine="0"/>
        <w:rPr>
          <w:rFonts w:eastAsia="Times New Roman" w:cs="Times New Roman"/>
          <w:b/>
          <w:szCs w:val="24"/>
        </w:rPr>
      </w:pPr>
      <w:r>
        <w:rPr>
          <w:rFonts w:eastAsia="Times New Roman" w:cs="Times New Roman"/>
          <w:b/>
          <w:szCs w:val="24"/>
        </w:rPr>
        <w:t>Nombre CU11: Crear base de tiempo (tabla parámetro)</w:t>
      </w:r>
    </w:p>
    <w:p w14:paraId="0069039A" w14:textId="4F382F51" w:rsidR="00272653" w:rsidRPr="00272653" w:rsidRDefault="00272653" w:rsidP="00272653">
      <w:pPr>
        <w:pStyle w:val="Descripcin"/>
        <w:ind w:firstLine="0"/>
        <w:rPr>
          <w:rFonts w:eastAsia="Times New Roman" w:cs="Times New Roman"/>
          <w:b/>
          <w:color w:val="auto"/>
          <w:sz w:val="24"/>
          <w:szCs w:val="24"/>
        </w:rPr>
      </w:pPr>
      <w:bookmarkStart w:id="99" w:name="_Toc47023296"/>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51</w:t>
      </w:r>
      <w:r w:rsidRPr="00272653">
        <w:rPr>
          <w:color w:val="auto"/>
          <w:sz w:val="24"/>
          <w:szCs w:val="24"/>
        </w:rPr>
        <w:fldChar w:fldCharType="end"/>
      </w:r>
      <w:r w:rsidRPr="00272653">
        <w:rPr>
          <w:color w:val="auto"/>
          <w:sz w:val="24"/>
          <w:szCs w:val="24"/>
        </w:rPr>
        <w:t>. Calendario de las tareas 2.5 - 2.6 (CU09 y CU11) del equipo de calidad.</w:t>
      </w:r>
      <w:bookmarkEnd w:id="99"/>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708619CD" w14:textId="775E67CC" w:rsidR="00272653" w:rsidRPr="00272653" w:rsidRDefault="00272653" w:rsidP="0037021E">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02871316" w14:textId="311AE9BF"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Nombre CU04: Crear región (tabla parámetro)</w:t>
      </w:r>
    </w:p>
    <w:p w14:paraId="3832998D" w14:textId="1E899EA1" w:rsidR="00EC7CA5" w:rsidRDefault="00EC7CA5" w:rsidP="0037021E">
      <w:pPr>
        <w:ind w:firstLine="0"/>
        <w:rPr>
          <w:rFonts w:eastAsia="Times New Roman" w:cs="Times New Roman"/>
          <w:b/>
          <w:szCs w:val="24"/>
        </w:rPr>
      </w:pPr>
      <w:r>
        <w:rPr>
          <w:rFonts w:eastAsia="Times New Roman" w:cs="Times New Roman"/>
          <w:b/>
          <w:szCs w:val="24"/>
        </w:rPr>
        <w:t>Nombre CU08: Crear ciudad (tabla parámetro)</w:t>
      </w:r>
    </w:p>
    <w:p w14:paraId="209754CA" w14:textId="59D48A25" w:rsidR="00272653" w:rsidRPr="00272653" w:rsidRDefault="00272653" w:rsidP="00272653">
      <w:pPr>
        <w:pStyle w:val="Descripcin"/>
        <w:ind w:firstLine="0"/>
        <w:rPr>
          <w:rFonts w:eastAsia="Times New Roman" w:cs="Times New Roman"/>
          <w:b/>
          <w:color w:val="auto"/>
          <w:sz w:val="24"/>
          <w:szCs w:val="24"/>
        </w:rPr>
      </w:pPr>
      <w:bookmarkStart w:id="100" w:name="_Toc47023297"/>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52</w:t>
      </w:r>
      <w:r w:rsidRPr="00272653">
        <w:rPr>
          <w:color w:val="auto"/>
          <w:sz w:val="24"/>
          <w:szCs w:val="24"/>
        </w:rPr>
        <w:fldChar w:fldCharType="end"/>
      </w:r>
      <w:r w:rsidRPr="00272653">
        <w:rPr>
          <w:color w:val="auto"/>
          <w:sz w:val="24"/>
          <w:szCs w:val="24"/>
        </w:rPr>
        <w:t>. Calendario de las tareas 3.1 - 4.1(CU04y CU08) del equipo de calidad.</w:t>
      </w:r>
      <w:bookmarkEnd w:id="100"/>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lastRenderedPageBreak/>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Fase 3: Ejecución de pruebas</w:t>
            </w:r>
          </w:p>
          <w:p w14:paraId="7117F46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lastRenderedPageBreak/>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lastRenderedPageBreak/>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lastRenderedPageBreak/>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0E509370" w14:textId="0C5E91C4" w:rsidR="00272653" w:rsidRPr="00272653" w:rsidRDefault="00272653" w:rsidP="00874C70">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563B5B49" w14:textId="17074BC8"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CU16: Crear mantenimiento (tabla parámetro) </w:t>
      </w:r>
    </w:p>
    <w:p w14:paraId="6AAC68B7" w14:textId="2A299CA3" w:rsidR="00272653" w:rsidRDefault="00EC7CA5" w:rsidP="00272653">
      <w:pPr>
        <w:ind w:firstLine="0"/>
        <w:rPr>
          <w:rFonts w:eastAsia="Times New Roman" w:cs="Times New Roman"/>
          <w:b/>
          <w:szCs w:val="24"/>
        </w:rPr>
      </w:pPr>
      <w:r>
        <w:rPr>
          <w:rFonts w:eastAsia="Times New Roman" w:cs="Times New Roman"/>
          <w:b/>
          <w:szCs w:val="24"/>
        </w:rPr>
        <w:t>Nombre CU10: Crear alerta (tabla parámetro)</w:t>
      </w:r>
    </w:p>
    <w:p w14:paraId="196AD383" w14:textId="42CA20D6" w:rsidR="00272653" w:rsidRPr="00272653" w:rsidRDefault="00272653" w:rsidP="00272653">
      <w:pPr>
        <w:pStyle w:val="Descripcin"/>
        <w:ind w:firstLine="0"/>
        <w:rPr>
          <w:rFonts w:eastAsia="Times New Roman" w:cs="Times New Roman"/>
          <w:b/>
          <w:color w:val="auto"/>
          <w:sz w:val="24"/>
          <w:szCs w:val="24"/>
        </w:rPr>
      </w:pPr>
      <w:bookmarkStart w:id="101" w:name="_Toc47023298"/>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53</w:t>
      </w:r>
      <w:r w:rsidRPr="00272653">
        <w:rPr>
          <w:color w:val="auto"/>
          <w:sz w:val="24"/>
          <w:szCs w:val="24"/>
        </w:rPr>
        <w:fldChar w:fldCharType="end"/>
      </w:r>
      <w:r w:rsidRPr="00272653">
        <w:rPr>
          <w:color w:val="auto"/>
          <w:sz w:val="24"/>
          <w:szCs w:val="24"/>
        </w:rPr>
        <w:t>. Calendario de las tareas 3.1 - 4.1 (CU16 y CU10) del equipo de calidad.</w:t>
      </w:r>
      <w:bookmarkEnd w:id="101"/>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3A62BB08" w14:textId="2B084AB8" w:rsidR="00272653" w:rsidRPr="00272653" w:rsidRDefault="00272653" w:rsidP="00464832">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0BC6CF33" w14:textId="43E81B0E"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Nombre CU06: Crear organización (tabla parámetro)</w:t>
      </w:r>
    </w:p>
    <w:p w14:paraId="652D9E81" w14:textId="0C78C15D" w:rsidR="00EC7CA5" w:rsidRDefault="00EC7CA5" w:rsidP="00464832">
      <w:pPr>
        <w:ind w:firstLine="0"/>
        <w:rPr>
          <w:rFonts w:eastAsia="Times New Roman" w:cs="Times New Roman"/>
          <w:b/>
          <w:szCs w:val="24"/>
        </w:rPr>
      </w:pPr>
      <w:r>
        <w:rPr>
          <w:rFonts w:eastAsia="Times New Roman" w:cs="Times New Roman"/>
          <w:b/>
          <w:szCs w:val="24"/>
        </w:rPr>
        <w:t>Nombre CU07: Crear categoría (tabla parámetro)</w:t>
      </w:r>
    </w:p>
    <w:p w14:paraId="0F9ECA28" w14:textId="122FDF23" w:rsidR="00272653" w:rsidRPr="00272653" w:rsidRDefault="00272653" w:rsidP="00272653">
      <w:pPr>
        <w:pStyle w:val="Descripcin"/>
        <w:ind w:firstLine="0"/>
        <w:rPr>
          <w:rFonts w:eastAsia="Times New Roman" w:cs="Times New Roman"/>
          <w:b/>
          <w:color w:val="auto"/>
          <w:sz w:val="24"/>
          <w:szCs w:val="24"/>
        </w:rPr>
      </w:pPr>
      <w:bookmarkStart w:id="102" w:name="_Toc47023299"/>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54</w:t>
      </w:r>
      <w:r w:rsidRPr="00272653">
        <w:rPr>
          <w:color w:val="auto"/>
          <w:sz w:val="24"/>
          <w:szCs w:val="24"/>
        </w:rPr>
        <w:fldChar w:fldCharType="end"/>
      </w:r>
      <w:r w:rsidRPr="00272653">
        <w:rPr>
          <w:color w:val="auto"/>
          <w:sz w:val="24"/>
          <w:szCs w:val="24"/>
        </w:rPr>
        <w:t>. Calendario de las tareas 3.1 - 4.1 (CU06 y CU07) del equipo de calidad.</w:t>
      </w:r>
      <w:bookmarkEnd w:id="102"/>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lastRenderedPageBreak/>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7C0E0764" w14:textId="2C8A1BD1" w:rsidR="00272653" w:rsidRPr="00272653" w:rsidRDefault="00272653" w:rsidP="005C045A">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6F7AAE51" w14:textId="781C985C"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25DE316A" w:rsidR="00EC7CA5" w:rsidRDefault="00EC7CA5" w:rsidP="005C045A">
      <w:pPr>
        <w:ind w:firstLine="0"/>
        <w:rPr>
          <w:rFonts w:eastAsia="Times New Roman" w:cs="Times New Roman"/>
          <w:b/>
          <w:szCs w:val="24"/>
        </w:rPr>
      </w:pPr>
      <w:r>
        <w:rPr>
          <w:rFonts w:eastAsia="Times New Roman" w:cs="Times New Roman"/>
          <w:b/>
          <w:szCs w:val="24"/>
        </w:rPr>
        <w:t>Nombre CU05: Crear estación (tabla parámetro)</w:t>
      </w:r>
    </w:p>
    <w:p w14:paraId="581A6F32" w14:textId="1D6E0304" w:rsidR="00272653" w:rsidRPr="00272653" w:rsidRDefault="00272653" w:rsidP="00272653">
      <w:pPr>
        <w:pStyle w:val="Descripcin"/>
        <w:ind w:firstLine="0"/>
        <w:rPr>
          <w:rFonts w:eastAsia="Times New Roman" w:cs="Times New Roman"/>
          <w:b/>
          <w:color w:val="auto"/>
          <w:sz w:val="24"/>
          <w:szCs w:val="24"/>
        </w:rPr>
      </w:pPr>
      <w:bookmarkStart w:id="103" w:name="_Toc47023300"/>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55</w:t>
      </w:r>
      <w:r w:rsidRPr="00272653">
        <w:rPr>
          <w:color w:val="auto"/>
          <w:sz w:val="24"/>
          <w:szCs w:val="24"/>
        </w:rPr>
        <w:fldChar w:fldCharType="end"/>
      </w:r>
      <w:r w:rsidRPr="00272653">
        <w:rPr>
          <w:color w:val="auto"/>
          <w:sz w:val="24"/>
          <w:szCs w:val="24"/>
        </w:rPr>
        <w:t>. Calendario de las tareas 3.1 - 4.1 (CU05) del equipo de calidad.</w:t>
      </w:r>
      <w:bookmarkEnd w:id="103"/>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7C9F0D99" w14:textId="23066C3C" w:rsidR="00272653" w:rsidRPr="00272653" w:rsidRDefault="00272653" w:rsidP="000A59CA">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1A51F9E7" w14:textId="681EB1FC"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3A6585DB" w:rsidR="00EC7CA5" w:rsidRDefault="00EC7CA5" w:rsidP="000A59CA">
      <w:pPr>
        <w:ind w:firstLine="0"/>
        <w:rPr>
          <w:rFonts w:eastAsia="Times New Roman" w:cs="Times New Roman"/>
          <w:b/>
          <w:szCs w:val="24"/>
        </w:rPr>
      </w:pPr>
      <w:r>
        <w:rPr>
          <w:rFonts w:eastAsia="Times New Roman" w:cs="Times New Roman"/>
          <w:b/>
          <w:szCs w:val="24"/>
        </w:rPr>
        <w:t>Nombre CU01: Conectar con estación FTP</w:t>
      </w:r>
    </w:p>
    <w:p w14:paraId="63CCE2C5" w14:textId="29BA4980" w:rsidR="00272653" w:rsidRPr="00272653" w:rsidRDefault="00272653" w:rsidP="00272653">
      <w:pPr>
        <w:pStyle w:val="Descripcin"/>
        <w:ind w:firstLine="0"/>
        <w:rPr>
          <w:rFonts w:eastAsia="Times New Roman" w:cs="Times New Roman"/>
          <w:b/>
          <w:color w:val="auto"/>
          <w:sz w:val="24"/>
          <w:szCs w:val="24"/>
        </w:rPr>
      </w:pPr>
      <w:bookmarkStart w:id="104" w:name="_Toc47023301"/>
      <w:r w:rsidRPr="00272653">
        <w:rPr>
          <w:color w:val="auto"/>
          <w:sz w:val="24"/>
          <w:szCs w:val="24"/>
        </w:rPr>
        <w:lastRenderedPageBreak/>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Pr>
          <w:noProof/>
          <w:color w:val="auto"/>
          <w:sz w:val="24"/>
          <w:szCs w:val="24"/>
        </w:rPr>
        <w:t>56</w:t>
      </w:r>
      <w:r w:rsidRPr="00272653">
        <w:rPr>
          <w:color w:val="auto"/>
          <w:sz w:val="24"/>
          <w:szCs w:val="24"/>
        </w:rPr>
        <w:fldChar w:fldCharType="end"/>
      </w:r>
      <w:r w:rsidRPr="00272653">
        <w:rPr>
          <w:color w:val="auto"/>
          <w:sz w:val="24"/>
          <w:szCs w:val="24"/>
        </w:rPr>
        <w:t>. Calendario de las tareas 3.1 - 4.1 (CU01) del equipo de calidad.</w:t>
      </w:r>
      <w:bookmarkEnd w:id="104"/>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55CAAF2B" w14:textId="4B2B1A28" w:rsidR="00272653" w:rsidRPr="00272653" w:rsidRDefault="00272653" w:rsidP="00F30120">
      <w:pPr>
        <w:ind w:firstLine="0"/>
        <w:rPr>
          <w:rFonts w:eastAsia="Times New Roman" w:cs="Times New Roman"/>
          <w:b/>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1D83C1E5" w14:textId="1FC7F9E6"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Nombre CU09: Crear rango (tabla parámetro)</w:t>
      </w:r>
    </w:p>
    <w:p w14:paraId="3FFD341C" w14:textId="0A46A6F9" w:rsidR="00EC7CA5" w:rsidRDefault="00EC7CA5" w:rsidP="00F30120">
      <w:pPr>
        <w:ind w:firstLine="0"/>
        <w:rPr>
          <w:rFonts w:eastAsia="Times New Roman" w:cs="Times New Roman"/>
          <w:b/>
          <w:szCs w:val="24"/>
        </w:rPr>
      </w:pPr>
      <w:r>
        <w:rPr>
          <w:rFonts w:eastAsia="Times New Roman" w:cs="Times New Roman"/>
          <w:b/>
          <w:szCs w:val="24"/>
        </w:rPr>
        <w:t>Nombre CU11: Crear base de tiempo (tabla parámetro)</w:t>
      </w:r>
    </w:p>
    <w:p w14:paraId="5380668A" w14:textId="6E8A5037" w:rsidR="00272653" w:rsidRPr="00272653" w:rsidRDefault="00272653" w:rsidP="00272653">
      <w:pPr>
        <w:pStyle w:val="Descripcin"/>
        <w:ind w:firstLine="0"/>
        <w:rPr>
          <w:rFonts w:eastAsia="Times New Roman" w:cs="Times New Roman"/>
          <w:b/>
          <w:color w:val="auto"/>
          <w:sz w:val="24"/>
          <w:szCs w:val="24"/>
        </w:rPr>
      </w:pPr>
      <w:bookmarkStart w:id="105" w:name="_Toc47023302"/>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Pr="00272653">
        <w:rPr>
          <w:noProof/>
          <w:color w:val="auto"/>
          <w:sz w:val="24"/>
          <w:szCs w:val="24"/>
        </w:rPr>
        <w:t>57</w:t>
      </w:r>
      <w:r w:rsidRPr="00272653">
        <w:rPr>
          <w:color w:val="auto"/>
          <w:sz w:val="24"/>
          <w:szCs w:val="24"/>
        </w:rPr>
        <w:fldChar w:fldCharType="end"/>
      </w:r>
      <w:r w:rsidRPr="00272653">
        <w:rPr>
          <w:color w:val="auto"/>
          <w:sz w:val="24"/>
          <w:szCs w:val="24"/>
        </w:rPr>
        <w:t>. Calendario de las tareas 3.1 - 4.1 (CU09 y CU11) del equipo de calidad.</w:t>
      </w:r>
      <w:bookmarkEnd w:id="105"/>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Pr="00272653" w:rsidRDefault="00EC7CA5" w:rsidP="00272653">
      <w:pPr>
        <w:spacing w:line="240" w:lineRule="auto"/>
        <w:ind w:firstLine="0"/>
        <w:rPr>
          <w:rFonts w:eastAsia="Times New Roman" w:cs="Times New Roman"/>
          <w:sz w:val="20"/>
          <w:szCs w:val="20"/>
        </w:rPr>
      </w:pPr>
    </w:p>
    <w:p w14:paraId="370A4D51" w14:textId="60305494" w:rsidR="00272653" w:rsidRPr="00272653" w:rsidRDefault="00272653" w:rsidP="00272653">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4C655943" w14:textId="068BAA20" w:rsidR="00EC7CA5" w:rsidRDefault="00EC7CA5" w:rsidP="009064DF">
      <w:pPr>
        <w:rPr>
          <w:rFonts w:eastAsia="Times New Roman" w:cs="Times New Roman"/>
          <w:b/>
          <w:szCs w:val="24"/>
        </w:rPr>
      </w:pPr>
      <w:r>
        <w:rPr>
          <w:rFonts w:eastAsia="Times New Roman" w:cs="Times New Roman"/>
          <w:b/>
          <w:szCs w:val="24"/>
        </w:rPr>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lastRenderedPageBreak/>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p>
        </w:tc>
      </w:tr>
    </w:tbl>
    <w:p w14:paraId="71B812BE" w14:textId="77777777" w:rsidR="00C630E2" w:rsidRDefault="00C630E2"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D47333">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850"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D47333">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D47333">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D47333">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D47333">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850"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77777777" w:rsidR="00EC7CA5" w:rsidRDefault="00EC7CA5"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Adicional se almacenarán semanalmente copias de respaldo de las versiones del proyecto en el servicio de la nube de Google Drive. De esta manera si se desea volver a un estado 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lastRenderedPageBreak/>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106" w:name="_Hlk17138738"/>
      <w:bookmarkStart w:id="107"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106"/>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107"/>
    </w:p>
    <w:p w14:paraId="18906F52" w14:textId="6E748C0C" w:rsidR="00513742" w:rsidRPr="00513742" w:rsidRDefault="00513742" w:rsidP="00513742">
      <w:pPr>
        <w:pStyle w:val="Ttulo3"/>
      </w:pPr>
      <w:bookmarkStart w:id="108" w:name="_Toc47018730"/>
      <w:r>
        <w:rPr>
          <w:rStyle w:val="Ttulo3Car"/>
          <w:b/>
        </w:rPr>
        <w:t>Crear r</w:t>
      </w:r>
      <w:r w:rsidR="00EC2A35" w:rsidRPr="00513742">
        <w:rPr>
          <w:rStyle w:val="Ttulo3Car"/>
          <w:b/>
        </w:rPr>
        <w:t>epositorio del proyecto</w:t>
      </w:r>
      <w:bookmarkEnd w:id="108"/>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109" w:name="_Toc47018748"/>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109"/>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56D3EFE5"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w:t>
      </w:r>
      <w:r w:rsidR="0068066D">
        <w:rPr>
          <w:color w:val="000000"/>
        </w:rPr>
        <w:t>estas</w:t>
      </w:r>
      <w:r>
        <w:rPr>
          <w:color w:val="000000"/>
        </w:rPr>
        <w:t xml:space="preserve">.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110" w:name="_Toc47018749"/>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110"/>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111" w:name="_Toc47018731"/>
      <w:r w:rsidRPr="00513742">
        <w:rPr>
          <w:rStyle w:val="Ttulo3Car"/>
          <w:b/>
        </w:rPr>
        <w:t>R</w:t>
      </w:r>
      <w:r w:rsidR="00513742">
        <w:rPr>
          <w:rStyle w:val="Ttulo3Car"/>
          <w:b/>
        </w:rPr>
        <w:t>egistrar los r</w:t>
      </w:r>
      <w:r w:rsidRPr="00513742">
        <w:rPr>
          <w:rStyle w:val="Ttulo3Car"/>
          <w:b/>
        </w:rPr>
        <w:t>esultados de la verificación</w:t>
      </w:r>
      <w:bookmarkEnd w:id="111"/>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112" w:name="_Toc47018750"/>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112"/>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113" w:name="_Toc47018732"/>
      <w:r>
        <w:rPr>
          <w:rFonts w:eastAsia="Times New Roman"/>
        </w:rPr>
        <w:t>Fase 2: Ejecución del plan de</w:t>
      </w:r>
      <w:r w:rsidR="00944DC8">
        <w:rPr>
          <w:rFonts w:eastAsia="Times New Roman"/>
        </w:rPr>
        <w:t>l</w:t>
      </w:r>
      <w:r>
        <w:rPr>
          <w:rFonts w:eastAsia="Times New Roman"/>
        </w:rPr>
        <w:t xml:space="preserve"> proyecto</w:t>
      </w:r>
      <w:bookmarkEnd w:id="113"/>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114" w:name="_Toc47018733"/>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114"/>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115" w:name="_Toc47018751"/>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115"/>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116" w:name="_Toc4701873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116"/>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117" w:name="_Toc47018752"/>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117"/>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118" w:name="_Toc4701873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118"/>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119" w:name="_Toc47018753"/>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119"/>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120" w:name="_Toc47018736"/>
      <w:r>
        <w:lastRenderedPageBreak/>
        <w:t xml:space="preserve">Fase 3: </w:t>
      </w:r>
      <w:r w:rsidR="00D15048">
        <w:t>Evaluación y control del proyecto</w:t>
      </w:r>
      <w:bookmarkEnd w:id="120"/>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121" w:name="_Toc4701873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121"/>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122" w:name="_Toc47018754"/>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122"/>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123" w:name="_Toc47018738"/>
      <w:r>
        <w:t>Fase 4: Cierre del proyecto</w:t>
      </w:r>
      <w:bookmarkEnd w:id="123"/>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124" w:name="_Toc47018739"/>
      <w:r w:rsidRPr="00C1064C">
        <w:rPr>
          <w:rStyle w:val="Ttulo3Car"/>
          <w:b/>
        </w:rPr>
        <w:t>Diligenciar un r</w:t>
      </w:r>
      <w:r w:rsidR="00406CE3" w:rsidRPr="00C1064C">
        <w:rPr>
          <w:rStyle w:val="Ttulo3Car"/>
          <w:b/>
        </w:rPr>
        <w:t>egistro de aceptación</w:t>
      </w:r>
      <w:r w:rsidR="002F25FA" w:rsidRPr="00C1064C">
        <w:rPr>
          <w:rStyle w:val="Ttulo3Car"/>
          <w:b/>
        </w:rPr>
        <w:t>.</w:t>
      </w:r>
      <w:bookmarkEnd w:id="124"/>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125" w:name="_Toc47018755"/>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125"/>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126" w:name="_Toc47018740"/>
      <w:r>
        <w:lastRenderedPageBreak/>
        <w:t>Conclusiones</w:t>
      </w:r>
      <w:bookmarkEnd w:id="126"/>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450A11AF" w:rsidR="000361C6" w:rsidRDefault="009C5AFE" w:rsidP="000968A5">
      <w:pPr>
        <w:pStyle w:val="Prrafodelista"/>
        <w:ind w:left="641"/>
        <w:rPr>
          <w:rStyle w:val="tl8wme"/>
        </w:rPr>
      </w:pPr>
      <w:r>
        <w:rPr>
          <w:rStyle w:val="tl8wme"/>
        </w:rPr>
        <w:t>Gracias a la</w:t>
      </w:r>
      <w:r w:rsidR="00CF6025">
        <w:rPr>
          <w:rStyle w:val="tl8wme"/>
        </w:rPr>
        <w:t xml:space="preserve"> implementación de esta estrategia</w:t>
      </w:r>
      <w:r w:rsidR="003C16C0">
        <w:rPr>
          <w:rStyle w:val="tl8wme"/>
        </w:rPr>
        <w:t>,</w:t>
      </w:r>
      <w:r w:rsidR="00CF6025">
        <w:rPr>
          <w:rStyle w:val="tl8wme"/>
        </w:rPr>
        <w:t xml:space="preserve"> se logró</w:t>
      </w:r>
      <w:r>
        <w:rPr>
          <w:rStyle w:val="tl8wme"/>
        </w:rPr>
        <w:t xml:space="preserve"> mantener</w:t>
      </w:r>
      <w:r w:rsidR="00FB13C7">
        <w:rPr>
          <w:rStyle w:val="tl8wme"/>
        </w:rPr>
        <w:t xml:space="preserve"> sin problema alguno</w:t>
      </w:r>
      <w:r w:rsidR="00CF6025">
        <w:rPr>
          <w:rStyle w:val="tl8wme"/>
        </w:rPr>
        <w:t xml:space="preserve"> la entrega</w:t>
      </w:r>
      <w:r>
        <w:rPr>
          <w:rStyle w:val="tl8wme"/>
        </w:rPr>
        <w:t xml:space="preserve"> continua</w:t>
      </w:r>
      <w:r w:rsidR="00CF6025">
        <w:rPr>
          <w:rStyle w:val="tl8wme"/>
        </w:rPr>
        <w:t xml:space="preserve"> de las actividades </w:t>
      </w:r>
      <w:r w:rsidR="001F1E3A">
        <w:rPr>
          <w:rStyle w:val="tl8wme"/>
        </w:rPr>
        <w:t>por parte de cada equipo de trabajo</w:t>
      </w:r>
      <w:r w:rsidR="007156C2">
        <w:rPr>
          <w:rStyle w:val="tl8wme"/>
        </w:rPr>
        <w:t>.</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127" w:name="_Toc47018741"/>
      <w:r>
        <w:lastRenderedPageBreak/>
        <w:t>Referencias</w:t>
      </w:r>
      <w:bookmarkEnd w:id="127"/>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A84DB" w16cex:dateUtc="2020-07-28T16:04:00Z"/>
  <w16cex:commentExtensible w16cex:durableId="22CC1DB7" w16cex:dateUtc="2020-07-29T21:09:00Z"/>
  <w16cex:commentExtensible w16cex:durableId="22CC1EB5" w16cex:dateUtc="2020-07-29T21:13:00Z"/>
  <w16cex:commentExtensible w16cex:durableId="22CC1A7D" w16cex:dateUtc="2020-07-29T20:55:00Z"/>
</w16cex:commentsExtensible>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ADB29" w14:textId="77777777" w:rsidR="00513D62" w:rsidRDefault="00513D62" w:rsidP="00294A0E">
      <w:pPr>
        <w:spacing w:line="240" w:lineRule="auto"/>
      </w:pPr>
      <w:r>
        <w:separator/>
      </w:r>
    </w:p>
  </w:endnote>
  <w:endnote w:type="continuationSeparator" w:id="0">
    <w:p w14:paraId="552727A8" w14:textId="77777777" w:rsidR="00513D62" w:rsidRDefault="00513D62"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A01E" w14:textId="77777777" w:rsidR="00AF6C35" w:rsidRDefault="00AF6C3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B8066" w14:textId="77777777" w:rsidR="00AF6C35" w:rsidRDefault="00AF6C3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F68B6" w14:textId="77777777" w:rsidR="00AF6C35" w:rsidRDefault="00AF6C3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7DAB3D" w14:textId="77777777" w:rsidR="00513D62" w:rsidRDefault="00513D62" w:rsidP="00294A0E">
      <w:pPr>
        <w:spacing w:line="240" w:lineRule="auto"/>
      </w:pPr>
      <w:r>
        <w:separator/>
      </w:r>
    </w:p>
  </w:footnote>
  <w:footnote w:type="continuationSeparator" w:id="0">
    <w:p w14:paraId="6E24CEA9" w14:textId="77777777" w:rsidR="00513D62" w:rsidRDefault="00513D62"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300522"/>
      <w:docPartObj>
        <w:docPartGallery w:val="Page Numbers (Top of Page)"/>
        <w:docPartUnique/>
      </w:docPartObj>
    </w:sdtPr>
    <w:sdtEndPr/>
    <w:sdtContent>
      <w:p w14:paraId="3193FB33" w14:textId="69573F76" w:rsidR="00AF6C35" w:rsidRDefault="00AF6C35">
        <w:pPr>
          <w:pStyle w:val="Encabezado"/>
          <w:jc w:val="right"/>
        </w:pPr>
        <w:r>
          <w:fldChar w:fldCharType="begin"/>
        </w:r>
        <w:r>
          <w:instrText>PAGE   \* MERGEFORMAT</w:instrText>
        </w:r>
        <w:r>
          <w:fldChar w:fldCharType="separate"/>
        </w:r>
        <w:r w:rsidR="00770B9E" w:rsidRPr="00770B9E">
          <w:rPr>
            <w:noProof/>
            <w:lang w:val="es-ES"/>
          </w:rPr>
          <w:t>xii</w:t>
        </w:r>
        <w:r>
          <w:fldChar w:fldCharType="end"/>
        </w:r>
      </w:p>
    </w:sdtContent>
  </w:sdt>
  <w:p w14:paraId="1518AC65" w14:textId="77777777" w:rsidR="00AF6C35" w:rsidRDefault="00AF6C3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1B11A" w14:textId="77777777" w:rsidR="00AF6C35" w:rsidRDefault="00AF6C35">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346994"/>
      <w:docPartObj>
        <w:docPartGallery w:val="Page Numbers (Top of Page)"/>
        <w:docPartUnique/>
      </w:docPartObj>
    </w:sdtPr>
    <w:sdtEndPr/>
    <w:sdtContent>
      <w:p w14:paraId="1BCFBAA5" w14:textId="01088124" w:rsidR="00AF6C35" w:rsidRDefault="00AF6C35">
        <w:pPr>
          <w:pStyle w:val="Encabezado"/>
          <w:jc w:val="right"/>
        </w:pPr>
        <w:r>
          <w:fldChar w:fldCharType="begin"/>
        </w:r>
        <w:r>
          <w:instrText>PAGE   \* MERGEFORMAT</w:instrText>
        </w:r>
        <w:r>
          <w:fldChar w:fldCharType="separate"/>
        </w:r>
        <w:r w:rsidR="0008256B" w:rsidRPr="0008256B">
          <w:rPr>
            <w:noProof/>
            <w:lang w:val="es-ES"/>
          </w:rPr>
          <w:t>75</w:t>
        </w:r>
        <w:r>
          <w:fldChar w:fldCharType="end"/>
        </w:r>
      </w:p>
    </w:sdtContent>
  </w:sdt>
  <w:p w14:paraId="0B38173F" w14:textId="77777777" w:rsidR="00AF6C35" w:rsidRDefault="00AF6C3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973F" w14:textId="77777777" w:rsidR="00AF6C35" w:rsidRDefault="00AF6C3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5712E8"/>
    <w:multiLevelType w:val="hybridMultilevel"/>
    <w:tmpl w:val="0DFA7B10"/>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8"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1004233C"/>
    <w:multiLevelType w:val="hybridMultilevel"/>
    <w:tmpl w:val="BE94DDEC"/>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4" w15:restartNumberingAfterBreak="0">
    <w:nsid w:val="102341A3"/>
    <w:multiLevelType w:val="hybridMultilevel"/>
    <w:tmpl w:val="7D021F3A"/>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5"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7"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19F3BD3"/>
    <w:multiLevelType w:val="hybridMultilevel"/>
    <w:tmpl w:val="B612454C"/>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1"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4"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8"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50"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3"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297E03BD"/>
    <w:multiLevelType w:val="hybridMultilevel"/>
    <w:tmpl w:val="92262696"/>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2"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3"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4"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0"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2"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3"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6"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8"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90"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5"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7"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8"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0"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3"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4"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5"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6"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7"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8"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9"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1"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5"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0"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5"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6"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8"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9"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0"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49"/>
  </w:num>
  <w:num w:numId="2">
    <w:abstractNumId w:val="57"/>
  </w:num>
  <w:num w:numId="3">
    <w:abstractNumId w:val="63"/>
  </w:num>
  <w:num w:numId="4">
    <w:abstractNumId w:val="47"/>
  </w:num>
  <w:num w:numId="5">
    <w:abstractNumId w:val="124"/>
  </w:num>
  <w:num w:numId="6">
    <w:abstractNumId w:val="26"/>
  </w:num>
  <w:num w:numId="7">
    <w:abstractNumId w:val="46"/>
  </w:num>
  <w:num w:numId="8">
    <w:abstractNumId w:val="115"/>
  </w:num>
  <w:num w:numId="9">
    <w:abstractNumId w:val="138"/>
  </w:num>
  <w:num w:numId="10">
    <w:abstractNumId w:val="91"/>
  </w:num>
  <w:num w:numId="11">
    <w:abstractNumId w:val="97"/>
  </w:num>
  <w:num w:numId="12">
    <w:abstractNumId w:val="4"/>
  </w:num>
  <w:num w:numId="13">
    <w:abstractNumId w:val="117"/>
  </w:num>
  <w:num w:numId="14">
    <w:abstractNumId w:val="58"/>
  </w:num>
  <w:num w:numId="15">
    <w:abstractNumId w:val="38"/>
  </w:num>
  <w:num w:numId="16">
    <w:abstractNumId w:val="131"/>
  </w:num>
  <w:num w:numId="17">
    <w:abstractNumId w:val="74"/>
  </w:num>
  <w:num w:numId="18">
    <w:abstractNumId w:val="11"/>
  </w:num>
  <w:num w:numId="19">
    <w:abstractNumId w:val="92"/>
  </w:num>
  <w:num w:numId="20">
    <w:abstractNumId w:val="17"/>
  </w:num>
  <w:num w:numId="21">
    <w:abstractNumId w:val="33"/>
  </w:num>
  <w:num w:numId="22">
    <w:abstractNumId w:val="94"/>
  </w:num>
  <w:num w:numId="23">
    <w:abstractNumId w:val="89"/>
  </w:num>
  <w:num w:numId="24">
    <w:abstractNumId w:val="85"/>
  </w:num>
  <w:num w:numId="25">
    <w:abstractNumId w:val="98"/>
  </w:num>
  <w:num w:numId="26">
    <w:abstractNumId w:val="28"/>
  </w:num>
  <w:num w:numId="27">
    <w:abstractNumId w:val="10"/>
  </w:num>
  <w:num w:numId="28">
    <w:abstractNumId w:val="44"/>
  </w:num>
  <w:num w:numId="29">
    <w:abstractNumId w:val="127"/>
  </w:num>
  <w:num w:numId="30">
    <w:abstractNumId w:val="3"/>
  </w:num>
  <w:num w:numId="31">
    <w:abstractNumId w:val="101"/>
  </w:num>
  <w:num w:numId="32">
    <w:abstractNumId w:val="104"/>
  </w:num>
  <w:num w:numId="33">
    <w:abstractNumId w:val="13"/>
  </w:num>
  <w:num w:numId="34">
    <w:abstractNumId w:val="15"/>
  </w:num>
  <w:num w:numId="35">
    <w:abstractNumId w:val="90"/>
  </w:num>
  <w:num w:numId="36">
    <w:abstractNumId w:val="123"/>
  </w:num>
  <w:num w:numId="37">
    <w:abstractNumId w:val="77"/>
  </w:num>
  <w:num w:numId="38">
    <w:abstractNumId w:val="110"/>
  </w:num>
  <w:num w:numId="39">
    <w:abstractNumId w:val="78"/>
  </w:num>
  <w:num w:numId="40">
    <w:abstractNumId w:val="0"/>
  </w:num>
  <w:num w:numId="41">
    <w:abstractNumId w:val="48"/>
  </w:num>
  <w:num w:numId="42">
    <w:abstractNumId w:val="140"/>
  </w:num>
  <w:num w:numId="43">
    <w:abstractNumId w:val="34"/>
  </w:num>
  <w:num w:numId="44">
    <w:abstractNumId w:val="121"/>
  </w:num>
  <w:num w:numId="45">
    <w:abstractNumId w:val="42"/>
  </w:num>
  <w:num w:numId="46">
    <w:abstractNumId w:val="55"/>
  </w:num>
  <w:num w:numId="47">
    <w:abstractNumId w:val="107"/>
  </w:num>
  <w:num w:numId="48">
    <w:abstractNumId w:val="141"/>
  </w:num>
  <w:num w:numId="49">
    <w:abstractNumId w:val="67"/>
  </w:num>
  <w:num w:numId="50">
    <w:abstractNumId w:val="70"/>
  </w:num>
  <w:num w:numId="51">
    <w:abstractNumId w:val="68"/>
  </w:num>
  <w:num w:numId="52">
    <w:abstractNumId w:val="59"/>
  </w:num>
  <w:num w:numId="53">
    <w:abstractNumId w:val="53"/>
  </w:num>
  <w:num w:numId="54">
    <w:abstractNumId w:val="31"/>
  </w:num>
  <w:num w:numId="55">
    <w:abstractNumId w:val="43"/>
  </w:num>
  <w:num w:numId="56">
    <w:abstractNumId w:val="39"/>
  </w:num>
  <w:num w:numId="57">
    <w:abstractNumId w:val="109"/>
  </w:num>
  <w:num w:numId="58">
    <w:abstractNumId w:val="84"/>
  </w:num>
  <w:num w:numId="59">
    <w:abstractNumId w:val="119"/>
  </w:num>
  <w:num w:numId="60">
    <w:abstractNumId w:val="103"/>
  </w:num>
  <w:num w:numId="61">
    <w:abstractNumId w:val="9"/>
  </w:num>
  <w:num w:numId="62">
    <w:abstractNumId w:val="99"/>
  </w:num>
  <w:num w:numId="63">
    <w:abstractNumId w:val="21"/>
  </w:num>
  <w:num w:numId="64">
    <w:abstractNumId w:val="122"/>
  </w:num>
  <w:num w:numId="65">
    <w:abstractNumId w:val="41"/>
  </w:num>
  <w:num w:numId="66">
    <w:abstractNumId w:val="73"/>
  </w:num>
  <w:num w:numId="67">
    <w:abstractNumId w:val="102"/>
  </w:num>
  <w:num w:numId="68">
    <w:abstractNumId w:val="1"/>
  </w:num>
  <w:num w:numId="69">
    <w:abstractNumId w:val="18"/>
  </w:num>
  <w:num w:numId="70">
    <w:abstractNumId w:val="105"/>
  </w:num>
  <w:num w:numId="71">
    <w:abstractNumId w:val="136"/>
  </w:num>
  <w:num w:numId="72">
    <w:abstractNumId w:val="27"/>
  </w:num>
  <w:num w:numId="73">
    <w:abstractNumId w:val="64"/>
  </w:num>
  <w:num w:numId="74">
    <w:abstractNumId w:val="12"/>
  </w:num>
  <w:num w:numId="75">
    <w:abstractNumId w:val="82"/>
  </w:num>
  <w:num w:numId="76">
    <w:abstractNumId w:val="143"/>
  </w:num>
  <w:num w:numId="77">
    <w:abstractNumId w:val="112"/>
  </w:num>
  <w:num w:numId="78">
    <w:abstractNumId w:val="116"/>
  </w:num>
  <w:num w:numId="79">
    <w:abstractNumId w:val="139"/>
  </w:num>
  <w:num w:numId="80">
    <w:abstractNumId w:val="62"/>
  </w:num>
  <w:num w:numId="81">
    <w:abstractNumId w:val="45"/>
  </w:num>
  <w:num w:numId="82">
    <w:abstractNumId w:val="128"/>
  </w:num>
  <w:num w:numId="83">
    <w:abstractNumId w:val="93"/>
  </w:num>
  <w:num w:numId="84">
    <w:abstractNumId w:val="80"/>
  </w:num>
  <w:num w:numId="85">
    <w:abstractNumId w:val="133"/>
  </w:num>
  <w:num w:numId="86">
    <w:abstractNumId w:val="125"/>
  </w:num>
  <w:num w:numId="87">
    <w:abstractNumId w:val="40"/>
  </w:num>
  <w:num w:numId="88">
    <w:abstractNumId w:val="108"/>
  </w:num>
  <w:num w:numId="89">
    <w:abstractNumId w:val="88"/>
  </w:num>
  <w:num w:numId="90">
    <w:abstractNumId w:val="75"/>
  </w:num>
  <w:num w:numId="91">
    <w:abstractNumId w:val="37"/>
  </w:num>
  <w:num w:numId="92">
    <w:abstractNumId w:val="19"/>
  </w:num>
  <w:num w:numId="93">
    <w:abstractNumId w:val="52"/>
  </w:num>
  <w:num w:numId="94">
    <w:abstractNumId w:val="79"/>
  </w:num>
  <w:num w:numId="95">
    <w:abstractNumId w:val="114"/>
  </w:num>
  <w:num w:numId="96">
    <w:abstractNumId w:val="96"/>
  </w:num>
  <w:num w:numId="97">
    <w:abstractNumId w:val="113"/>
  </w:num>
  <w:num w:numId="98">
    <w:abstractNumId w:val="135"/>
  </w:num>
  <w:num w:numId="99">
    <w:abstractNumId w:val="60"/>
  </w:num>
  <w:num w:numId="100">
    <w:abstractNumId w:val="72"/>
  </w:num>
  <w:num w:numId="101">
    <w:abstractNumId w:val="129"/>
  </w:num>
  <w:num w:numId="102">
    <w:abstractNumId w:val="81"/>
  </w:num>
  <w:num w:numId="103">
    <w:abstractNumId w:val="29"/>
  </w:num>
  <w:num w:numId="104">
    <w:abstractNumId w:val="56"/>
  </w:num>
  <w:num w:numId="105">
    <w:abstractNumId w:val="7"/>
  </w:num>
  <w:num w:numId="106">
    <w:abstractNumId w:val="32"/>
  </w:num>
  <w:num w:numId="107">
    <w:abstractNumId w:val="71"/>
  </w:num>
  <w:num w:numId="108">
    <w:abstractNumId w:val="8"/>
  </w:num>
  <w:num w:numId="109">
    <w:abstractNumId w:val="2"/>
  </w:num>
  <w:num w:numId="110">
    <w:abstractNumId w:val="22"/>
  </w:num>
  <w:num w:numId="111">
    <w:abstractNumId w:val="118"/>
  </w:num>
  <w:num w:numId="112">
    <w:abstractNumId w:val="137"/>
  </w:num>
  <w:num w:numId="113">
    <w:abstractNumId w:val="120"/>
  </w:num>
  <w:num w:numId="114">
    <w:abstractNumId w:val="50"/>
  </w:num>
  <w:num w:numId="115">
    <w:abstractNumId w:val="76"/>
  </w:num>
  <w:num w:numId="116">
    <w:abstractNumId w:val="86"/>
  </w:num>
  <w:num w:numId="117">
    <w:abstractNumId w:val="132"/>
  </w:num>
  <w:num w:numId="118">
    <w:abstractNumId w:val="130"/>
  </w:num>
  <w:num w:numId="119">
    <w:abstractNumId w:val="95"/>
  </w:num>
  <w:num w:numId="120">
    <w:abstractNumId w:val="142"/>
  </w:num>
  <w:num w:numId="121">
    <w:abstractNumId w:val="35"/>
  </w:num>
  <w:num w:numId="122">
    <w:abstractNumId w:val="16"/>
  </w:num>
  <w:num w:numId="123">
    <w:abstractNumId w:val="83"/>
  </w:num>
  <w:num w:numId="124">
    <w:abstractNumId w:val="100"/>
  </w:num>
  <w:num w:numId="125">
    <w:abstractNumId w:val="51"/>
  </w:num>
  <w:num w:numId="126">
    <w:abstractNumId w:val="6"/>
  </w:num>
  <w:num w:numId="127">
    <w:abstractNumId w:val="126"/>
  </w:num>
  <w:num w:numId="128">
    <w:abstractNumId w:val="106"/>
  </w:num>
  <w:num w:numId="129">
    <w:abstractNumId w:val="25"/>
  </w:num>
  <w:num w:numId="130">
    <w:abstractNumId w:val="111"/>
  </w:num>
  <w:num w:numId="131">
    <w:abstractNumId w:val="65"/>
  </w:num>
  <w:num w:numId="132">
    <w:abstractNumId w:val="36"/>
  </w:num>
  <w:num w:numId="133">
    <w:abstractNumId w:val="20"/>
  </w:num>
  <w:num w:numId="134">
    <w:abstractNumId w:val="66"/>
  </w:num>
  <w:num w:numId="135">
    <w:abstractNumId w:val="69"/>
  </w:num>
  <w:num w:numId="136">
    <w:abstractNumId w:val="54"/>
  </w:num>
  <w:num w:numId="137">
    <w:abstractNumId w:val="14"/>
  </w:num>
  <w:num w:numId="138">
    <w:abstractNumId w:val="87"/>
  </w:num>
  <w:num w:numId="139">
    <w:abstractNumId w:val="134"/>
  </w:num>
  <w:num w:numId="140">
    <w:abstractNumId w:val="61"/>
  </w:num>
  <w:num w:numId="141">
    <w:abstractNumId w:val="30"/>
  </w:num>
  <w:num w:numId="142">
    <w:abstractNumId w:val="23"/>
  </w:num>
  <w:num w:numId="143">
    <w:abstractNumId w:val="24"/>
  </w:num>
  <w:num w:numId="144">
    <w:abstractNumId w:val="5"/>
  </w:num>
  <w:numIdMacAtCleanup w:val="13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NIA ISADORA MORA PEDREROS">
    <w15:presenceInfo w15:providerId="AD" w15:userId="S::timora@admon.uniajc.edu.co::a26240c4-cb39-4b96-92fb-eae7d16b3a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3E8"/>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013"/>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6FF0"/>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56B"/>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1A1E"/>
    <w:rsid w:val="000C21AE"/>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01D"/>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E89"/>
    <w:rsid w:val="00155AA4"/>
    <w:rsid w:val="00156203"/>
    <w:rsid w:val="00156844"/>
    <w:rsid w:val="00156A9D"/>
    <w:rsid w:val="00156FE6"/>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970EC"/>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0C1"/>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1E3A"/>
    <w:rsid w:val="001F2073"/>
    <w:rsid w:val="001F2DCD"/>
    <w:rsid w:val="001F3918"/>
    <w:rsid w:val="001F3A57"/>
    <w:rsid w:val="001F432C"/>
    <w:rsid w:val="001F5536"/>
    <w:rsid w:val="001F5BA9"/>
    <w:rsid w:val="001F77B2"/>
    <w:rsid w:val="001F79CC"/>
    <w:rsid w:val="0020006B"/>
    <w:rsid w:val="002016EB"/>
    <w:rsid w:val="00201A22"/>
    <w:rsid w:val="00202663"/>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35A"/>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4FD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53"/>
    <w:rsid w:val="002726FB"/>
    <w:rsid w:val="00272939"/>
    <w:rsid w:val="002729D4"/>
    <w:rsid w:val="00272DB2"/>
    <w:rsid w:val="0027380A"/>
    <w:rsid w:val="00274224"/>
    <w:rsid w:val="002745A1"/>
    <w:rsid w:val="00274BC6"/>
    <w:rsid w:val="00274ECB"/>
    <w:rsid w:val="00276966"/>
    <w:rsid w:val="00276B9A"/>
    <w:rsid w:val="00277492"/>
    <w:rsid w:val="002811C5"/>
    <w:rsid w:val="002826F4"/>
    <w:rsid w:val="00282829"/>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58C"/>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01"/>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0CE"/>
    <w:rsid w:val="003563EE"/>
    <w:rsid w:val="00356EFD"/>
    <w:rsid w:val="0035726B"/>
    <w:rsid w:val="003573C9"/>
    <w:rsid w:val="00357A3A"/>
    <w:rsid w:val="00360E75"/>
    <w:rsid w:val="0036139D"/>
    <w:rsid w:val="003613EA"/>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7D4"/>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6EF3"/>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A768A"/>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16C0"/>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DCE"/>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14D9"/>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0D6A"/>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1DF4"/>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3D62"/>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A53"/>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3DA1"/>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55D"/>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2B09"/>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6D"/>
    <w:rsid w:val="00680686"/>
    <w:rsid w:val="0068282C"/>
    <w:rsid w:val="0068453C"/>
    <w:rsid w:val="006847A3"/>
    <w:rsid w:val="006868D2"/>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6C2"/>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B9E"/>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598"/>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416B"/>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8BB"/>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5B3"/>
    <w:rsid w:val="00834BB1"/>
    <w:rsid w:val="00834E9B"/>
    <w:rsid w:val="00835AE4"/>
    <w:rsid w:val="00835CA4"/>
    <w:rsid w:val="008360D1"/>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2C68"/>
    <w:rsid w:val="00853FC7"/>
    <w:rsid w:val="008546A9"/>
    <w:rsid w:val="0085474E"/>
    <w:rsid w:val="00854C47"/>
    <w:rsid w:val="0085513E"/>
    <w:rsid w:val="008555C1"/>
    <w:rsid w:val="00856CD7"/>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3E74"/>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4DB"/>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1BC"/>
    <w:rsid w:val="00922C35"/>
    <w:rsid w:val="00923895"/>
    <w:rsid w:val="00923E03"/>
    <w:rsid w:val="009246EA"/>
    <w:rsid w:val="00924769"/>
    <w:rsid w:val="009249B6"/>
    <w:rsid w:val="00925A54"/>
    <w:rsid w:val="00925B3C"/>
    <w:rsid w:val="009265F6"/>
    <w:rsid w:val="00926FEF"/>
    <w:rsid w:val="00927169"/>
    <w:rsid w:val="009304F2"/>
    <w:rsid w:val="009326BA"/>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6D64"/>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1"/>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AFE"/>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6B5C"/>
    <w:rsid w:val="009F6C90"/>
    <w:rsid w:val="009F794A"/>
    <w:rsid w:val="00A00012"/>
    <w:rsid w:val="00A009E4"/>
    <w:rsid w:val="00A00B9D"/>
    <w:rsid w:val="00A01074"/>
    <w:rsid w:val="00A015DF"/>
    <w:rsid w:val="00A01988"/>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425"/>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2F0"/>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14BD"/>
    <w:rsid w:val="00AF21B2"/>
    <w:rsid w:val="00AF2568"/>
    <w:rsid w:val="00AF3DB7"/>
    <w:rsid w:val="00AF40C2"/>
    <w:rsid w:val="00AF4C78"/>
    <w:rsid w:val="00AF4DCF"/>
    <w:rsid w:val="00AF5472"/>
    <w:rsid w:val="00AF690B"/>
    <w:rsid w:val="00AF6C35"/>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857"/>
    <w:rsid w:val="00B20BC0"/>
    <w:rsid w:val="00B20C3D"/>
    <w:rsid w:val="00B20F55"/>
    <w:rsid w:val="00B222A5"/>
    <w:rsid w:val="00B22585"/>
    <w:rsid w:val="00B229AB"/>
    <w:rsid w:val="00B2303B"/>
    <w:rsid w:val="00B23633"/>
    <w:rsid w:val="00B23FA6"/>
    <w:rsid w:val="00B23FFF"/>
    <w:rsid w:val="00B246E3"/>
    <w:rsid w:val="00B24ADE"/>
    <w:rsid w:val="00B24F82"/>
    <w:rsid w:val="00B25593"/>
    <w:rsid w:val="00B266CE"/>
    <w:rsid w:val="00B267AB"/>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1D1"/>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177"/>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A68"/>
    <w:rsid w:val="00B73D22"/>
    <w:rsid w:val="00B73FCC"/>
    <w:rsid w:val="00B7446E"/>
    <w:rsid w:val="00B7448C"/>
    <w:rsid w:val="00B74701"/>
    <w:rsid w:val="00B7499A"/>
    <w:rsid w:val="00B7592A"/>
    <w:rsid w:val="00B75F3B"/>
    <w:rsid w:val="00B76C61"/>
    <w:rsid w:val="00B76C63"/>
    <w:rsid w:val="00B76CB0"/>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B6C2C"/>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ADC"/>
    <w:rsid w:val="00C00BC2"/>
    <w:rsid w:val="00C01F5C"/>
    <w:rsid w:val="00C02B89"/>
    <w:rsid w:val="00C03AEF"/>
    <w:rsid w:val="00C03DD4"/>
    <w:rsid w:val="00C03E1A"/>
    <w:rsid w:val="00C05A3E"/>
    <w:rsid w:val="00C05D91"/>
    <w:rsid w:val="00C061CF"/>
    <w:rsid w:val="00C06472"/>
    <w:rsid w:val="00C06980"/>
    <w:rsid w:val="00C079A7"/>
    <w:rsid w:val="00C100DB"/>
    <w:rsid w:val="00C1064C"/>
    <w:rsid w:val="00C10CF1"/>
    <w:rsid w:val="00C10EB4"/>
    <w:rsid w:val="00C115ED"/>
    <w:rsid w:val="00C12748"/>
    <w:rsid w:val="00C12B74"/>
    <w:rsid w:val="00C12B84"/>
    <w:rsid w:val="00C13025"/>
    <w:rsid w:val="00C1335A"/>
    <w:rsid w:val="00C146A8"/>
    <w:rsid w:val="00C14813"/>
    <w:rsid w:val="00C14BFD"/>
    <w:rsid w:val="00C1521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4DFB"/>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4913"/>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842"/>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40CE"/>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6025"/>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4D"/>
    <w:rsid w:val="00D34782"/>
    <w:rsid w:val="00D35116"/>
    <w:rsid w:val="00D35859"/>
    <w:rsid w:val="00D35B9A"/>
    <w:rsid w:val="00D36E1B"/>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5F6"/>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512"/>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012"/>
    <w:rsid w:val="00E5549C"/>
    <w:rsid w:val="00E5554D"/>
    <w:rsid w:val="00E55E60"/>
    <w:rsid w:val="00E56506"/>
    <w:rsid w:val="00E568D3"/>
    <w:rsid w:val="00E56B3D"/>
    <w:rsid w:val="00E57738"/>
    <w:rsid w:val="00E57D08"/>
    <w:rsid w:val="00E57F36"/>
    <w:rsid w:val="00E60657"/>
    <w:rsid w:val="00E60787"/>
    <w:rsid w:val="00E60F43"/>
    <w:rsid w:val="00E619F7"/>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6C69"/>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509"/>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36CF"/>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B9C"/>
    <w:rsid w:val="00F25D87"/>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5EDF"/>
    <w:rsid w:val="00F6614E"/>
    <w:rsid w:val="00F66429"/>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065F"/>
    <w:rsid w:val="00F81410"/>
    <w:rsid w:val="00F819FC"/>
    <w:rsid w:val="00F81C83"/>
    <w:rsid w:val="00F823AB"/>
    <w:rsid w:val="00F82BEA"/>
    <w:rsid w:val="00F82E1C"/>
    <w:rsid w:val="00F831FC"/>
    <w:rsid w:val="00F832CC"/>
    <w:rsid w:val="00F83683"/>
    <w:rsid w:val="00F839B2"/>
    <w:rsid w:val="00F83B52"/>
    <w:rsid w:val="00F83D03"/>
    <w:rsid w:val="00F84805"/>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3BE3"/>
    <w:rsid w:val="00FA4195"/>
    <w:rsid w:val="00FA4A0B"/>
    <w:rsid w:val="00FA63FF"/>
    <w:rsid w:val="00FA64D5"/>
    <w:rsid w:val="00FA7657"/>
    <w:rsid w:val="00FA76E7"/>
    <w:rsid w:val="00FA7A9C"/>
    <w:rsid w:val="00FB0754"/>
    <w:rsid w:val="00FB0821"/>
    <w:rsid w:val="00FB0CA7"/>
    <w:rsid w:val="00FB0F71"/>
    <w:rsid w:val="00FB129A"/>
    <w:rsid w:val="00FB13C7"/>
    <w:rsid w:val="00FB250F"/>
    <w:rsid w:val="00FB271E"/>
    <w:rsid w:val="00FB3274"/>
    <w:rsid w:val="00FB32C8"/>
    <w:rsid w:val="00FB34C4"/>
    <w:rsid w:val="00FB399B"/>
    <w:rsid w:val="00FB41DA"/>
    <w:rsid w:val="00FB436B"/>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B91"/>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1">
    <w:name w:val="Table Normal1"/>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18494AE5-7BC1-4BA8-A80E-4D3A83702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116</Pages>
  <Words>33229</Words>
  <Characters>189409</Characters>
  <Application>Microsoft Office Word</Application>
  <DocSecurity>0</DocSecurity>
  <Lines>1578</Lines>
  <Paragraphs>444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Asus</cp:lastModifiedBy>
  <cp:revision>5</cp:revision>
  <cp:lastPrinted>2019-06-02T21:58:00Z</cp:lastPrinted>
  <dcterms:created xsi:type="dcterms:W3CDTF">2020-07-30T22:33:00Z</dcterms:created>
  <dcterms:modified xsi:type="dcterms:W3CDTF">2020-07-30T22:43:00Z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