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05D91">
      <w:pPr>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05D91">
      <w:pPr>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C05D91">
      <w:pPr>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3D4DCE">
          <w:pPr>
            <w:jc w:val="center"/>
            <w:rPr>
              <w:rFonts w:cs="Times New Roman"/>
              <w:b/>
            </w:rPr>
          </w:pPr>
          <w:r>
            <w:rPr>
              <w:rFonts w:cs="Times New Roman"/>
              <w:b/>
            </w:rPr>
            <w:t>Tabla de contenido</w:t>
          </w:r>
        </w:p>
        <w:p w14:paraId="1F16A4D1" w14:textId="5706C489" w:rsidR="003D4DCE" w:rsidRDefault="00E17CC1" w:rsidP="003D4DCE">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7018691" w:history="1">
            <w:r w:rsidR="003D4DCE" w:rsidRPr="003D175B">
              <w:rPr>
                <w:rStyle w:val="Hipervnculo"/>
                <w:noProof/>
              </w:rPr>
              <w:t>Introducción</w:t>
            </w:r>
            <w:r w:rsidR="003D4DCE">
              <w:rPr>
                <w:noProof/>
                <w:webHidden/>
              </w:rPr>
              <w:tab/>
            </w:r>
            <w:r w:rsidR="003D4DCE">
              <w:rPr>
                <w:noProof/>
                <w:webHidden/>
              </w:rPr>
              <w:fldChar w:fldCharType="begin"/>
            </w:r>
            <w:r w:rsidR="003D4DCE">
              <w:rPr>
                <w:noProof/>
                <w:webHidden/>
              </w:rPr>
              <w:instrText xml:space="preserve"> PAGEREF _Toc47018691 \h </w:instrText>
            </w:r>
            <w:r w:rsidR="003D4DCE">
              <w:rPr>
                <w:noProof/>
                <w:webHidden/>
              </w:rPr>
            </w:r>
            <w:r w:rsidR="003D4DCE">
              <w:rPr>
                <w:noProof/>
                <w:webHidden/>
              </w:rPr>
              <w:fldChar w:fldCharType="separate"/>
            </w:r>
            <w:r w:rsidR="003D4DCE">
              <w:rPr>
                <w:noProof/>
                <w:webHidden/>
              </w:rPr>
              <w:t>1</w:t>
            </w:r>
            <w:r w:rsidR="003D4DCE">
              <w:rPr>
                <w:noProof/>
                <w:webHidden/>
              </w:rPr>
              <w:fldChar w:fldCharType="end"/>
            </w:r>
          </w:hyperlink>
        </w:p>
        <w:p w14:paraId="42BD9D26" w14:textId="0CF42C9B" w:rsidR="003D4DCE" w:rsidRDefault="003D4DCE" w:rsidP="003D4DCE">
          <w:pPr>
            <w:pStyle w:val="TDC1"/>
            <w:spacing w:line="480" w:lineRule="auto"/>
            <w:rPr>
              <w:rFonts w:asciiTheme="minorHAnsi" w:eastAsiaTheme="minorEastAsia" w:hAnsiTheme="minorHAnsi"/>
              <w:noProof/>
              <w:sz w:val="22"/>
              <w:lang w:eastAsia="es-CO"/>
            </w:rPr>
          </w:pPr>
          <w:hyperlink w:anchor="_Toc47018692" w:history="1">
            <w:r w:rsidRPr="003D175B">
              <w:rPr>
                <w:rStyle w:val="Hipervnculo"/>
                <w:noProof/>
              </w:rPr>
              <w:t>1. Planteamiento del problema</w:t>
            </w:r>
            <w:r>
              <w:rPr>
                <w:noProof/>
                <w:webHidden/>
              </w:rPr>
              <w:tab/>
            </w:r>
            <w:r>
              <w:rPr>
                <w:noProof/>
                <w:webHidden/>
              </w:rPr>
              <w:fldChar w:fldCharType="begin"/>
            </w:r>
            <w:r>
              <w:rPr>
                <w:noProof/>
                <w:webHidden/>
              </w:rPr>
              <w:instrText xml:space="preserve"> PAGEREF _Toc47018692 \h </w:instrText>
            </w:r>
            <w:r>
              <w:rPr>
                <w:noProof/>
                <w:webHidden/>
              </w:rPr>
            </w:r>
            <w:r>
              <w:rPr>
                <w:noProof/>
                <w:webHidden/>
              </w:rPr>
              <w:fldChar w:fldCharType="separate"/>
            </w:r>
            <w:r>
              <w:rPr>
                <w:noProof/>
                <w:webHidden/>
              </w:rPr>
              <w:t>5</w:t>
            </w:r>
            <w:r>
              <w:rPr>
                <w:noProof/>
                <w:webHidden/>
              </w:rPr>
              <w:fldChar w:fldCharType="end"/>
            </w:r>
          </w:hyperlink>
        </w:p>
        <w:p w14:paraId="7F428F9F" w14:textId="5F4ECD3B" w:rsidR="003D4DCE" w:rsidRDefault="003D4DCE" w:rsidP="003D4DCE">
          <w:pPr>
            <w:pStyle w:val="TDC1"/>
            <w:spacing w:line="480" w:lineRule="auto"/>
            <w:rPr>
              <w:rFonts w:asciiTheme="minorHAnsi" w:eastAsiaTheme="minorEastAsia" w:hAnsiTheme="minorHAnsi"/>
              <w:noProof/>
              <w:sz w:val="22"/>
              <w:lang w:eastAsia="es-CO"/>
            </w:rPr>
          </w:pPr>
          <w:hyperlink w:anchor="_Toc47018693" w:history="1">
            <w:r w:rsidRPr="003D175B">
              <w:rPr>
                <w:rStyle w:val="Hipervnculo"/>
                <w:noProof/>
              </w:rPr>
              <w:t>2. Problema de investigación</w:t>
            </w:r>
            <w:r>
              <w:rPr>
                <w:noProof/>
                <w:webHidden/>
              </w:rPr>
              <w:tab/>
            </w:r>
            <w:r>
              <w:rPr>
                <w:noProof/>
                <w:webHidden/>
              </w:rPr>
              <w:fldChar w:fldCharType="begin"/>
            </w:r>
            <w:r>
              <w:rPr>
                <w:noProof/>
                <w:webHidden/>
              </w:rPr>
              <w:instrText xml:space="preserve"> PAGEREF _Toc47018693 \h </w:instrText>
            </w:r>
            <w:r>
              <w:rPr>
                <w:noProof/>
                <w:webHidden/>
              </w:rPr>
            </w:r>
            <w:r>
              <w:rPr>
                <w:noProof/>
                <w:webHidden/>
              </w:rPr>
              <w:fldChar w:fldCharType="separate"/>
            </w:r>
            <w:r>
              <w:rPr>
                <w:noProof/>
                <w:webHidden/>
              </w:rPr>
              <w:t>8</w:t>
            </w:r>
            <w:r>
              <w:rPr>
                <w:noProof/>
                <w:webHidden/>
              </w:rPr>
              <w:fldChar w:fldCharType="end"/>
            </w:r>
          </w:hyperlink>
        </w:p>
        <w:p w14:paraId="378CB847" w14:textId="5D7BA38C"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694" w:history="1">
            <w:r w:rsidRPr="003D175B">
              <w:rPr>
                <w:rStyle w:val="Hipervnculo"/>
                <w:noProof/>
              </w:rPr>
              <w:t>2.1 Formulación del problema</w:t>
            </w:r>
            <w:r>
              <w:rPr>
                <w:noProof/>
                <w:webHidden/>
              </w:rPr>
              <w:tab/>
            </w:r>
            <w:r>
              <w:rPr>
                <w:noProof/>
                <w:webHidden/>
              </w:rPr>
              <w:fldChar w:fldCharType="begin"/>
            </w:r>
            <w:r>
              <w:rPr>
                <w:noProof/>
                <w:webHidden/>
              </w:rPr>
              <w:instrText xml:space="preserve"> PAGEREF _Toc47018694 \h </w:instrText>
            </w:r>
            <w:r>
              <w:rPr>
                <w:noProof/>
                <w:webHidden/>
              </w:rPr>
            </w:r>
            <w:r>
              <w:rPr>
                <w:noProof/>
                <w:webHidden/>
              </w:rPr>
              <w:fldChar w:fldCharType="separate"/>
            </w:r>
            <w:r>
              <w:rPr>
                <w:noProof/>
                <w:webHidden/>
              </w:rPr>
              <w:t>8</w:t>
            </w:r>
            <w:r>
              <w:rPr>
                <w:noProof/>
                <w:webHidden/>
              </w:rPr>
              <w:fldChar w:fldCharType="end"/>
            </w:r>
          </w:hyperlink>
        </w:p>
        <w:p w14:paraId="2C865CD4" w14:textId="73C08BC8"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695" w:history="1">
            <w:r w:rsidRPr="003D175B">
              <w:rPr>
                <w:rStyle w:val="Hipervnculo"/>
                <w:noProof/>
              </w:rPr>
              <w:t>2.2 Sistematización del problema</w:t>
            </w:r>
            <w:r>
              <w:rPr>
                <w:noProof/>
                <w:webHidden/>
              </w:rPr>
              <w:tab/>
            </w:r>
            <w:r>
              <w:rPr>
                <w:noProof/>
                <w:webHidden/>
              </w:rPr>
              <w:fldChar w:fldCharType="begin"/>
            </w:r>
            <w:r>
              <w:rPr>
                <w:noProof/>
                <w:webHidden/>
              </w:rPr>
              <w:instrText xml:space="preserve"> PAGEREF _Toc47018695 \h </w:instrText>
            </w:r>
            <w:r>
              <w:rPr>
                <w:noProof/>
                <w:webHidden/>
              </w:rPr>
            </w:r>
            <w:r>
              <w:rPr>
                <w:noProof/>
                <w:webHidden/>
              </w:rPr>
              <w:fldChar w:fldCharType="separate"/>
            </w:r>
            <w:r>
              <w:rPr>
                <w:noProof/>
                <w:webHidden/>
              </w:rPr>
              <w:t>8</w:t>
            </w:r>
            <w:r>
              <w:rPr>
                <w:noProof/>
                <w:webHidden/>
              </w:rPr>
              <w:fldChar w:fldCharType="end"/>
            </w:r>
          </w:hyperlink>
        </w:p>
        <w:p w14:paraId="39A3ED1C" w14:textId="606769A2" w:rsidR="003D4DCE" w:rsidRDefault="003D4DCE" w:rsidP="003D4DCE">
          <w:pPr>
            <w:pStyle w:val="TDC1"/>
            <w:spacing w:line="480" w:lineRule="auto"/>
            <w:rPr>
              <w:rFonts w:asciiTheme="minorHAnsi" w:eastAsiaTheme="minorEastAsia" w:hAnsiTheme="minorHAnsi"/>
              <w:noProof/>
              <w:sz w:val="22"/>
              <w:lang w:eastAsia="es-CO"/>
            </w:rPr>
          </w:pPr>
          <w:hyperlink w:anchor="_Toc47018696" w:history="1">
            <w:r w:rsidRPr="003D175B">
              <w:rPr>
                <w:rStyle w:val="Hipervnculo"/>
                <w:noProof/>
              </w:rPr>
              <w:t>3. Objetivos</w:t>
            </w:r>
            <w:r>
              <w:rPr>
                <w:noProof/>
                <w:webHidden/>
              </w:rPr>
              <w:tab/>
            </w:r>
            <w:r>
              <w:rPr>
                <w:noProof/>
                <w:webHidden/>
              </w:rPr>
              <w:fldChar w:fldCharType="begin"/>
            </w:r>
            <w:r>
              <w:rPr>
                <w:noProof/>
                <w:webHidden/>
              </w:rPr>
              <w:instrText xml:space="preserve"> PAGEREF _Toc47018696 \h </w:instrText>
            </w:r>
            <w:r>
              <w:rPr>
                <w:noProof/>
                <w:webHidden/>
              </w:rPr>
            </w:r>
            <w:r>
              <w:rPr>
                <w:noProof/>
                <w:webHidden/>
              </w:rPr>
              <w:fldChar w:fldCharType="separate"/>
            </w:r>
            <w:r>
              <w:rPr>
                <w:noProof/>
                <w:webHidden/>
              </w:rPr>
              <w:t>9</w:t>
            </w:r>
            <w:r>
              <w:rPr>
                <w:noProof/>
                <w:webHidden/>
              </w:rPr>
              <w:fldChar w:fldCharType="end"/>
            </w:r>
          </w:hyperlink>
        </w:p>
        <w:p w14:paraId="60CC1892" w14:textId="7A4FDF3E"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697" w:history="1">
            <w:r w:rsidRPr="003D175B">
              <w:rPr>
                <w:rStyle w:val="Hipervnculo"/>
                <w:noProof/>
              </w:rPr>
              <w:t>3.1 Objetivo general</w:t>
            </w:r>
            <w:r>
              <w:rPr>
                <w:noProof/>
                <w:webHidden/>
              </w:rPr>
              <w:tab/>
            </w:r>
            <w:r>
              <w:rPr>
                <w:noProof/>
                <w:webHidden/>
              </w:rPr>
              <w:fldChar w:fldCharType="begin"/>
            </w:r>
            <w:r>
              <w:rPr>
                <w:noProof/>
                <w:webHidden/>
              </w:rPr>
              <w:instrText xml:space="preserve"> PAGEREF _Toc47018697 \h </w:instrText>
            </w:r>
            <w:r>
              <w:rPr>
                <w:noProof/>
                <w:webHidden/>
              </w:rPr>
            </w:r>
            <w:r>
              <w:rPr>
                <w:noProof/>
                <w:webHidden/>
              </w:rPr>
              <w:fldChar w:fldCharType="separate"/>
            </w:r>
            <w:r>
              <w:rPr>
                <w:noProof/>
                <w:webHidden/>
              </w:rPr>
              <w:t>9</w:t>
            </w:r>
            <w:r>
              <w:rPr>
                <w:noProof/>
                <w:webHidden/>
              </w:rPr>
              <w:fldChar w:fldCharType="end"/>
            </w:r>
          </w:hyperlink>
        </w:p>
        <w:p w14:paraId="10D78B3C" w14:textId="5AA92E4E"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698" w:history="1">
            <w:r w:rsidRPr="003D175B">
              <w:rPr>
                <w:rStyle w:val="Hipervnculo"/>
                <w:noProof/>
              </w:rPr>
              <w:t>3.2 Objetivos específicos</w:t>
            </w:r>
            <w:r>
              <w:rPr>
                <w:noProof/>
                <w:webHidden/>
              </w:rPr>
              <w:tab/>
            </w:r>
            <w:r>
              <w:rPr>
                <w:noProof/>
                <w:webHidden/>
              </w:rPr>
              <w:fldChar w:fldCharType="begin"/>
            </w:r>
            <w:r>
              <w:rPr>
                <w:noProof/>
                <w:webHidden/>
              </w:rPr>
              <w:instrText xml:space="preserve"> PAGEREF _Toc47018698 \h </w:instrText>
            </w:r>
            <w:r>
              <w:rPr>
                <w:noProof/>
                <w:webHidden/>
              </w:rPr>
            </w:r>
            <w:r>
              <w:rPr>
                <w:noProof/>
                <w:webHidden/>
              </w:rPr>
              <w:fldChar w:fldCharType="separate"/>
            </w:r>
            <w:r>
              <w:rPr>
                <w:noProof/>
                <w:webHidden/>
              </w:rPr>
              <w:t>9</w:t>
            </w:r>
            <w:r>
              <w:rPr>
                <w:noProof/>
                <w:webHidden/>
              </w:rPr>
              <w:fldChar w:fldCharType="end"/>
            </w:r>
          </w:hyperlink>
        </w:p>
        <w:p w14:paraId="38052961" w14:textId="069CAD99" w:rsidR="003D4DCE" w:rsidRDefault="003D4DCE" w:rsidP="003D4DCE">
          <w:pPr>
            <w:pStyle w:val="TDC1"/>
            <w:spacing w:line="480" w:lineRule="auto"/>
            <w:rPr>
              <w:rFonts w:asciiTheme="minorHAnsi" w:eastAsiaTheme="minorEastAsia" w:hAnsiTheme="minorHAnsi"/>
              <w:noProof/>
              <w:sz w:val="22"/>
              <w:lang w:eastAsia="es-CO"/>
            </w:rPr>
          </w:pPr>
          <w:hyperlink w:anchor="_Toc47018699" w:history="1">
            <w:r w:rsidRPr="003D175B">
              <w:rPr>
                <w:rStyle w:val="Hipervnculo"/>
                <w:noProof/>
              </w:rPr>
              <w:t>4. Justificación</w:t>
            </w:r>
            <w:r>
              <w:rPr>
                <w:noProof/>
                <w:webHidden/>
              </w:rPr>
              <w:tab/>
            </w:r>
            <w:r>
              <w:rPr>
                <w:noProof/>
                <w:webHidden/>
              </w:rPr>
              <w:fldChar w:fldCharType="begin"/>
            </w:r>
            <w:r>
              <w:rPr>
                <w:noProof/>
                <w:webHidden/>
              </w:rPr>
              <w:instrText xml:space="preserve"> PAGEREF _Toc47018699 \h </w:instrText>
            </w:r>
            <w:r>
              <w:rPr>
                <w:noProof/>
                <w:webHidden/>
              </w:rPr>
            </w:r>
            <w:r>
              <w:rPr>
                <w:noProof/>
                <w:webHidden/>
              </w:rPr>
              <w:fldChar w:fldCharType="separate"/>
            </w:r>
            <w:r>
              <w:rPr>
                <w:noProof/>
                <w:webHidden/>
              </w:rPr>
              <w:t>10</w:t>
            </w:r>
            <w:r>
              <w:rPr>
                <w:noProof/>
                <w:webHidden/>
              </w:rPr>
              <w:fldChar w:fldCharType="end"/>
            </w:r>
          </w:hyperlink>
        </w:p>
        <w:p w14:paraId="39114B00" w14:textId="3CE61563" w:rsidR="003D4DCE" w:rsidRDefault="003D4DCE" w:rsidP="003D4DCE">
          <w:pPr>
            <w:pStyle w:val="TDC1"/>
            <w:spacing w:line="480" w:lineRule="auto"/>
            <w:rPr>
              <w:rFonts w:asciiTheme="minorHAnsi" w:eastAsiaTheme="minorEastAsia" w:hAnsiTheme="minorHAnsi"/>
              <w:noProof/>
              <w:sz w:val="22"/>
              <w:lang w:eastAsia="es-CO"/>
            </w:rPr>
          </w:pPr>
          <w:hyperlink w:anchor="_Toc47018700" w:history="1">
            <w:r w:rsidRPr="003D175B">
              <w:rPr>
                <w:rStyle w:val="Hipervnculo"/>
                <w:noProof/>
              </w:rPr>
              <w:t>5. Marco de referencia</w:t>
            </w:r>
            <w:r>
              <w:rPr>
                <w:noProof/>
                <w:webHidden/>
              </w:rPr>
              <w:tab/>
            </w:r>
            <w:r>
              <w:rPr>
                <w:noProof/>
                <w:webHidden/>
              </w:rPr>
              <w:fldChar w:fldCharType="begin"/>
            </w:r>
            <w:r>
              <w:rPr>
                <w:noProof/>
                <w:webHidden/>
              </w:rPr>
              <w:instrText xml:space="preserve"> PAGEREF _Toc47018700 \h </w:instrText>
            </w:r>
            <w:r>
              <w:rPr>
                <w:noProof/>
                <w:webHidden/>
              </w:rPr>
            </w:r>
            <w:r>
              <w:rPr>
                <w:noProof/>
                <w:webHidden/>
              </w:rPr>
              <w:fldChar w:fldCharType="separate"/>
            </w:r>
            <w:r>
              <w:rPr>
                <w:noProof/>
                <w:webHidden/>
              </w:rPr>
              <w:t>12</w:t>
            </w:r>
            <w:r>
              <w:rPr>
                <w:noProof/>
                <w:webHidden/>
              </w:rPr>
              <w:fldChar w:fldCharType="end"/>
            </w:r>
          </w:hyperlink>
        </w:p>
        <w:p w14:paraId="677713E4" w14:textId="2C7423E7"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01" w:history="1">
            <w:r w:rsidRPr="003D175B">
              <w:rPr>
                <w:rStyle w:val="Hipervnculo"/>
                <w:noProof/>
              </w:rPr>
              <w:t>5.1 Antecedentes</w:t>
            </w:r>
            <w:r>
              <w:rPr>
                <w:noProof/>
                <w:webHidden/>
              </w:rPr>
              <w:tab/>
            </w:r>
            <w:r>
              <w:rPr>
                <w:noProof/>
                <w:webHidden/>
              </w:rPr>
              <w:fldChar w:fldCharType="begin"/>
            </w:r>
            <w:r>
              <w:rPr>
                <w:noProof/>
                <w:webHidden/>
              </w:rPr>
              <w:instrText xml:space="preserve"> PAGEREF _Toc47018701 \h </w:instrText>
            </w:r>
            <w:r>
              <w:rPr>
                <w:noProof/>
                <w:webHidden/>
              </w:rPr>
            </w:r>
            <w:r>
              <w:rPr>
                <w:noProof/>
                <w:webHidden/>
              </w:rPr>
              <w:fldChar w:fldCharType="separate"/>
            </w:r>
            <w:r>
              <w:rPr>
                <w:noProof/>
                <w:webHidden/>
              </w:rPr>
              <w:t>12</w:t>
            </w:r>
            <w:r>
              <w:rPr>
                <w:noProof/>
                <w:webHidden/>
              </w:rPr>
              <w:fldChar w:fldCharType="end"/>
            </w:r>
          </w:hyperlink>
        </w:p>
        <w:p w14:paraId="5E430A50" w14:textId="406E8103"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02" w:history="1">
            <w:r w:rsidRPr="003D175B">
              <w:rPr>
                <w:rStyle w:val="Hipervnculo"/>
                <w:noProof/>
              </w:rPr>
              <w:t>5.2 Marco conceptual</w:t>
            </w:r>
            <w:r>
              <w:rPr>
                <w:noProof/>
                <w:webHidden/>
              </w:rPr>
              <w:tab/>
            </w:r>
            <w:r>
              <w:rPr>
                <w:noProof/>
                <w:webHidden/>
              </w:rPr>
              <w:fldChar w:fldCharType="begin"/>
            </w:r>
            <w:r>
              <w:rPr>
                <w:noProof/>
                <w:webHidden/>
              </w:rPr>
              <w:instrText xml:space="preserve"> PAGEREF _Toc47018702 \h </w:instrText>
            </w:r>
            <w:r>
              <w:rPr>
                <w:noProof/>
                <w:webHidden/>
              </w:rPr>
            </w:r>
            <w:r>
              <w:rPr>
                <w:noProof/>
                <w:webHidden/>
              </w:rPr>
              <w:fldChar w:fldCharType="separate"/>
            </w:r>
            <w:r>
              <w:rPr>
                <w:noProof/>
                <w:webHidden/>
              </w:rPr>
              <w:t>14</w:t>
            </w:r>
            <w:r>
              <w:rPr>
                <w:noProof/>
                <w:webHidden/>
              </w:rPr>
              <w:fldChar w:fldCharType="end"/>
            </w:r>
          </w:hyperlink>
        </w:p>
        <w:p w14:paraId="4CEF7BE6" w14:textId="027D6FE9"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03" w:history="1">
            <w:r w:rsidRPr="003D175B">
              <w:rPr>
                <w:rStyle w:val="Hipervnculo"/>
                <w:noProof/>
              </w:rPr>
              <w:t>5.2.1 Proceso de software</w:t>
            </w:r>
            <w:r>
              <w:rPr>
                <w:noProof/>
                <w:webHidden/>
              </w:rPr>
              <w:tab/>
            </w:r>
            <w:r>
              <w:rPr>
                <w:noProof/>
                <w:webHidden/>
              </w:rPr>
              <w:fldChar w:fldCharType="begin"/>
            </w:r>
            <w:r>
              <w:rPr>
                <w:noProof/>
                <w:webHidden/>
              </w:rPr>
              <w:instrText xml:space="preserve"> PAGEREF _Toc47018703 \h </w:instrText>
            </w:r>
            <w:r>
              <w:rPr>
                <w:noProof/>
                <w:webHidden/>
              </w:rPr>
            </w:r>
            <w:r>
              <w:rPr>
                <w:noProof/>
                <w:webHidden/>
              </w:rPr>
              <w:fldChar w:fldCharType="separate"/>
            </w:r>
            <w:r>
              <w:rPr>
                <w:noProof/>
                <w:webHidden/>
              </w:rPr>
              <w:t>14</w:t>
            </w:r>
            <w:r>
              <w:rPr>
                <w:noProof/>
                <w:webHidden/>
              </w:rPr>
              <w:fldChar w:fldCharType="end"/>
            </w:r>
          </w:hyperlink>
        </w:p>
        <w:p w14:paraId="1A71026B" w14:textId="7C698506"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04" w:history="1">
            <w:r w:rsidRPr="003D175B">
              <w:rPr>
                <w:rStyle w:val="Hipervnculo"/>
                <w:noProof/>
              </w:rPr>
              <w:t>5.2.2</w:t>
            </w:r>
            <w:r w:rsidRPr="003D175B">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_Toc47018704 \h </w:instrText>
            </w:r>
            <w:r>
              <w:rPr>
                <w:noProof/>
                <w:webHidden/>
              </w:rPr>
            </w:r>
            <w:r>
              <w:rPr>
                <w:noProof/>
                <w:webHidden/>
              </w:rPr>
              <w:fldChar w:fldCharType="separate"/>
            </w:r>
            <w:r>
              <w:rPr>
                <w:noProof/>
                <w:webHidden/>
              </w:rPr>
              <w:t>15</w:t>
            </w:r>
            <w:r>
              <w:rPr>
                <w:noProof/>
                <w:webHidden/>
              </w:rPr>
              <w:fldChar w:fldCharType="end"/>
            </w:r>
          </w:hyperlink>
        </w:p>
        <w:p w14:paraId="7C7690DE" w14:textId="7C59B4C9"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05" w:history="1">
            <w:r w:rsidRPr="003D175B">
              <w:rPr>
                <w:rStyle w:val="Hipervnculo"/>
                <w:bCs/>
                <w:noProof/>
              </w:rPr>
              <w:t>5.2.3 Lenguaje Unificado de Modelado (Unified Modeling Language (UML))</w:t>
            </w:r>
            <w:r>
              <w:rPr>
                <w:noProof/>
                <w:webHidden/>
              </w:rPr>
              <w:tab/>
            </w:r>
            <w:r>
              <w:rPr>
                <w:noProof/>
                <w:webHidden/>
              </w:rPr>
              <w:fldChar w:fldCharType="begin"/>
            </w:r>
            <w:r>
              <w:rPr>
                <w:noProof/>
                <w:webHidden/>
              </w:rPr>
              <w:instrText xml:space="preserve"> PAGEREF _Toc47018705 \h </w:instrText>
            </w:r>
            <w:r>
              <w:rPr>
                <w:noProof/>
                <w:webHidden/>
              </w:rPr>
            </w:r>
            <w:r>
              <w:rPr>
                <w:noProof/>
                <w:webHidden/>
              </w:rPr>
              <w:fldChar w:fldCharType="separate"/>
            </w:r>
            <w:r>
              <w:rPr>
                <w:noProof/>
                <w:webHidden/>
              </w:rPr>
              <w:t>15</w:t>
            </w:r>
            <w:r>
              <w:rPr>
                <w:noProof/>
                <w:webHidden/>
              </w:rPr>
              <w:fldChar w:fldCharType="end"/>
            </w:r>
          </w:hyperlink>
        </w:p>
        <w:p w14:paraId="6BA09838" w14:textId="19F620DD"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06" w:history="1">
            <w:r w:rsidRPr="003D175B">
              <w:rPr>
                <w:rStyle w:val="Hipervnculo"/>
                <w:noProof/>
              </w:rPr>
              <w:t>5.2.4</w:t>
            </w:r>
            <w:r w:rsidRPr="003D175B">
              <w:rPr>
                <w:rStyle w:val="Hipervnculo"/>
                <w:bCs/>
                <w:noProof/>
              </w:rPr>
              <w:t xml:space="preserve"> Calidad de software</w:t>
            </w:r>
            <w:r>
              <w:rPr>
                <w:noProof/>
                <w:webHidden/>
              </w:rPr>
              <w:tab/>
            </w:r>
            <w:r>
              <w:rPr>
                <w:noProof/>
                <w:webHidden/>
              </w:rPr>
              <w:fldChar w:fldCharType="begin"/>
            </w:r>
            <w:r>
              <w:rPr>
                <w:noProof/>
                <w:webHidden/>
              </w:rPr>
              <w:instrText xml:space="preserve"> PAGEREF _Toc47018706 \h </w:instrText>
            </w:r>
            <w:r>
              <w:rPr>
                <w:noProof/>
                <w:webHidden/>
              </w:rPr>
            </w:r>
            <w:r>
              <w:rPr>
                <w:noProof/>
                <w:webHidden/>
              </w:rPr>
              <w:fldChar w:fldCharType="separate"/>
            </w:r>
            <w:r>
              <w:rPr>
                <w:noProof/>
                <w:webHidden/>
              </w:rPr>
              <w:t>16</w:t>
            </w:r>
            <w:r>
              <w:rPr>
                <w:noProof/>
                <w:webHidden/>
              </w:rPr>
              <w:fldChar w:fldCharType="end"/>
            </w:r>
          </w:hyperlink>
        </w:p>
        <w:p w14:paraId="0AFC9B0D" w14:textId="54A37F80"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07" w:history="1">
            <w:r w:rsidRPr="003D175B">
              <w:rPr>
                <w:rStyle w:val="Hipervnculo"/>
                <w:noProof/>
              </w:rPr>
              <w:t>5.2.5</w:t>
            </w:r>
            <w:r w:rsidRPr="003D175B">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_Toc47018707 \h </w:instrText>
            </w:r>
            <w:r>
              <w:rPr>
                <w:noProof/>
                <w:webHidden/>
              </w:rPr>
            </w:r>
            <w:r>
              <w:rPr>
                <w:noProof/>
                <w:webHidden/>
              </w:rPr>
              <w:fldChar w:fldCharType="separate"/>
            </w:r>
            <w:r>
              <w:rPr>
                <w:noProof/>
                <w:webHidden/>
              </w:rPr>
              <w:t>16</w:t>
            </w:r>
            <w:r>
              <w:rPr>
                <w:noProof/>
                <w:webHidden/>
              </w:rPr>
              <w:fldChar w:fldCharType="end"/>
            </w:r>
          </w:hyperlink>
        </w:p>
        <w:p w14:paraId="17D4FB32" w14:textId="7CA09A48"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08" w:history="1">
            <w:r w:rsidRPr="003D175B">
              <w:rPr>
                <w:rStyle w:val="Hipervnculo"/>
                <w:noProof/>
              </w:rPr>
              <w:t>5.3 Marco teórico</w:t>
            </w:r>
            <w:r>
              <w:rPr>
                <w:noProof/>
                <w:webHidden/>
              </w:rPr>
              <w:tab/>
            </w:r>
            <w:r>
              <w:rPr>
                <w:noProof/>
                <w:webHidden/>
              </w:rPr>
              <w:fldChar w:fldCharType="begin"/>
            </w:r>
            <w:r>
              <w:rPr>
                <w:noProof/>
                <w:webHidden/>
              </w:rPr>
              <w:instrText xml:space="preserve"> PAGEREF _Toc47018708 \h </w:instrText>
            </w:r>
            <w:r>
              <w:rPr>
                <w:noProof/>
                <w:webHidden/>
              </w:rPr>
            </w:r>
            <w:r>
              <w:rPr>
                <w:noProof/>
                <w:webHidden/>
              </w:rPr>
              <w:fldChar w:fldCharType="separate"/>
            </w:r>
            <w:r>
              <w:rPr>
                <w:noProof/>
                <w:webHidden/>
              </w:rPr>
              <w:t>16</w:t>
            </w:r>
            <w:r>
              <w:rPr>
                <w:noProof/>
                <w:webHidden/>
              </w:rPr>
              <w:fldChar w:fldCharType="end"/>
            </w:r>
          </w:hyperlink>
        </w:p>
        <w:p w14:paraId="60B56CDA" w14:textId="62F778A9"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09" w:history="1">
            <w:r w:rsidRPr="003D175B">
              <w:rPr>
                <w:rStyle w:val="Hipervnculo"/>
                <w:noProof/>
              </w:rPr>
              <w:t>5.3.1 Revisión de área</w:t>
            </w:r>
            <w:r>
              <w:rPr>
                <w:noProof/>
                <w:webHidden/>
              </w:rPr>
              <w:tab/>
            </w:r>
            <w:r>
              <w:rPr>
                <w:noProof/>
                <w:webHidden/>
              </w:rPr>
              <w:fldChar w:fldCharType="begin"/>
            </w:r>
            <w:r>
              <w:rPr>
                <w:noProof/>
                <w:webHidden/>
              </w:rPr>
              <w:instrText xml:space="preserve"> PAGEREF _Toc47018709 \h </w:instrText>
            </w:r>
            <w:r>
              <w:rPr>
                <w:noProof/>
                <w:webHidden/>
              </w:rPr>
            </w:r>
            <w:r>
              <w:rPr>
                <w:noProof/>
                <w:webHidden/>
              </w:rPr>
              <w:fldChar w:fldCharType="separate"/>
            </w:r>
            <w:r>
              <w:rPr>
                <w:noProof/>
                <w:webHidden/>
              </w:rPr>
              <w:t>17</w:t>
            </w:r>
            <w:r>
              <w:rPr>
                <w:noProof/>
                <w:webHidden/>
              </w:rPr>
              <w:fldChar w:fldCharType="end"/>
            </w:r>
          </w:hyperlink>
        </w:p>
        <w:p w14:paraId="2B1DD02C" w14:textId="7BFD4C0F"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10" w:history="1">
            <w:r w:rsidRPr="003D175B">
              <w:rPr>
                <w:rStyle w:val="Hipervnculo"/>
                <w:noProof/>
              </w:rPr>
              <w:t>5.3.1.1 PMBOK</w:t>
            </w:r>
            <w:r>
              <w:rPr>
                <w:noProof/>
                <w:webHidden/>
              </w:rPr>
              <w:tab/>
            </w:r>
            <w:r>
              <w:rPr>
                <w:noProof/>
                <w:webHidden/>
              </w:rPr>
              <w:fldChar w:fldCharType="begin"/>
            </w:r>
            <w:r>
              <w:rPr>
                <w:noProof/>
                <w:webHidden/>
              </w:rPr>
              <w:instrText xml:space="preserve"> PAGEREF _Toc47018710 \h </w:instrText>
            </w:r>
            <w:r>
              <w:rPr>
                <w:noProof/>
                <w:webHidden/>
              </w:rPr>
            </w:r>
            <w:r>
              <w:rPr>
                <w:noProof/>
                <w:webHidden/>
              </w:rPr>
              <w:fldChar w:fldCharType="separate"/>
            </w:r>
            <w:r>
              <w:rPr>
                <w:noProof/>
                <w:webHidden/>
              </w:rPr>
              <w:t>19</w:t>
            </w:r>
            <w:r>
              <w:rPr>
                <w:noProof/>
                <w:webHidden/>
              </w:rPr>
              <w:fldChar w:fldCharType="end"/>
            </w:r>
          </w:hyperlink>
        </w:p>
        <w:p w14:paraId="31C7EDD2" w14:textId="675EDCE2"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11" w:history="1">
            <w:r w:rsidRPr="003D175B">
              <w:rPr>
                <w:rStyle w:val="Hipervnculo"/>
                <w:noProof/>
              </w:rPr>
              <w:t>5.3.2 Comparación entre estándares para la gestión de proyectos</w:t>
            </w:r>
            <w:r>
              <w:rPr>
                <w:noProof/>
                <w:webHidden/>
              </w:rPr>
              <w:tab/>
            </w:r>
            <w:r>
              <w:rPr>
                <w:noProof/>
                <w:webHidden/>
              </w:rPr>
              <w:fldChar w:fldCharType="begin"/>
            </w:r>
            <w:r>
              <w:rPr>
                <w:noProof/>
                <w:webHidden/>
              </w:rPr>
              <w:instrText xml:space="preserve"> PAGEREF _Toc47018711 \h </w:instrText>
            </w:r>
            <w:r>
              <w:rPr>
                <w:noProof/>
                <w:webHidden/>
              </w:rPr>
            </w:r>
            <w:r>
              <w:rPr>
                <w:noProof/>
                <w:webHidden/>
              </w:rPr>
              <w:fldChar w:fldCharType="separate"/>
            </w:r>
            <w:r>
              <w:rPr>
                <w:noProof/>
                <w:webHidden/>
              </w:rPr>
              <w:t>19</w:t>
            </w:r>
            <w:r>
              <w:rPr>
                <w:noProof/>
                <w:webHidden/>
              </w:rPr>
              <w:fldChar w:fldCharType="end"/>
            </w:r>
          </w:hyperlink>
        </w:p>
        <w:p w14:paraId="5DFB4FDA" w14:textId="4909339E"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12" w:history="1">
            <w:r w:rsidRPr="003D175B">
              <w:rPr>
                <w:rStyle w:val="Hipervnculo"/>
                <w:noProof/>
              </w:rPr>
              <w:t>5.3.3</w:t>
            </w:r>
            <w:r w:rsidRPr="003D175B">
              <w:rPr>
                <w:rStyle w:val="Hipervnculo"/>
                <w:bCs/>
                <w:noProof/>
              </w:rPr>
              <w:t xml:space="preserve"> Estándar ISO/IEC 29110.</w:t>
            </w:r>
            <w:r>
              <w:rPr>
                <w:noProof/>
                <w:webHidden/>
              </w:rPr>
              <w:tab/>
            </w:r>
            <w:r>
              <w:rPr>
                <w:noProof/>
                <w:webHidden/>
              </w:rPr>
              <w:fldChar w:fldCharType="begin"/>
            </w:r>
            <w:r>
              <w:rPr>
                <w:noProof/>
                <w:webHidden/>
              </w:rPr>
              <w:instrText xml:space="preserve"> PAGEREF _Toc47018712 \h </w:instrText>
            </w:r>
            <w:r>
              <w:rPr>
                <w:noProof/>
                <w:webHidden/>
              </w:rPr>
            </w:r>
            <w:r>
              <w:rPr>
                <w:noProof/>
                <w:webHidden/>
              </w:rPr>
              <w:fldChar w:fldCharType="separate"/>
            </w:r>
            <w:r>
              <w:rPr>
                <w:noProof/>
                <w:webHidden/>
              </w:rPr>
              <w:t>20</w:t>
            </w:r>
            <w:r>
              <w:rPr>
                <w:noProof/>
                <w:webHidden/>
              </w:rPr>
              <w:fldChar w:fldCharType="end"/>
            </w:r>
          </w:hyperlink>
        </w:p>
        <w:p w14:paraId="0D3351BD" w14:textId="65F6B601"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13" w:history="1">
            <w:r w:rsidRPr="003D175B">
              <w:rPr>
                <w:rStyle w:val="Hipervnculo"/>
                <w:noProof/>
              </w:rPr>
              <w:t>5.3.4 Comparación entre metodologías de desarrollo de software</w:t>
            </w:r>
            <w:r>
              <w:rPr>
                <w:noProof/>
                <w:webHidden/>
              </w:rPr>
              <w:tab/>
            </w:r>
            <w:r>
              <w:rPr>
                <w:noProof/>
                <w:webHidden/>
              </w:rPr>
              <w:fldChar w:fldCharType="begin"/>
            </w:r>
            <w:r>
              <w:rPr>
                <w:noProof/>
                <w:webHidden/>
              </w:rPr>
              <w:instrText xml:space="preserve"> PAGEREF _Toc47018713 \h </w:instrText>
            </w:r>
            <w:r>
              <w:rPr>
                <w:noProof/>
                <w:webHidden/>
              </w:rPr>
            </w:r>
            <w:r>
              <w:rPr>
                <w:noProof/>
                <w:webHidden/>
              </w:rPr>
              <w:fldChar w:fldCharType="separate"/>
            </w:r>
            <w:r>
              <w:rPr>
                <w:noProof/>
                <w:webHidden/>
              </w:rPr>
              <w:t>27</w:t>
            </w:r>
            <w:r>
              <w:rPr>
                <w:noProof/>
                <w:webHidden/>
              </w:rPr>
              <w:fldChar w:fldCharType="end"/>
            </w:r>
          </w:hyperlink>
        </w:p>
        <w:p w14:paraId="04D37696" w14:textId="76706E7A"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14" w:history="1">
            <w:r w:rsidRPr="003D175B">
              <w:rPr>
                <w:rStyle w:val="Hipervnculo"/>
                <w:noProof/>
              </w:rPr>
              <w:t>5.3.5 Metodología Iconix.</w:t>
            </w:r>
            <w:r>
              <w:rPr>
                <w:noProof/>
                <w:webHidden/>
              </w:rPr>
              <w:tab/>
            </w:r>
            <w:r>
              <w:rPr>
                <w:noProof/>
                <w:webHidden/>
              </w:rPr>
              <w:fldChar w:fldCharType="begin"/>
            </w:r>
            <w:r>
              <w:rPr>
                <w:noProof/>
                <w:webHidden/>
              </w:rPr>
              <w:instrText xml:space="preserve"> PAGEREF _Toc47018714 \h </w:instrText>
            </w:r>
            <w:r>
              <w:rPr>
                <w:noProof/>
                <w:webHidden/>
              </w:rPr>
            </w:r>
            <w:r>
              <w:rPr>
                <w:noProof/>
                <w:webHidden/>
              </w:rPr>
              <w:fldChar w:fldCharType="separate"/>
            </w:r>
            <w:r>
              <w:rPr>
                <w:noProof/>
                <w:webHidden/>
              </w:rPr>
              <w:t>29</w:t>
            </w:r>
            <w:r>
              <w:rPr>
                <w:noProof/>
                <w:webHidden/>
              </w:rPr>
              <w:fldChar w:fldCharType="end"/>
            </w:r>
          </w:hyperlink>
        </w:p>
        <w:p w14:paraId="3F791170" w14:textId="4EC9166B"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15" w:history="1">
            <w:r w:rsidRPr="003D175B">
              <w:rPr>
                <w:rStyle w:val="Hipervnculo"/>
                <w:noProof/>
              </w:rPr>
              <w:t>5.3.6 Reconocimiento de las tecnologías utilizadas por los equipos de trabajo</w:t>
            </w:r>
            <w:r>
              <w:rPr>
                <w:noProof/>
                <w:webHidden/>
              </w:rPr>
              <w:tab/>
            </w:r>
            <w:r>
              <w:rPr>
                <w:noProof/>
                <w:webHidden/>
              </w:rPr>
              <w:fldChar w:fldCharType="begin"/>
            </w:r>
            <w:r>
              <w:rPr>
                <w:noProof/>
                <w:webHidden/>
              </w:rPr>
              <w:instrText xml:space="preserve"> PAGEREF _Toc47018715 \h </w:instrText>
            </w:r>
            <w:r>
              <w:rPr>
                <w:noProof/>
                <w:webHidden/>
              </w:rPr>
            </w:r>
            <w:r>
              <w:rPr>
                <w:noProof/>
                <w:webHidden/>
              </w:rPr>
              <w:fldChar w:fldCharType="separate"/>
            </w:r>
            <w:r>
              <w:rPr>
                <w:noProof/>
                <w:webHidden/>
              </w:rPr>
              <w:t>34</w:t>
            </w:r>
            <w:r>
              <w:rPr>
                <w:noProof/>
                <w:webHidden/>
              </w:rPr>
              <w:fldChar w:fldCharType="end"/>
            </w:r>
          </w:hyperlink>
        </w:p>
        <w:p w14:paraId="229ED154" w14:textId="2180C44F"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16" w:history="1">
            <w:r w:rsidRPr="003D175B">
              <w:rPr>
                <w:rStyle w:val="Hipervnculo"/>
                <w:noProof/>
              </w:rPr>
              <w:t>5.3.6.1 Angular Framework</w:t>
            </w:r>
            <w:r>
              <w:rPr>
                <w:noProof/>
                <w:webHidden/>
              </w:rPr>
              <w:tab/>
            </w:r>
            <w:r>
              <w:rPr>
                <w:noProof/>
                <w:webHidden/>
              </w:rPr>
              <w:fldChar w:fldCharType="begin"/>
            </w:r>
            <w:r>
              <w:rPr>
                <w:noProof/>
                <w:webHidden/>
              </w:rPr>
              <w:instrText xml:space="preserve"> PAGEREF _Toc47018716 \h </w:instrText>
            </w:r>
            <w:r>
              <w:rPr>
                <w:noProof/>
                <w:webHidden/>
              </w:rPr>
            </w:r>
            <w:r>
              <w:rPr>
                <w:noProof/>
                <w:webHidden/>
              </w:rPr>
              <w:fldChar w:fldCharType="separate"/>
            </w:r>
            <w:r>
              <w:rPr>
                <w:noProof/>
                <w:webHidden/>
              </w:rPr>
              <w:t>34</w:t>
            </w:r>
            <w:r>
              <w:rPr>
                <w:noProof/>
                <w:webHidden/>
              </w:rPr>
              <w:fldChar w:fldCharType="end"/>
            </w:r>
          </w:hyperlink>
        </w:p>
        <w:p w14:paraId="41D13C9C" w14:textId="0D81E713"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17" w:history="1">
            <w:r w:rsidRPr="003D175B">
              <w:rPr>
                <w:rStyle w:val="Hipervnculo"/>
                <w:noProof/>
              </w:rPr>
              <w:t>5.3.6.2 JavaScript</w:t>
            </w:r>
            <w:r>
              <w:rPr>
                <w:noProof/>
                <w:webHidden/>
              </w:rPr>
              <w:tab/>
            </w:r>
            <w:r>
              <w:rPr>
                <w:noProof/>
                <w:webHidden/>
              </w:rPr>
              <w:fldChar w:fldCharType="begin"/>
            </w:r>
            <w:r>
              <w:rPr>
                <w:noProof/>
                <w:webHidden/>
              </w:rPr>
              <w:instrText xml:space="preserve"> PAGEREF _Toc47018717 \h </w:instrText>
            </w:r>
            <w:r>
              <w:rPr>
                <w:noProof/>
                <w:webHidden/>
              </w:rPr>
            </w:r>
            <w:r>
              <w:rPr>
                <w:noProof/>
                <w:webHidden/>
              </w:rPr>
              <w:fldChar w:fldCharType="separate"/>
            </w:r>
            <w:r>
              <w:rPr>
                <w:noProof/>
                <w:webHidden/>
              </w:rPr>
              <w:t>34</w:t>
            </w:r>
            <w:r>
              <w:rPr>
                <w:noProof/>
                <w:webHidden/>
              </w:rPr>
              <w:fldChar w:fldCharType="end"/>
            </w:r>
          </w:hyperlink>
        </w:p>
        <w:p w14:paraId="130F1640" w14:textId="01B43A90"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18" w:history="1">
            <w:r w:rsidRPr="003D175B">
              <w:rPr>
                <w:rStyle w:val="Hipervnculo"/>
                <w:noProof/>
              </w:rPr>
              <w:t>5.3.6.3 TypeScript</w:t>
            </w:r>
            <w:r>
              <w:rPr>
                <w:noProof/>
                <w:webHidden/>
              </w:rPr>
              <w:tab/>
            </w:r>
            <w:r>
              <w:rPr>
                <w:noProof/>
                <w:webHidden/>
              </w:rPr>
              <w:fldChar w:fldCharType="begin"/>
            </w:r>
            <w:r>
              <w:rPr>
                <w:noProof/>
                <w:webHidden/>
              </w:rPr>
              <w:instrText xml:space="preserve"> PAGEREF _Toc47018718 \h </w:instrText>
            </w:r>
            <w:r>
              <w:rPr>
                <w:noProof/>
                <w:webHidden/>
              </w:rPr>
            </w:r>
            <w:r>
              <w:rPr>
                <w:noProof/>
                <w:webHidden/>
              </w:rPr>
              <w:fldChar w:fldCharType="separate"/>
            </w:r>
            <w:r>
              <w:rPr>
                <w:noProof/>
                <w:webHidden/>
              </w:rPr>
              <w:t>34</w:t>
            </w:r>
            <w:r>
              <w:rPr>
                <w:noProof/>
                <w:webHidden/>
              </w:rPr>
              <w:fldChar w:fldCharType="end"/>
            </w:r>
          </w:hyperlink>
        </w:p>
        <w:p w14:paraId="44D5461A" w14:textId="457D9147"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19" w:history="1">
            <w:r w:rsidRPr="003D175B">
              <w:rPr>
                <w:rStyle w:val="Hipervnculo"/>
                <w:noProof/>
              </w:rPr>
              <w:t>5.3.6.4 PostgreSQL</w:t>
            </w:r>
            <w:r>
              <w:rPr>
                <w:noProof/>
                <w:webHidden/>
              </w:rPr>
              <w:tab/>
            </w:r>
            <w:r>
              <w:rPr>
                <w:noProof/>
                <w:webHidden/>
              </w:rPr>
              <w:fldChar w:fldCharType="begin"/>
            </w:r>
            <w:r>
              <w:rPr>
                <w:noProof/>
                <w:webHidden/>
              </w:rPr>
              <w:instrText xml:space="preserve"> PAGEREF _Toc47018719 \h </w:instrText>
            </w:r>
            <w:r>
              <w:rPr>
                <w:noProof/>
                <w:webHidden/>
              </w:rPr>
            </w:r>
            <w:r>
              <w:rPr>
                <w:noProof/>
                <w:webHidden/>
              </w:rPr>
              <w:fldChar w:fldCharType="separate"/>
            </w:r>
            <w:r>
              <w:rPr>
                <w:noProof/>
                <w:webHidden/>
              </w:rPr>
              <w:t>35</w:t>
            </w:r>
            <w:r>
              <w:rPr>
                <w:noProof/>
                <w:webHidden/>
              </w:rPr>
              <w:fldChar w:fldCharType="end"/>
            </w:r>
          </w:hyperlink>
        </w:p>
        <w:p w14:paraId="44EF3DC5" w14:textId="4FEEAD9C"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20" w:history="1">
            <w:r w:rsidRPr="003D175B">
              <w:rPr>
                <w:rStyle w:val="Hipervnculo"/>
                <w:noProof/>
              </w:rPr>
              <w:t>5.3.6.5 NodeJS</w:t>
            </w:r>
            <w:r>
              <w:rPr>
                <w:noProof/>
                <w:webHidden/>
              </w:rPr>
              <w:tab/>
            </w:r>
            <w:r>
              <w:rPr>
                <w:noProof/>
                <w:webHidden/>
              </w:rPr>
              <w:fldChar w:fldCharType="begin"/>
            </w:r>
            <w:r>
              <w:rPr>
                <w:noProof/>
                <w:webHidden/>
              </w:rPr>
              <w:instrText xml:space="preserve"> PAGEREF _Toc47018720 \h </w:instrText>
            </w:r>
            <w:r>
              <w:rPr>
                <w:noProof/>
                <w:webHidden/>
              </w:rPr>
            </w:r>
            <w:r>
              <w:rPr>
                <w:noProof/>
                <w:webHidden/>
              </w:rPr>
              <w:fldChar w:fldCharType="separate"/>
            </w:r>
            <w:r>
              <w:rPr>
                <w:noProof/>
                <w:webHidden/>
              </w:rPr>
              <w:t>35</w:t>
            </w:r>
            <w:r>
              <w:rPr>
                <w:noProof/>
                <w:webHidden/>
              </w:rPr>
              <w:fldChar w:fldCharType="end"/>
            </w:r>
          </w:hyperlink>
        </w:p>
        <w:p w14:paraId="29217EBE" w14:textId="6CBE52B1"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21" w:history="1">
            <w:r w:rsidRPr="003D175B">
              <w:rPr>
                <w:rStyle w:val="Hipervnculo"/>
                <w:noProof/>
              </w:rPr>
              <w:t>5.3.6.6 GitHub</w:t>
            </w:r>
            <w:r>
              <w:rPr>
                <w:noProof/>
                <w:webHidden/>
              </w:rPr>
              <w:tab/>
            </w:r>
            <w:r>
              <w:rPr>
                <w:noProof/>
                <w:webHidden/>
              </w:rPr>
              <w:fldChar w:fldCharType="begin"/>
            </w:r>
            <w:r>
              <w:rPr>
                <w:noProof/>
                <w:webHidden/>
              </w:rPr>
              <w:instrText xml:space="preserve"> PAGEREF _Toc47018721 \h </w:instrText>
            </w:r>
            <w:r>
              <w:rPr>
                <w:noProof/>
                <w:webHidden/>
              </w:rPr>
            </w:r>
            <w:r>
              <w:rPr>
                <w:noProof/>
                <w:webHidden/>
              </w:rPr>
              <w:fldChar w:fldCharType="separate"/>
            </w:r>
            <w:r>
              <w:rPr>
                <w:noProof/>
                <w:webHidden/>
              </w:rPr>
              <w:t>35</w:t>
            </w:r>
            <w:r>
              <w:rPr>
                <w:noProof/>
                <w:webHidden/>
              </w:rPr>
              <w:fldChar w:fldCharType="end"/>
            </w:r>
          </w:hyperlink>
        </w:p>
        <w:p w14:paraId="05080024" w14:textId="2078E7FF"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22" w:history="1">
            <w:r w:rsidRPr="003D175B">
              <w:rPr>
                <w:rStyle w:val="Hipervnculo"/>
                <w:noProof/>
              </w:rPr>
              <w:t>5.3.6.7 GitHub Desktop</w:t>
            </w:r>
            <w:r>
              <w:rPr>
                <w:noProof/>
                <w:webHidden/>
              </w:rPr>
              <w:tab/>
            </w:r>
            <w:r>
              <w:rPr>
                <w:noProof/>
                <w:webHidden/>
              </w:rPr>
              <w:fldChar w:fldCharType="begin"/>
            </w:r>
            <w:r>
              <w:rPr>
                <w:noProof/>
                <w:webHidden/>
              </w:rPr>
              <w:instrText xml:space="preserve"> PAGEREF _Toc47018722 \h </w:instrText>
            </w:r>
            <w:r>
              <w:rPr>
                <w:noProof/>
                <w:webHidden/>
              </w:rPr>
            </w:r>
            <w:r>
              <w:rPr>
                <w:noProof/>
                <w:webHidden/>
              </w:rPr>
              <w:fldChar w:fldCharType="separate"/>
            </w:r>
            <w:r>
              <w:rPr>
                <w:noProof/>
                <w:webHidden/>
              </w:rPr>
              <w:t>35</w:t>
            </w:r>
            <w:r>
              <w:rPr>
                <w:noProof/>
                <w:webHidden/>
              </w:rPr>
              <w:fldChar w:fldCharType="end"/>
            </w:r>
          </w:hyperlink>
        </w:p>
        <w:p w14:paraId="1EFA12A3" w14:textId="20FA6160"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23" w:history="1">
            <w:r w:rsidRPr="003D175B">
              <w:rPr>
                <w:rStyle w:val="Hipervnculo"/>
                <w:noProof/>
              </w:rPr>
              <w:t>5.3.6.8 Visual Studio Code</w:t>
            </w:r>
            <w:r>
              <w:rPr>
                <w:noProof/>
                <w:webHidden/>
              </w:rPr>
              <w:tab/>
            </w:r>
            <w:r>
              <w:rPr>
                <w:noProof/>
                <w:webHidden/>
              </w:rPr>
              <w:fldChar w:fldCharType="begin"/>
            </w:r>
            <w:r>
              <w:rPr>
                <w:noProof/>
                <w:webHidden/>
              </w:rPr>
              <w:instrText xml:space="preserve"> PAGEREF _Toc47018723 \h </w:instrText>
            </w:r>
            <w:r>
              <w:rPr>
                <w:noProof/>
                <w:webHidden/>
              </w:rPr>
            </w:r>
            <w:r>
              <w:rPr>
                <w:noProof/>
                <w:webHidden/>
              </w:rPr>
              <w:fldChar w:fldCharType="separate"/>
            </w:r>
            <w:r>
              <w:rPr>
                <w:noProof/>
                <w:webHidden/>
              </w:rPr>
              <w:t>35</w:t>
            </w:r>
            <w:r>
              <w:rPr>
                <w:noProof/>
                <w:webHidden/>
              </w:rPr>
              <w:fldChar w:fldCharType="end"/>
            </w:r>
          </w:hyperlink>
        </w:p>
        <w:p w14:paraId="7AA9BB79" w14:textId="56477540"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24" w:history="1">
            <w:r w:rsidRPr="003D175B">
              <w:rPr>
                <w:rStyle w:val="Hipervnculo"/>
                <w:noProof/>
              </w:rPr>
              <w:t>5.3.6.9 Jest</w:t>
            </w:r>
            <w:r>
              <w:rPr>
                <w:noProof/>
                <w:webHidden/>
              </w:rPr>
              <w:tab/>
            </w:r>
            <w:r>
              <w:rPr>
                <w:noProof/>
                <w:webHidden/>
              </w:rPr>
              <w:fldChar w:fldCharType="begin"/>
            </w:r>
            <w:r>
              <w:rPr>
                <w:noProof/>
                <w:webHidden/>
              </w:rPr>
              <w:instrText xml:space="preserve"> PAGEREF _Toc47018724 \h </w:instrText>
            </w:r>
            <w:r>
              <w:rPr>
                <w:noProof/>
                <w:webHidden/>
              </w:rPr>
            </w:r>
            <w:r>
              <w:rPr>
                <w:noProof/>
                <w:webHidden/>
              </w:rPr>
              <w:fldChar w:fldCharType="separate"/>
            </w:r>
            <w:r>
              <w:rPr>
                <w:noProof/>
                <w:webHidden/>
              </w:rPr>
              <w:t>36</w:t>
            </w:r>
            <w:r>
              <w:rPr>
                <w:noProof/>
                <w:webHidden/>
              </w:rPr>
              <w:fldChar w:fldCharType="end"/>
            </w:r>
          </w:hyperlink>
        </w:p>
        <w:p w14:paraId="5C89FD01" w14:textId="2CF1B2DA" w:rsidR="003D4DCE" w:rsidRDefault="003D4DCE" w:rsidP="003D4DCE">
          <w:pPr>
            <w:pStyle w:val="TDC4"/>
            <w:tabs>
              <w:tab w:val="right" w:leader="dot" w:pos="9350"/>
            </w:tabs>
            <w:rPr>
              <w:rFonts w:asciiTheme="minorHAnsi" w:eastAsiaTheme="minorEastAsia" w:hAnsiTheme="minorHAnsi"/>
              <w:noProof/>
              <w:sz w:val="22"/>
              <w:lang w:eastAsia="es-CO"/>
            </w:rPr>
          </w:pPr>
          <w:hyperlink w:anchor="_Toc47018725" w:history="1">
            <w:r w:rsidRPr="003D175B">
              <w:rPr>
                <w:rStyle w:val="Hipervnculo"/>
                <w:noProof/>
              </w:rPr>
              <w:t>5.3.6.10 Jmeter</w:t>
            </w:r>
            <w:r>
              <w:rPr>
                <w:noProof/>
                <w:webHidden/>
              </w:rPr>
              <w:tab/>
            </w:r>
            <w:r>
              <w:rPr>
                <w:noProof/>
                <w:webHidden/>
              </w:rPr>
              <w:fldChar w:fldCharType="begin"/>
            </w:r>
            <w:r>
              <w:rPr>
                <w:noProof/>
                <w:webHidden/>
              </w:rPr>
              <w:instrText xml:space="preserve"> PAGEREF _Toc47018725 \h </w:instrText>
            </w:r>
            <w:r>
              <w:rPr>
                <w:noProof/>
                <w:webHidden/>
              </w:rPr>
            </w:r>
            <w:r>
              <w:rPr>
                <w:noProof/>
                <w:webHidden/>
              </w:rPr>
              <w:fldChar w:fldCharType="separate"/>
            </w:r>
            <w:r>
              <w:rPr>
                <w:noProof/>
                <w:webHidden/>
              </w:rPr>
              <w:t>36</w:t>
            </w:r>
            <w:r>
              <w:rPr>
                <w:noProof/>
                <w:webHidden/>
              </w:rPr>
              <w:fldChar w:fldCharType="end"/>
            </w:r>
          </w:hyperlink>
        </w:p>
        <w:p w14:paraId="34BBE682" w14:textId="481F436C"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26" w:history="1">
            <w:r w:rsidRPr="003D175B">
              <w:rPr>
                <w:rStyle w:val="Hipervnculo"/>
                <w:noProof/>
              </w:rPr>
              <w:t>5.4 Marco legal</w:t>
            </w:r>
            <w:r>
              <w:rPr>
                <w:noProof/>
                <w:webHidden/>
              </w:rPr>
              <w:tab/>
            </w:r>
            <w:r>
              <w:rPr>
                <w:noProof/>
                <w:webHidden/>
              </w:rPr>
              <w:fldChar w:fldCharType="begin"/>
            </w:r>
            <w:r>
              <w:rPr>
                <w:noProof/>
                <w:webHidden/>
              </w:rPr>
              <w:instrText xml:space="preserve"> PAGEREF _Toc47018726 \h </w:instrText>
            </w:r>
            <w:r>
              <w:rPr>
                <w:noProof/>
                <w:webHidden/>
              </w:rPr>
            </w:r>
            <w:r>
              <w:rPr>
                <w:noProof/>
                <w:webHidden/>
              </w:rPr>
              <w:fldChar w:fldCharType="separate"/>
            </w:r>
            <w:r>
              <w:rPr>
                <w:noProof/>
                <w:webHidden/>
              </w:rPr>
              <w:t>36</w:t>
            </w:r>
            <w:r>
              <w:rPr>
                <w:noProof/>
                <w:webHidden/>
              </w:rPr>
              <w:fldChar w:fldCharType="end"/>
            </w:r>
          </w:hyperlink>
        </w:p>
        <w:p w14:paraId="2786C638" w14:textId="673AEF04" w:rsidR="003D4DCE" w:rsidRDefault="003D4DCE" w:rsidP="003D4DCE">
          <w:pPr>
            <w:pStyle w:val="TDC1"/>
            <w:spacing w:line="480" w:lineRule="auto"/>
            <w:rPr>
              <w:rFonts w:asciiTheme="minorHAnsi" w:eastAsiaTheme="minorEastAsia" w:hAnsiTheme="minorHAnsi"/>
              <w:noProof/>
              <w:sz w:val="22"/>
              <w:lang w:eastAsia="es-CO"/>
            </w:rPr>
          </w:pPr>
          <w:hyperlink w:anchor="_Toc47018727" w:history="1">
            <w:r w:rsidRPr="003D175B">
              <w:rPr>
                <w:rStyle w:val="Hipervnculo"/>
                <w:noProof/>
              </w:rPr>
              <w:t>6. Resultados</w:t>
            </w:r>
            <w:r>
              <w:rPr>
                <w:noProof/>
                <w:webHidden/>
              </w:rPr>
              <w:tab/>
            </w:r>
            <w:r>
              <w:rPr>
                <w:noProof/>
                <w:webHidden/>
              </w:rPr>
              <w:fldChar w:fldCharType="begin"/>
            </w:r>
            <w:r>
              <w:rPr>
                <w:noProof/>
                <w:webHidden/>
              </w:rPr>
              <w:instrText xml:space="preserve"> PAGEREF _Toc47018727 \h </w:instrText>
            </w:r>
            <w:r>
              <w:rPr>
                <w:noProof/>
                <w:webHidden/>
              </w:rPr>
            </w:r>
            <w:r>
              <w:rPr>
                <w:noProof/>
                <w:webHidden/>
              </w:rPr>
              <w:fldChar w:fldCharType="separate"/>
            </w:r>
            <w:r>
              <w:rPr>
                <w:noProof/>
                <w:webHidden/>
              </w:rPr>
              <w:t>38</w:t>
            </w:r>
            <w:r>
              <w:rPr>
                <w:noProof/>
                <w:webHidden/>
              </w:rPr>
              <w:fldChar w:fldCharType="end"/>
            </w:r>
          </w:hyperlink>
        </w:p>
        <w:p w14:paraId="786F26A3" w14:textId="3C1F0410"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28" w:history="1">
            <w:r w:rsidRPr="003D175B">
              <w:rPr>
                <w:rStyle w:val="Hipervnculo"/>
                <w:noProof/>
              </w:rPr>
              <w:t>6.1 Fase 1: Planificación del proyecto</w:t>
            </w:r>
            <w:r>
              <w:rPr>
                <w:noProof/>
                <w:webHidden/>
              </w:rPr>
              <w:tab/>
            </w:r>
            <w:r>
              <w:rPr>
                <w:noProof/>
                <w:webHidden/>
              </w:rPr>
              <w:fldChar w:fldCharType="begin"/>
            </w:r>
            <w:r>
              <w:rPr>
                <w:noProof/>
                <w:webHidden/>
              </w:rPr>
              <w:instrText xml:space="preserve"> PAGEREF _Toc47018728 \h </w:instrText>
            </w:r>
            <w:r>
              <w:rPr>
                <w:noProof/>
                <w:webHidden/>
              </w:rPr>
            </w:r>
            <w:r>
              <w:rPr>
                <w:noProof/>
                <w:webHidden/>
              </w:rPr>
              <w:fldChar w:fldCharType="separate"/>
            </w:r>
            <w:r>
              <w:rPr>
                <w:noProof/>
                <w:webHidden/>
              </w:rPr>
              <w:t>42</w:t>
            </w:r>
            <w:r>
              <w:rPr>
                <w:noProof/>
                <w:webHidden/>
              </w:rPr>
              <w:fldChar w:fldCharType="end"/>
            </w:r>
          </w:hyperlink>
        </w:p>
        <w:p w14:paraId="5B2A2251" w14:textId="5B4933C1"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29" w:history="1">
            <w:r w:rsidRPr="003D175B">
              <w:rPr>
                <w:rStyle w:val="Hipervnculo"/>
                <w:noProof/>
              </w:rPr>
              <w:t>6.1.1 Crear el plan del proyecto.</w:t>
            </w:r>
            <w:r>
              <w:rPr>
                <w:noProof/>
                <w:webHidden/>
              </w:rPr>
              <w:tab/>
            </w:r>
            <w:r>
              <w:rPr>
                <w:noProof/>
                <w:webHidden/>
              </w:rPr>
              <w:fldChar w:fldCharType="begin"/>
            </w:r>
            <w:r>
              <w:rPr>
                <w:noProof/>
                <w:webHidden/>
              </w:rPr>
              <w:instrText xml:space="preserve"> PAGEREF _Toc47018729 \h </w:instrText>
            </w:r>
            <w:r>
              <w:rPr>
                <w:noProof/>
                <w:webHidden/>
              </w:rPr>
            </w:r>
            <w:r>
              <w:rPr>
                <w:noProof/>
                <w:webHidden/>
              </w:rPr>
              <w:fldChar w:fldCharType="separate"/>
            </w:r>
            <w:r>
              <w:rPr>
                <w:noProof/>
                <w:webHidden/>
              </w:rPr>
              <w:t>42</w:t>
            </w:r>
            <w:r>
              <w:rPr>
                <w:noProof/>
                <w:webHidden/>
              </w:rPr>
              <w:fldChar w:fldCharType="end"/>
            </w:r>
          </w:hyperlink>
        </w:p>
        <w:p w14:paraId="7A7354DD" w14:textId="3AF5B0F4"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0" w:history="1">
            <w:r w:rsidRPr="003D175B">
              <w:rPr>
                <w:rStyle w:val="Hipervnculo"/>
                <w:noProof/>
              </w:rPr>
              <w:t>6.1.2 Crear repositorio del proyecto</w:t>
            </w:r>
            <w:r>
              <w:rPr>
                <w:noProof/>
                <w:webHidden/>
              </w:rPr>
              <w:tab/>
            </w:r>
            <w:r>
              <w:rPr>
                <w:noProof/>
                <w:webHidden/>
              </w:rPr>
              <w:fldChar w:fldCharType="begin"/>
            </w:r>
            <w:r>
              <w:rPr>
                <w:noProof/>
                <w:webHidden/>
              </w:rPr>
              <w:instrText xml:space="preserve"> PAGEREF _Toc47018730 \h </w:instrText>
            </w:r>
            <w:r>
              <w:rPr>
                <w:noProof/>
                <w:webHidden/>
              </w:rPr>
            </w:r>
            <w:r>
              <w:rPr>
                <w:noProof/>
                <w:webHidden/>
              </w:rPr>
              <w:fldChar w:fldCharType="separate"/>
            </w:r>
            <w:r>
              <w:rPr>
                <w:noProof/>
                <w:webHidden/>
              </w:rPr>
              <w:t>78</w:t>
            </w:r>
            <w:r>
              <w:rPr>
                <w:noProof/>
                <w:webHidden/>
              </w:rPr>
              <w:fldChar w:fldCharType="end"/>
            </w:r>
          </w:hyperlink>
        </w:p>
        <w:p w14:paraId="358BA184" w14:textId="47E1504A"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1" w:history="1">
            <w:r w:rsidRPr="003D175B">
              <w:rPr>
                <w:rStyle w:val="Hipervnculo"/>
                <w:noProof/>
              </w:rPr>
              <w:t>6.1.3 Registrar los resultados de la verificación</w:t>
            </w:r>
            <w:r>
              <w:rPr>
                <w:noProof/>
                <w:webHidden/>
              </w:rPr>
              <w:tab/>
            </w:r>
            <w:r>
              <w:rPr>
                <w:noProof/>
                <w:webHidden/>
              </w:rPr>
              <w:fldChar w:fldCharType="begin"/>
            </w:r>
            <w:r>
              <w:rPr>
                <w:noProof/>
                <w:webHidden/>
              </w:rPr>
              <w:instrText xml:space="preserve"> PAGEREF _Toc47018731 \h </w:instrText>
            </w:r>
            <w:r>
              <w:rPr>
                <w:noProof/>
                <w:webHidden/>
              </w:rPr>
            </w:r>
            <w:r>
              <w:rPr>
                <w:noProof/>
                <w:webHidden/>
              </w:rPr>
              <w:fldChar w:fldCharType="separate"/>
            </w:r>
            <w:r>
              <w:rPr>
                <w:noProof/>
                <w:webHidden/>
              </w:rPr>
              <w:t>79</w:t>
            </w:r>
            <w:r>
              <w:rPr>
                <w:noProof/>
                <w:webHidden/>
              </w:rPr>
              <w:fldChar w:fldCharType="end"/>
            </w:r>
          </w:hyperlink>
        </w:p>
        <w:p w14:paraId="48C008EA" w14:textId="21684D87"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32" w:history="1">
            <w:r w:rsidRPr="003D175B">
              <w:rPr>
                <w:rStyle w:val="Hipervnculo"/>
                <w:rFonts w:eastAsia="Times New Roman"/>
                <w:noProof/>
              </w:rPr>
              <w:t>6.2 Fase 2: Ejecución del plan del proyecto</w:t>
            </w:r>
            <w:r>
              <w:rPr>
                <w:noProof/>
                <w:webHidden/>
              </w:rPr>
              <w:tab/>
            </w:r>
            <w:r>
              <w:rPr>
                <w:noProof/>
                <w:webHidden/>
              </w:rPr>
              <w:fldChar w:fldCharType="begin"/>
            </w:r>
            <w:r>
              <w:rPr>
                <w:noProof/>
                <w:webHidden/>
              </w:rPr>
              <w:instrText xml:space="preserve"> PAGEREF _Toc47018732 \h </w:instrText>
            </w:r>
            <w:r>
              <w:rPr>
                <w:noProof/>
                <w:webHidden/>
              </w:rPr>
            </w:r>
            <w:r>
              <w:rPr>
                <w:noProof/>
                <w:webHidden/>
              </w:rPr>
              <w:fldChar w:fldCharType="separate"/>
            </w:r>
            <w:r>
              <w:rPr>
                <w:noProof/>
                <w:webHidden/>
              </w:rPr>
              <w:t>81</w:t>
            </w:r>
            <w:r>
              <w:rPr>
                <w:noProof/>
                <w:webHidden/>
              </w:rPr>
              <w:fldChar w:fldCharType="end"/>
            </w:r>
          </w:hyperlink>
        </w:p>
        <w:p w14:paraId="0A22C92F" w14:textId="5D5A80C4"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3" w:history="1">
            <w:r w:rsidRPr="003D175B">
              <w:rPr>
                <w:rStyle w:val="Hipervnculo"/>
                <w:noProof/>
              </w:rPr>
              <w:t>6.2.1 Diligenciar un acta de reunión</w:t>
            </w:r>
            <w:r>
              <w:rPr>
                <w:noProof/>
                <w:webHidden/>
              </w:rPr>
              <w:tab/>
            </w:r>
            <w:r>
              <w:rPr>
                <w:noProof/>
                <w:webHidden/>
              </w:rPr>
              <w:fldChar w:fldCharType="begin"/>
            </w:r>
            <w:r>
              <w:rPr>
                <w:noProof/>
                <w:webHidden/>
              </w:rPr>
              <w:instrText xml:space="preserve"> PAGEREF _Toc47018733 \h </w:instrText>
            </w:r>
            <w:r>
              <w:rPr>
                <w:noProof/>
                <w:webHidden/>
              </w:rPr>
            </w:r>
            <w:r>
              <w:rPr>
                <w:noProof/>
                <w:webHidden/>
              </w:rPr>
              <w:fldChar w:fldCharType="separate"/>
            </w:r>
            <w:r>
              <w:rPr>
                <w:noProof/>
                <w:webHidden/>
              </w:rPr>
              <w:t>81</w:t>
            </w:r>
            <w:r>
              <w:rPr>
                <w:noProof/>
                <w:webHidden/>
              </w:rPr>
              <w:fldChar w:fldCharType="end"/>
            </w:r>
          </w:hyperlink>
        </w:p>
        <w:p w14:paraId="738CD12F" w14:textId="1915EBD3"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4" w:history="1">
            <w:r w:rsidRPr="003D175B">
              <w:rPr>
                <w:rStyle w:val="Hipervnculo"/>
                <w:noProof/>
              </w:rPr>
              <w:t>6.2.2 Diligenciar el registro de estado de progreso</w:t>
            </w:r>
            <w:r>
              <w:rPr>
                <w:noProof/>
                <w:webHidden/>
              </w:rPr>
              <w:tab/>
            </w:r>
            <w:r>
              <w:rPr>
                <w:noProof/>
                <w:webHidden/>
              </w:rPr>
              <w:fldChar w:fldCharType="begin"/>
            </w:r>
            <w:r>
              <w:rPr>
                <w:noProof/>
                <w:webHidden/>
              </w:rPr>
              <w:instrText xml:space="preserve"> PAGEREF _Toc47018734 \h </w:instrText>
            </w:r>
            <w:r>
              <w:rPr>
                <w:noProof/>
                <w:webHidden/>
              </w:rPr>
            </w:r>
            <w:r>
              <w:rPr>
                <w:noProof/>
                <w:webHidden/>
              </w:rPr>
              <w:fldChar w:fldCharType="separate"/>
            </w:r>
            <w:r>
              <w:rPr>
                <w:noProof/>
                <w:webHidden/>
              </w:rPr>
              <w:t>82</w:t>
            </w:r>
            <w:r>
              <w:rPr>
                <w:noProof/>
                <w:webHidden/>
              </w:rPr>
              <w:fldChar w:fldCharType="end"/>
            </w:r>
          </w:hyperlink>
        </w:p>
        <w:p w14:paraId="7C41F25B" w14:textId="1CD94745"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5" w:history="1">
            <w:r w:rsidRPr="003D175B">
              <w:rPr>
                <w:rStyle w:val="Hipervnculo"/>
                <w:noProof/>
              </w:rPr>
              <w:t>6.2.3 Diligenciar una solicitud de cambio</w:t>
            </w:r>
            <w:r>
              <w:rPr>
                <w:noProof/>
                <w:webHidden/>
              </w:rPr>
              <w:tab/>
            </w:r>
            <w:r>
              <w:rPr>
                <w:noProof/>
                <w:webHidden/>
              </w:rPr>
              <w:fldChar w:fldCharType="begin"/>
            </w:r>
            <w:r>
              <w:rPr>
                <w:noProof/>
                <w:webHidden/>
              </w:rPr>
              <w:instrText xml:space="preserve"> PAGEREF _Toc47018735 \h </w:instrText>
            </w:r>
            <w:r>
              <w:rPr>
                <w:noProof/>
                <w:webHidden/>
              </w:rPr>
            </w:r>
            <w:r>
              <w:rPr>
                <w:noProof/>
                <w:webHidden/>
              </w:rPr>
              <w:fldChar w:fldCharType="separate"/>
            </w:r>
            <w:r>
              <w:rPr>
                <w:noProof/>
                <w:webHidden/>
              </w:rPr>
              <w:t>83</w:t>
            </w:r>
            <w:r>
              <w:rPr>
                <w:noProof/>
                <w:webHidden/>
              </w:rPr>
              <w:fldChar w:fldCharType="end"/>
            </w:r>
          </w:hyperlink>
        </w:p>
        <w:p w14:paraId="08FB77AF" w14:textId="6BD4FBDE"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36" w:history="1">
            <w:r w:rsidRPr="003D175B">
              <w:rPr>
                <w:rStyle w:val="Hipervnculo"/>
                <w:noProof/>
              </w:rPr>
              <w:t>6.3 Fase 3: Evaluación y control del proyecto</w:t>
            </w:r>
            <w:r>
              <w:rPr>
                <w:noProof/>
                <w:webHidden/>
              </w:rPr>
              <w:tab/>
            </w:r>
            <w:r>
              <w:rPr>
                <w:noProof/>
                <w:webHidden/>
              </w:rPr>
              <w:fldChar w:fldCharType="begin"/>
            </w:r>
            <w:r>
              <w:rPr>
                <w:noProof/>
                <w:webHidden/>
              </w:rPr>
              <w:instrText xml:space="preserve"> PAGEREF _Toc47018736 \h </w:instrText>
            </w:r>
            <w:r>
              <w:rPr>
                <w:noProof/>
                <w:webHidden/>
              </w:rPr>
            </w:r>
            <w:r>
              <w:rPr>
                <w:noProof/>
                <w:webHidden/>
              </w:rPr>
              <w:fldChar w:fldCharType="separate"/>
            </w:r>
            <w:r>
              <w:rPr>
                <w:noProof/>
                <w:webHidden/>
              </w:rPr>
              <w:t>85</w:t>
            </w:r>
            <w:r>
              <w:rPr>
                <w:noProof/>
                <w:webHidden/>
              </w:rPr>
              <w:fldChar w:fldCharType="end"/>
            </w:r>
          </w:hyperlink>
        </w:p>
        <w:p w14:paraId="322B3A55" w14:textId="07F329C5"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7" w:history="1">
            <w:r w:rsidRPr="003D175B">
              <w:rPr>
                <w:rStyle w:val="Hipervnculo"/>
                <w:noProof/>
              </w:rPr>
              <w:t>6.3.1 Diligenciar el registro de corrección</w:t>
            </w:r>
            <w:r>
              <w:rPr>
                <w:noProof/>
                <w:webHidden/>
              </w:rPr>
              <w:tab/>
            </w:r>
            <w:r>
              <w:rPr>
                <w:noProof/>
                <w:webHidden/>
              </w:rPr>
              <w:fldChar w:fldCharType="begin"/>
            </w:r>
            <w:r>
              <w:rPr>
                <w:noProof/>
                <w:webHidden/>
              </w:rPr>
              <w:instrText xml:space="preserve"> PAGEREF _Toc47018737 \h </w:instrText>
            </w:r>
            <w:r>
              <w:rPr>
                <w:noProof/>
                <w:webHidden/>
              </w:rPr>
            </w:r>
            <w:r>
              <w:rPr>
                <w:noProof/>
                <w:webHidden/>
              </w:rPr>
              <w:fldChar w:fldCharType="separate"/>
            </w:r>
            <w:r>
              <w:rPr>
                <w:noProof/>
                <w:webHidden/>
              </w:rPr>
              <w:t>85</w:t>
            </w:r>
            <w:r>
              <w:rPr>
                <w:noProof/>
                <w:webHidden/>
              </w:rPr>
              <w:fldChar w:fldCharType="end"/>
            </w:r>
          </w:hyperlink>
        </w:p>
        <w:p w14:paraId="3F69ACD7" w14:textId="3A36CC9A" w:rsidR="003D4DCE" w:rsidRDefault="003D4DCE" w:rsidP="003D4DCE">
          <w:pPr>
            <w:pStyle w:val="TDC2"/>
            <w:tabs>
              <w:tab w:val="right" w:leader="dot" w:pos="9350"/>
            </w:tabs>
            <w:rPr>
              <w:rFonts w:asciiTheme="minorHAnsi" w:eastAsiaTheme="minorEastAsia" w:hAnsiTheme="minorHAnsi"/>
              <w:noProof/>
              <w:sz w:val="22"/>
              <w:lang w:eastAsia="es-CO"/>
            </w:rPr>
          </w:pPr>
          <w:hyperlink w:anchor="_Toc47018738" w:history="1">
            <w:r w:rsidRPr="003D175B">
              <w:rPr>
                <w:rStyle w:val="Hipervnculo"/>
                <w:noProof/>
              </w:rPr>
              <w:t>6.4 Fase 4: Cierre del proyecto</w:t>
            </w:r>
            <w:r>
              <w:rPr>
                <w:noProof/>
                <w:webHidden/>
              </w:rPr>
              <w:tab/>
            </w:r>
            <w:r>
              <w:rPr>
                <w:noProof/>
                <w:webHidden/>
              </w:rPr>
              <w:fldChar w:fldCharType="begin"/>
            </w:r>
            <w:r>
              <w:rPr>
                <w:noProof/>
                <w:webHidden/>
              </w:rPr>
              <w:instrText xml:space="preserve"> PAGEREF _Toc47018738 \h </w:instrText>
            </w:r>
            <w:r>
              <w:rPr>
                <w:noProof/>
                <w:webHidden/>
              </w:rPr>
            </w:r>
            <w:r>
              <w:rPr>
                <w:noProof/>
                <w:webHidden/>
              </w:rPr>
              <w:fldChar w:fldCharType="separate"/>
            </w:r>
            <w:r>
              <w:rPr>
                <w:noProof/>
                <w:webHidden/>
              </w:rPr>
              <w:t>86</w:t>
            </w:r>
            <w:r>
              <w:rPr>
                <w:noProof/>
                <w:webHidden/>
              </w:rPr>
              <w:fldChar w:fldCharType="end"/>
            </w:r>
          </w:hyperlink>
        </w:p>
        <w:p w14:paraId="54188567" w14:textId="548CB165" w:rsidR="003D4DCE" w:rsidRDefault="003D4DCE" w:rsidP="003D4DCE">
          <w:pPr>
            <w:pStyle w:val="TDC3"/>
            <w:tabs>
              <w:tab w:val="right" w:leader="dot" w:pos="9350"/>
            </w:tabs>
            <w:rPr>
              <w:rFonts w:asciiTheme="minorHAnsi" w:eastAsiaTheme="minorEastAsia" w:hAnsiTheme="minorHAnsi"/>
              <w:noProof/>
              <w:sz w:val="22"/>
              <w:lang w:eastAsia="es-CO"/>
            </w:rPr>
          </w:pPr>
          <w:hyperlink w:anchor="_Toc47018739" w:history="1">
            <w:r w:rsidRPr="003D175B">
              <w:rPr>
                <w:rStyle w:val="Hipervnculo"/>
                <w:noProof/>
              </w:rPr>
              <w:t>6.4.1 Diligenciar un registro de aceptación.</w:t>
            </w:r>
            <w:r>
              <w:rPr>
                <w:noProof/>
                <w:webHidden/>
              </w:rPr>
              <w:tab/>
            </w:r>
            <w:r>
              <w:rPr>
                <w:noProof/>
                <w:webHidden/>
              </w:rPr>
              <w:fldChar w:fldCharType="begin"/>
            </w:r>
            <w:r>
              <w:rPr>
                <w:noProof/>
                <w:webHidden/>
              </w:rPr>
              <w:instrText xml:space="preserve"> PAGEREF _Toc47018739 \h </w:instrText>
            </w:r>
            <w:r>
              <w:rPr>
                <w:noProof/>
                <w:webHidden/>
              </w:rPr>
            </w:r>
            <w:r>
              <w:rPr>
                <w:noProof/>
                <w:webHidden/>
              </w:rPr>
              <w:fldChar w:fldCharType="separate"/>
            </w:r>
            <w:r>
              <w:rPr>
                <w:noProof/>
                <w:webHidden/>
              </w:rPr>
              <w:t>86</w:t>
            </w:r>
            <w:r>
              <w:rPr>
                <w:noProof/>
                <w:webHidden/>
              </w:rPr>
              <w:fldChar w:fldCharType="end"/>
            </w:r>
          </w:hyperlink>
        </w:p>
        <w:p w14:paraId="4BC29D54" w14:textId="291E5D05" w:rsidR="003D4DCE" w:rsidRDefault="003D4DCE" w:rsidP="003D4DCE">
          <w:pPr>
            <w:pStyle w:val="TDC1"/>
            <w:spacing w:line="480" w:lineRule="auto"/>
            <w:rPr>
              <w:rFonts w:asciiTheme="minorHAnsi" w:eastAsiaTheme="minorEastAsia" w:hAnsiTheme="minorHAnsi"/>
              <w:noProof/>
              <w:sz w:val="22"/>
              <w:lang w:eastAsia="es-CO"/>
            </w:rPr>
          </w:pPr>
          <w:hyperlink w:anchor="_Toc47018740" w:history="1">
            <w:r w:rsidRPr="003D175B">
              <w:rPr>
                <w:rStyle w:val="Hipervnculo"/>
                <w:noProof/>
              </w:rPr>
              <w:t>7. Conclusiones</w:t>
            </w:r>
            <w:r>
              <w:rPr>
                <w:noProof/>
                <w:webHidden/>
              </w:rPr>
              <w:tab/>
            </w:r>
            <w:r>
              <w:rPr>
                <w:noProof/>
                <w:webHidden/>
              </w:rPr>
              <w:fldChar w:fldCharType="begin"/>
            </w:r>
            <w:r>
              <w:rPr>
                <w:noProof/>
                <w:webHidden/>
              </w:rPr>
              <w:instrText xml:space="preserve"> PAGEREF _Toc47018740 \h </w:instrText>
            </w:r>
            <w:r>
              <w:rPr>
                <w:noProof/>
                <w:webHidden/>
              </w:rPr>
            </w:r>
            <w:r>
              <w:rPr>
                <w:noProof/>
                <w:webHidden/>
              </w:rPr>
              <w:fldChar w:fldCharType="separate"/>
            </w:r>
            <w:r>
              <w:rPr>
                <w:noProof/>
                <w:webHidden/>
              </w:rPr>
              <w:t>89</w:t>
            </w:r>
            <w:r>
              <w:rPr>
                <w:noProof/>
                <w:webHidden/>
              </w:rPr>
              <w:fldChar w:fldCharType="end"/>
            </w:r>
          </w:hyperlink>
        </w:p>
        <w:p w14:paraId="041A825A" w14:textId="13E981D0" w:rsidR="003D4DCE" w:rsidRDefault="003D4DCE" w:rsidP="003D4DCE">
          <w:pPr>
            <w:pStyle w:val="TDC1"/>
            <w:spacing w:line="480" w:lineRule="auto"/>
            <w:rPr>
              <w:rFonts w:asciiTheme="minorHAnsi" w:eastAsiaTheme="minorEastAsia" w:hAnsiTheme="minorHAnsi"/>
              <w:noProof/>
              <w:sz w:val="22"/>
              <w:lang w:eastAsia="es-CO"/>
            </w:rPr>
          </w:pPr>
          <w:hyperlink w:anchor="_Toc47018741" w:history="1">
            <w:r w:rsidRPr="003D175B">
              <w:rPr>
                <w:rStyle w:val="Hipervnculo"/>
                <w:noProof/>
              </w:rPr>
              <w:t>8. Referencias</w:t>
            </w:r>
            <w:r>
              <w:rPr>
                <w:noProof/>
                <w:webHidden/>
              </w:rPr>
              <w:tab/>
            </w:r>
            <w:r>
              <w:rPr>
                <w:noProof/>
                <w:webHidden/>
              </w:rPr>
              <w:fldChar w:fldCharType="begin"/>
            </w:r>
            <w:r>
              <w:rPr>
                <w:noProof/>
                <w:webHidden/>
              </w:rPr>
              <w:instrText xml:space="preserve"> PAGEREF _Toc47018741 \h </w:instrText>
            </w:r>
            <w:r>
              <w:rPr>
                <w:noProof/>
                <w:webHidden/>
              </w:rPr>
            </w:r>
            <w:r>
              <w:rPr>
                <w:noProof/>
                <w:webHidden/>
              </w:rPr>
              <w:fldChar w:fldCharType="separate"/>
            </w:r>
            <w:r>
              <w:rPr>
                <w:noProof/>
                <w:webHidden/>
              </w:rPr>
              <w:t>97</w:t>
            </w:r>
            <w:r>
              <w:rPr>
                <w:noProof/>
                <w:webHidden/>
              </w:rPr>
              <w:fldChar w:fldCharType="end"/>
            </w:r>
          </w:hyperlink>
        </w:p>
        <w:p w14:paraId="6B1EB913" w14:textId="08075A37" w:rsidR="00127F3D" w:rsidRDefault="00E17CC1" w:rsidP="003D4DCE">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3560CE">
      <w:pPr>
        <w:jc w:val="center"/>
        <w:rPr>
          <w:rFonts w:cs="Times New Roman"/>
          <w:b/>
        </w:rPr>
      </w:pPr>
      <w:r>
        <w:rPr>
          <w:rFonts w:cs="Times New Roman"/>
          <w:b/>
        </w:rPr>
        <w:lastRenderedPageBreak/>
        <w:t>Lista de tablas</w:t>
      </w:r>
    </w:p>
    <w:p w14:paraId="693B7514" w14:textId="00394DF4" w:rsidR="003560CE" w:rsidRDefault="00991E2E" w:rsidP="003560CE">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7018453" w:history="1">
        <w:r w:rsidR="003560CE" w:rsidRPr="00EC3F0A">
          <w:rPr>
            <w:rStyle w:val="Hipervnculo"/>
            <w:noProof/>
          </w:rPr>
          <w:t>Tabla 1. Diagnóstico y pronóstico del proyecto.</w:t>
        </w:r>
        <w:r w:rsidR="003560CE">
          <w:rPr>
            <w:noProof/>
            <w:webHidden/>
          </w:rPr>
          <w:tab/>
        </w:r>
        <w:r w:rsidR="003560CE">
          <w:rPr>
            <w:noProof/>
            <w:webHidden/>
          </w:rPr>
          <w:fldChar w:fldCharType="begin"/>
        </w:r>
        <w:r w:rsidR="003560CE">
          <w:rPr>
            <w:noProof/>
            <w:webHidden/>
          </w:rPr>
          <w:instrText xml:space="preserve"> PAGEREF _Toc47018453 \h </w:instrText>
        </w:r>
        <w:r w:rsidR="003560CE">
          <w:rPr>
            <w:noProof/>
            <w:webHidden/>
          </w:rPr>
        </w:r>
        <w:r w:rsidR="003560CE">
          <w:rPr>
            <w:noProof/>
            <w:webHidden/>
          </w:rPr>
          <w:fldChar w:fldCharType="separate"/>
        </w:r>
        <w:r w:rsidR="003560CE">
          <w:rPr>
            <w:noProof/>
            <w:webHidden/>
          </w:rPr>
          <w:t>7</w:t>
        </w:r>
        <w:r w:rsidR="003560CE">
          <w:rPr>
            <w:noProof/>
            <w:webHidden/>
          </w:rPr>
          <w:fldChar w:fldCharType="end"/>
        </w:r>
      </w:hyperlink>
    </w:p>
    <w:p w14:paraId="2907808B" w14:textId="0A542799"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54" w:history="1">
        <w:r w:rsidRPr="00EC3F0A">
          <w:rPr>
            <w:rStyle w:val="Hipervnculo"/>
            <w:noProof/>
          </w:rPr>
          <w:t>Tabla 2. Diagramas de UML por categoría.</w:t>
        </w:r>
        <w:r>
          <w:rPr>
            <w:noProof/>
            <w:webHidden/>
          </w:rPr>
          <w:tab/>
        </w:r>
        <w:r>
          <w:rPr>
            <w:noProof/>
            <w:webHidden/>
          </w:rPr>
          <w:fldChar w:fldCharType="begin"/>
        </w:r>
        <w:r>
          <w:rPr>
            <w:noProof/>
            <w:webHidden/>
          </w:rPr>
          <w:instrText xml:space="preserve"> PAGEREF _Toc47018454 \h </w:instrText>
        </w:r>
        <w:r>
          <w:rPr>
            <w:noProof/>
            <w:webHidden/>
          </w:rPr>
        </w:r>
        <w:r>
          <w:rPr>
            <w:noProof/>
            <w:webHidden/>
          </w:rPr>
          <w:fldChar w:fldCharType="separate"/>
        </w:r>
        <w:r>
          <w:rPr>
            <w:noProof/>
            <w:webHidden/>
          </w:rPr>
          <w:t>16</w:t>
        </w:r>
        <w:r>
          <w:rPr>
            <w:noProof/>
            <w:webHidden/>
          </w:rPr>
          <w:fldChar w:fldCharType="end"/>
        </w:r>
      </w:hyperlink>
    </w:p>
    <w:p w14:paraId="1FDB2D23" w14:textId="4AAD1911"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55" w:history="1">
        <w:r w:rsidRPr="00EC3F0A">
          <w:rPr>
            <w:rStyle w:val="Hipervnculo"/>
            <w:noProof/>
          </w:rPr>
          <w:t>Tabla 3. Estándares para la gestión de proyectos.</w:t>
        </w:r>
        <w:r>
          <w:rPr>
            <w:noProof/>
            <w:webHidden/>
          </w:rPr>
          <w:tab/>
        </w:r>
        <w:r>
          <w:rPr>
            <w:noProof/>
            <w:webHidden/>
          </w:rPr>
          <w:fldChar w:fldCharType="begin"/>
        </w:r>
        <w:r>
          <w:rPr>
            <w:noProof/>
            <w:webHidden/>
          </w:rPr>
          <w:instrText xml:space="preserve"> PAGEREF _Toc47018455 \h </w:instrText>
        </w:r>
        <w:r>
          <w:rPr>
            <w:noProof/>
            <w:webHidden/>
          </w:rPr>
        </w:r>
        <w:r>
          <w:rPr>
            <w:noProof/>
            <w:webHidden/>
          </w:rPr>
          <w:fldChar w:fldCharType="separate"/>
        </w:r>
        <w:r>
          <w:rPr>
            <w:noProof/>
            <w:webHidden/>
          </w:rPr>
          <w:t>17</w:t>
        </w:r>
        <w:r>
          <w:rPr>
            <w:noProof/>
            <w:webHidden/>
          </w:rPr>
          <w:fldChar w:fldCharType="end"/>
        </w:r>
      </w:hyperlink>
    </w:p>
    <w:p w14:paraId="365F6CFC" w14:textId="48728B35"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56" w:history="1">
        <w:r w:rsidRPr="00EC3F0A">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_Toc47018456 \h </w:instrText>
        </w:r>
        <w:r>
          <w:rPr>
            <w:noProof/>
            <w:webHidden/>
          </w:rPr>
        </w:r>
        <w:r>
          <w:rPr>
            <w:noProof/>
            <w:webHidden/>
          </w:rPr>
          <w:fldChar w:fldCharType="separate"/>
        </w:r>
        <w:r>
          <w:rPr>
            <w:noProof/>
            <w:webHidden/>
          </w:rPr>
          <w:t>19</w:t>
        </w:r>
        <w:r>
          <w:rPr>
            <w:noProof/>
            <w:webHidden/>
          </w:rPr>
          <w:fldChar w:fldCharType="end"/>
        </w:r>
      </w:hyperlink>
    </w:p>
    <w:p w14:paraId="05E4CE27" w14:textId="7A4E0311"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57" w:history="1">
        <w:r w:rsidRPr="00EC3F0A">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_Toc47018457 \h </w:instrText>
        </w:r>
        <w:r>
          <w:rPr>
            <w:noProof/>
            <w:webHidden/>
          </w:rPr>
        </w:r>
        <w:r>
          <w:rPr>
            <w:noProof/>
            <w:webHidden/>
          </w:rPr>
          <w:fldChar w:fldCharType="separate"/>
        </w:r>
        <w:r>
          <w:rPr>
            <w:noProof/>
            <w:webHidden/>
          </w:rPr>
          <w:t>21</w:t>
        </w:r>
        <w:r>
          <w:rPr>
            <w:noProof/>
            <w:webHidden/>
          </w:rPr>
          <w:fldChar w:fldCharType="end"/>
        </w:r>
      </w:hyperlink>
    </w:p>
    <w:p w14:paraId="35C55009" w14:textId="406B21E7"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58" w:history="1">
        <w:r w:rsidRPr="00EC3F0A">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_Toc47018458 \h </w:instrText>
        </w:r>
        <w:r>
          <w:rPr>
            <w:noProof/>
            <w:webHidden/>
          </w:rPr>
        </w:r>
        <w:r>
          <w:rPr>
            <w:noProof/>
            <w:webHidden/>
          </w:rPr>
          <w:fldChar w:fldCharType="separate"/>
        </w:r>
        <w:r>
          <w:rPr>
            <w:noProof/>
            <w:webHidden/>
          </w:rPr>
          <w:t>26</w:t>
        </w:r>
        <w:r>
          <w:rPr>
            <w:noProof/>
            <w:webHidden/>
          </w:rPr>
          <w:fldChar w:fldCharType="end"/>
        </w:r>
      </w:hyperlink>
    </w:p>
    <w:p w14:paraId="6D9C4701" w14:textId="0AE644A7"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59" w:history="1">
        <w:r w:rsidRPr="00EC3F0A">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_Toc47018459 \h </w:instrText>
        </w:r>
        <w:r>
          <w:rPr>
            <w:noProof/>
            <w:webHidden/>
          </w:rPr>
        </w:r>
        <w:r>
          <w:rPr>
            <w:noProof/>
            <w:webHidden/>
          </w:rPr>
          <w:fldChar w:fldCharType="separate"/>
        </w:r>
        <w:r>
          <w:rPr>
            <w:noProof/>
            <w:webHidden/>
          </w:rPr>
          <w:t>28</w:t>
        </w:r>
        <w:r>
          <w:rPr>
            <w:noProof/>
            <w:webHidden/>
          </w:rPr>
          <w:fldChar w:fldCharType="end"/>
        </w:r>
      </w:hyperlink>
    </w:p>
    <w:p w14:paraId="1F5CD41F" w14:textId="1B64D150"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0" w:history="1">
        <w:r w:rsidRPr="00EC3F0A">
          <w:rPr>
            <w:rStyle w:val="Hipervnculo"/>
            <w:noProof/>
          </w:rPr>
          <w:t>Tabla 8. Entregables del equipo de desarrollo.</w:t>
        </w:r>
        <w:r>
          <w:rPr>
            <w:noProof/>
            <w:webHidden/>
          </w:rPr>
          <w:tab/>
        </w:r>
        <w:r>
          <w:rPr>
            <w:noProof/>
            <w:webHidden/>
          </w:rPr>
          <w:fldChar w:fldCharType="begin"/>
        </w:r>
        <w:r>
          <w:rPr>
            <w:noProof/>
            <w:webHidden/>
          </w:rPr>
          <w:instrText xml:space="preserve"> PAGEREF _Toc47018460 \h </w:instrText>
        </w:r>
        <w:r>
          <w:rPr>
            <w:noProof/>
            <w:webHidden/>
          </w:rPr>
        </w:r>
        <w:r>
          <w:rPr>
            <w:noProof/>
            <w:webHidden/>
          </w:rPr>
          <w:fldChar w:fldCharType="separate"/>
        </w:r>
        <w:r>
          <w:rPr>
            <w:noProof/>
            <w:webHidden/>
          </w:rPr>
          <w:t>43</w:t>
        </w:r>
        <w:r>
          <w:rPr>
            <w:noProof/>
            <w:webHidden/>
          </w:rPr>
          <w:fldChar w:fldCharType="end"/>
        </w:r>
      </w:hyperlink>
    </w:p>
    <w:p w14:paraId="47426C53" w14:textId="4BB81A63"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1" w:history="1">
        <w:r w:rsidRPr="00EC3F0A">
          <w:rPr>
            <w:rStyle w:val="Hipervnculo"/>
            <w:noProof/>
          </w:rPr>
          <w:t>Tabla 9. Entregables del equipo de calidad.</w:t>
        </w:r>
        <w:r>
          <w:rPr>
            <w:noProof/>
            <w:webHidden/>
          </w:rPr>
          <w:tab/>
        </w:r>
        <w:r>
          <w:rPr>
            <w:noProof/>
            <w:webHidden/>
          </w:rPr>
          <w:fldChar w:fldCharType="begin"/>
        </w:r>
        <w:r>
          <w:rPr>
            <w:noProof/>
            <w:webHidden/>
          </w:rPr>
          <w:instrText xml:space="preserve"> PAGEREF _Toc47018461 \h </w:instrText>
        </w:r>
        <w:r>
          <w:rPr>
            <w:noProof/>
            <w:webHidden/>
          </w:rPr>
        </w:r>
        <w:r>
          <w:rPr>
            <w:noProof/>
            <w:webHidden/>
          </w:rPr>
          <w:fldChar w:fldCharType="separate"/>
        </w:r>
        <w:r>
          <w:rPr>
            <w:noProof/>
            <w:webHidden/>
          </w:rPr>
          <w:t>44</w:t>
        </w:r>
        <w:r>
          <w:rPr>
            <w:noProof/>
            <w:webHidden/>
          </w:rPr>
          <w:fldChar w:fldCharType="end"/>
        </w:r>
      </w:hyperlink>
    </w:p>
    <w:p w14:paraId="5A42756E" w14:textId="0DA067AD"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2" w:history="1">
        <w:r w:rsidRPr="00EC3F0A">
          <w:rPr>
            <w:rStyle w:val="Hipervnculo"/>
            <w:noProof/>
          </w:rPr>
          <w:t>Tabla 10. Duración estimada de las tareas 1.1 - 3.2 (CU04 y CU08) del equipo de desarrollo.</w:t>
        </w:r>
        <w:r>
          <w:rPr>
            <w:noProof/>
            <w:webHidden/>
          </w:rPr>
          <w:tab/>
        </w:r>
        <w:r>
          <w:rPr>
            <w:noProof/>
            <w:webHidden/>
          </w:rPr>
          <w:fldChar w:fldCharType="begin"/>
        </w:r>
        <w:r>
          <w:rPr>
            <w:noProof/>
            <w:webHidden/>
          </w:rPr>
          <w:instrText xml:space="preserve"> PAGEREF _Toc47018462 \h </w:instrText>
        </w:r>
        <w:r>
          <w:rPr>
            <w:noProof/>
            <w:webHidden/>
          </w:rPr>
        </w:r>
        <w:r>
          <w:rPr>
            <w:noProof/>
            <w:webHidden/>
          </w:rPr>
          <w:fldChar w:fldCharType="separate"/>
        </w:r>
        <w:r>
          <w:rPr>
            <w:noProof/>
            <w:webHidden/>
          </w:rPr>
          <w:t>46</w:t>
        </w:r>
        <w:r>
          <w:rPr>
            <w:noProof/>
            <w:webHidden/>
          </w:rPr>
          <w:fldChar w:fldCharType="end"/>
        </w:r>
      </w:hyperlink>
    </w:p>
    <w:p w14:paraId="429FEF87" w14:textId="07CC0310"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3" w:history="1">
        <w:r w:rsidRPr="00EC3F0A">
          <w:rPr>
            <w:rStyle w:val="Hipervnculo"/>
            <w:noProof/>
          </w:rPr>
          <w:t>Tabla 11. Duración estimada de las tareas 1.1 - 3.2 (CU16 y CU10) del equipo de desarrollo.</w:t>
        </w:r>
        <w:r>
          <w:rPr>
            <w:noProof/>
            <w:webHidden/>
          </w:rPr>
          <w:tab/>
        </w:r>
        <w:r>
          <w:rPr>
            <w:noProof/>
            <w:webHidden/>
          </w:rPr>
          <w:fldChar w:fldCharType="begin"/>
        </w:r>
        <w:r>
          <w:rPr>
            <w:noProof/>
            <w:webHidden/>
          </w:rPr>
          <w:instrText xml:space="preserve"> PAGEREF _Toc47018463 \h </w:instrText>
        </w:r>
        <w:r>
          <w:rPr>
            <w:noProof/>
            <w:webHidden/>
          </w:rPr>
        </w:r>
        <w:r>
          <w:rPr>
            <w:noProof/>
            <w:webHidden/>
          </w:rPr>
          <w:fldChar w:fldCharType="separate"/>
        </w:r>
        <w:r>
          <w:rPr>
            <w:noProof/>
            <w:webHidden/>
          </w:rPr>
          <w:t>46</w:t>
        </w:r>
        <w:r>
          <w:rPr>
            <w:noProof/>
            <w:webHidden/>
          </w:rPr>
          <w:fldChar w:fldCharType="end"/>
        </w:r>
      </w:hyperlink>
    </w:p>
    <w:p w14:paraId="0CB4DD78" w14:textId="0E4699CA"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4" w:history="1">
        <w:r w:rsidRPr="00EC3F0A">
          <w:rPr>
            <w:rStyle w:val="Hipervnculo"/>
            <w:noProof/>
          </w:rPr>
          <w:t>Tabla 12. Duración estimada de las tareas 1.1 - 3.2 (CU06 y CU07) del equipo de desarrollo.</w:t>
        </w:r>
        <w:r>
          <w:rPr>
            <w:noProof/>
            <w:webHidden/>
          </w:rPr>
          <w:tab/>
        </w:r>
        <w:r>
          <w:rPr>
            <w:noProof/>
            <w:webHidden/>
          </w:rPr>
          <w:fldChar w:fldCharType="begin"/>
        </w:r>
        <w:r>
          <w:rPr>
            <w:noProof/>
            <w:webHidden/>
          </w:rPr>
          <w:instrText xml:space="preserve"> PAGEREF _Toc47018464 \h </w:instrText>
        </w:r>
        <w:r>
          <w:rPr>
            <w:noProof/>
            <w:webHidden/>
          </w:rPr>
        </w:r>
        <w:r>
          <w:rPr>
            <w:noProof/>
            <w:webHidden/>
          </w:rPr>
          <w:fldChar w:fldCharType="separate"/>
        </w:r>
        <w:r>
          <w:rPr>
            <w:noProof/>
            <w:webHidden/>
          </w:rPr>
          <w:t>47</w:t>
        </w:r>
        <w:r>
          <w:rPr>
            <w:noProof/>
            <w:webHidden/>
          </w:rPr>
          <w:fldChar w:fldCharType="end"/>
        </w:r>
      </w:hyperlink>
    </w:p>
    <w:p w14:paraId="11A10CC1" w14:textId="061AC078"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5" w:history="1">
        <w:r w:rsidRPr="00EC3F0A">
          <w:rPr>
            <w:rStyle w:val="Hipervnculo"/>
            <w:noProof/>
          </w:rPr>
          <w:t>Tabla 13. Duración estimada de las tareas 1.1 - 3.2 (CU05) del equipo de desarrollo.</w:t>
        </w:r>
        <w:r>
          <w:rPr>
            <w:noProof/>
            <w:webHidden/>
          </w:rPr>
          <w:tab/>
        </w:r>
        <w:r>
          <w:rPr>
            <w:noProof/>
            <w:webHidden/>
          </w:rPr>
          <w:fldChar w:fldCharType="begin"/>
        </w:r>
        <w:r>
          <w:rPr>
            <w:noProof/>
            <w:webHidden/>
          </w:rPr>
          <w:instrText xml:space="preserve"> PAGEREF _Toc47018465 \h </w:instrText>
        </w:r>
        <w:r>
          <w:rPr>
            <w:noProof/>
            <w:webHidden/>
          </w:rPr>
        </w:r>
        <w:r>
          <w:rPr>
            <w:noProof/>
            <w:webHidden/>
          </w:rPr>
          <w:fldChar w:fldCharType="separate"/>
        </w:r>
        <w:r>
          <w:rPr>
            <w:noProof/>
            <w:webHidden/>
          </w:rPr>
          <w:t>48</w:t>
        </w:r>
        <w:r>
          <w:rPr>
            <w:noProof/>
            <w:webHidden/>
          </w:rPr>
          <w:fldChar w:fldCharType="end"/>
        </w:r>
      </w:hyperlink>
    </w:p>
    <w:p w14:paraId="6A72F884" w14:textId="7CC3979E"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6" w:history="1">
        <w:r w:rsidRPr="00EC3F0A">
          <w:rPr>
            <w:rStyle w:val="Hipervnculo"/>
            <w:noProof/>
          </w:rPr>
          <w:t>Tabla 14. Duración estimada de las tareas 1.1 - 3.2 (CU01) del equipo de desarrollo.</w:t>
        </w:r>
        <w:r>
          <w:rPr>
            <w:noProof/>
            <w:webHidden/>
          </w:rPr>
          <w:tab/>
        </w:r>
        <w:r>
          <w:rPr>
            <w:noProof/>
            <w:webHidden/>
          </w:rPr>
          <w:fldChar w:fldCharType="begin"/>
        </w:r>
        <w:r>
          <w:rPr>
            <w:noProof/>
            <w:webHidden/>
          </w:rPr>
          <w:instrText xml:space="preserve"> PAGEREF _Toc47018466 \h </w:instrText>
        </w:r>
        <w:r>
          <w:rPr>
            <w:noProof/>
            <w:webHidden/>
          </w:rPr>
        </w:r>
        <w:r>
          <w:rPr>
            <w:noProof/>
            <w:webHidden/>
          </w:rPr>
          <w:fldChar w:fldCharType="separate"/>
        </w:r>
        <w:r>
          <w:rPr>
            <w:noProof/>
            <w:webHidden/>
          </w:rPr>
          <w:t>48</w:t>
        </w:r>
        <w:r>
          <w:rPr>
            <w:noProof/>
            <w:webHidden/>
          </w:rPr>
          <w:fldChar w:fldCharType="end"/>
        </w:r>
      </w:hyperlink>
    </w:p>
    <w:p w14:paraId="57B4C6D4" w14:textId="0C78BA62"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7" w:history="1">
        <w:r w:rsidRPr="00EC3F0A">
          <w:rPr>
            <w:rStyle w:val="Hipervnculo"/>
            <w:noProof/>
          </w:rPr>
          <w:t>Tabla 15. Duración estimada de las tareas 1.1 - 3.2 (CU09 y CU11) del equipo de desarrollo.</w:t>
        </w:r>
        <w:r>
          <w:rPr>
            <w:noProof/>
            <w:webHidden/>
          </w:rPr>
          <w:tab/>
        </w:r>
        <w:r>
          <w:rPr>
            <w:noProof/>
            <w:webHidden/>
          </w:rPr>
          <w:fldChar w:fldCharType="begin"/>
        </w:r>
        <w:r>
          <w:rPr>
            <w:noProof/>
            <w:webHidden/>
          </w:rPr>
          <w:instrText xml:space="preserve"> PAGEREF _Toc47018467 \h </w:instrText>
        </w:r>
        <w:r>
          <w:rPr>
            <w:noProof/>
            <w:webHidden/>
          </w:rPr>
        </w:r>
        <w:r>
          <w:rPr>
            <w:noProof/>
            <w:webHidden/>
          </w:rPr>
          <w:fldChar w:fldCharType="separate"/>
        </w:r>
        <w:r>
          <w:rPr>
            <w:noProof/>
            <w:webHidden/>
          </w:rPr>
          <w:t>49</w:t>
        </w:r>
        <w:r>
          <w:rPr>
            <w:noProof/>
            <w:webHidden/>
          </w:rPr>
          <w:fldChar w:fldCharType="end"/>
        </w:r>
      </w:hyperlink>
    </w:p>
    <w:p w14:paraId="4D3C9BEA" w14:textId="0C85FA9E"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8" w:history="1">
        <w:r w:rsidRPr="00EC3F0A">
          <w:rPr>
            <w:rStyle w:val="Hipervnculo"/>
            <w:noProof/>
          </w:rPr>
          <w:t>Tabla 16. Duración estimada de las tareas 3.3 y 3.4 (CU04 y CU08) del equipo de desarrollo.</w:t>
        </w:r>
        <w:r>
          <w:rPr>
            <w:noProof/>
            <w:webHidden/>
          </w:rPr>
          <w:tab/>
        </w:r>
        <w:r>
          <w:rPr>
            <w:noProof/>
            <w:webHidden/>
          </w:rPr>
          <w:fldChar w:fldCharType="begin"/>
        </w:r>
        <w:r>
          <w:rPr>
            <w:noProof/>
            <w:webHidden/>
          </w:rPr>
          <w:instrText xml:space="preserve"> PAGEREF _Toc47018468 \h </w:instrText>
        </w:r>
        <w:r>
          <w:rPr>
            <w:noProof/>
            <w:webHidden/>
          </w:rPr>
        </w:r>
        <w:r>
          <w:rPr>
            <w:noProof/>
            <w:webHidden/>
          </w:rPr>
          <w:fldChar w:fldCharType="separate"/>
        </w:r>
        <w:r>
          <w:rPr>
            <w:noProof/>
            <w:webHidden/>
          </w:rPr>
          <w:t>50</w:t>
        </w:r>
        <w:r>
          <w:rPr>
            <w:noProof/>
            <w:webHidden/>
          </w:rPr>
          <w:fldChar w:fldCharType="end"/>
        </w:r>
      </w:hyperlink>
    </w:p>
    <w:p w14:paraId="2936453D" w14:textId="40B1BBBD"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69" w:history="1">
        <w:r w:rsidRPr="00EC3F0A">
          <w:rPr>
            <w:rStyle w:val="Hipervnculo"/>
            <w:noProof/>
          </w:rPr>
          <w:t>Tabla 17. Duración estimada de las tareas 3.3 y 3.4 (CU16 y CU10) del equipo de desarrollo.</w:t>
        </w:r>
        <w:r>
          <w:rPr>
            <w:noProof/>
            <w:webHidden/>
          </w:rPr>
          <w:tab/>
        </w:r>
        <w:r>
          <w:rPr>
            <w:noProof/>
            <w:webHidden/>
          </w:rPr>
          <w:fldChar w:fldCharType="begin"/>
        </w:r>
        <w:r>
          <w:rPr>
            <w:noProof/>
            <w:webHidden/>
          </w:rPr>
          <w:instrText xml:space="preserve"> PAGEREF _Toc47018469 \h </w:instrText>
        </w:r>
        <w:r>
          <w:rPr>
            <w:noProof/>
            <w:webHidden/>
          </w:rPr>
        </w:r>
        <w:r>
          <w:rPr>
            <w:noProof/>
            <w:webHidden/>
          </w:rPr>
          <w:fldChar w:fldCharType="separate"/>
        </w:r>
        <w:r>
          <w:rPr>
            <w:noProof/>
            <w:webHidden/>
          </w:rPr>
          <w:t>50</w:t>
        </w:r>
        <w:r>
          <w:rPr>
            <w:noProof/>
            <w:webHidden/>
          </w:rPr>
          <w:fldChar w:fldCharType="end"/>
        </w:r>
      </w:hyperlink>
    </w:p>
    <w:p w14:paraId="220AF7D9" w14:textId="4187A353"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0" w:history="1">
        <w:r w:rsidRPr="00EC3F0A">
          <w:rPr>
            <w:rStyle w:val="Hipervnculo"/>
            <w:noProof/>
          </w:rPr>
          <w:t>Tabla 18. Duración estimada de las tareas 3.3 y 3.4 (CU06 y CU07) del equipo de desarrollo.</w:t>
        </w:r>
        <w:r>
          <w:rPr>
            <w:noProof/>
            <w:webHidden/>
          </w:rPr>
          <w:tab/>
        </w:r>
        <w:r>
          <w:rPr>
            <w:noProof/>
            <w:webHidden/>
          </w:rPr>
          <w:fldChar w:fldCharType="begin"/>
        </w:r>
        <w:r>
          <w:rPr>
            <w:noProof/>
            <w:webHidden/>
          </w:rPr>
          <w:instrText xml:space="preserve"> PAGEREF _Toc47018470 \h </w:instrText>
        </w:r>
        <w:r>
          <w:rPr>
            <w:noProof/>
            <w:webHidden/>
          </w:rPr>
        </w:r>
        <w:r>
          <w:rPr>
            <w:noProof/>
            <w:webHidden/>
          </w:rPr>
          <w:fldChar w:fldCharType="separate"/>
        </w:r>
        <w:r>
          <w:rPr>
            <w:noProof/>
            <w:webHidden/>
          </w:rPr>
          <w:t>50</w:t>
        </w:r>
        <w:r>
          <w:rPr>
            <w:noProof/>
            <w:webHidden/>
          </w:rPr>
          <w:fldChar w:fldCharType="end"/>
        </w:r>
      </w:hyperlink>
    </w:p>
    <w:p w14:paraId="19D30CA3" w14:textId="28583188"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1" w:history="1">
        <w:r w:rsidRPr="00EC3F0A">
          <w:rPr>
            <w:rStyle w:val="Hipervnculo"/>
            <w:noProof/>
          </w:rPr>
          <w:t>Tabla 19. Duración estimada de las tareas 3.3 y 3.4 (CU05) del equipo de desarrollo.</w:t>
        </w:r>
        <w:r>
          <w:rPr>
            <w:noProof/>
            <w:webHidden/>
          </w:rPr>
          <w:tab/>
        </w:r>
        <w:r>
          <w:rPr>
            <w:noProof/>
            <w:webHidden/>
          </w:rPr>
          <w:fldChar w:fldCharType="begin"/>
        </w:r>
        <w:r>
          <w:rPr>
            <w:noProof/>
            <w:webHidden/>
          </w:rPr>
          <w:instrText xml:space="preserve"> PAGEREF _Toc47018471 \h </w:instrText>
        </w:r>
        <w:r>
          <w:rPr>
            <w:noProof/>
            <w:webHidden/>
          </w:rPr>
        </w:r>
        <w:r>
          <w:rPr>
            <w:noProof/>
            <w:webHidden/>
          </w:rPr>
          <w:fldChar w:fldCharType="separate"/>
        </w:r>
        <w:r>
          <w:rPr>
            <w:noProof/>
            <w:webHidden/>
          </w:rPr>
          <w:t>51</w:t>
        </w:r>
        <w:r>
          <w:rPr>
            <w:noProof/>
            <w:webHidden/>
          </w:rPr>
          <w:fldChar w:fldCharType="end"/>
        </w:r>
      </w:hyperlink>
    </w:p>
    <w:p w14:paraId="509883A9" w14:textId="764A2591"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2" w:history="1">
        <w:r w:rsidRPr="00EC3F0A">
          <w:rPr>
            <w:rStyle w:val="Hipervnculo"/>
            <w:noProof/>
          </w:rPr>
          <w:t>Tabla 20. Duración estimada de las tareas 3.3 y 3.4 (CU01) del equipo de desarrollo.</w:t>
        </w:r>
        <w:r>
          <w:rPr>
            <w:noProof/>
            <w:webHidden/>
          </w:rPr>
          <w:tab/>
        </w:r>
        <w:r>
          <w:rPr>
            <w:noProof/>
            <w:webHidden/>
          </w:rPr>
          <w:fldChar w:fldCharType="begin"/>
        </w:r>
        <w:r>
          <w:rPr>
            <w:noProof/>
            <w:webHidden/>
          </w:rPr>
          <w:instrText xml:space="preserve"> PAGEREF _Toc47018472 \h </w:instrText>
        </w:r>
        <w:r>
          <w:rPr>
            <w:noProof/>
            <w:webHidden/>
          </w:rPr>
        </w:r>
        <w:r>
          <w:rPr>
            <w:noProof/>
            <w:webHidden/>
          </w:rPr>
          <w:fldChar w:fldCharType="separate"/>
        </w:r>
        <w:r>
          <w:rPr>
            <w:noProof/>
            <w:webHidden/>
          </w:rPr>
          <w:t>51</w:t>
        </w:r>
        <w:r>
          <w:rPr>
            <w:noProof/>
            <w:webHidden/>
          </w:rPr>
          <w:fldChar w:fldCharType="end"/>
        </w:r>
      </w:hyperlink>
    </w:p>
    <w:p w14:paraId="05FFB7F3" w14:textId="31D1C9AE"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3" w:history="1">
        <w:r w:rsidRPr="00EC3F0A">
          <w:rPr>
            <w:rStyle w:val="Hipervnculo"/>
            <w:noProof/>
          </w:rPr>
          <w:t>Tabla 21. Duración estimada de las tareas 3.3 y 3.4 (CU09 y CU11) del equipo de desarrollo.</w:t>
        </w:r>
        <w:r>
          <w:rPr>
            <w:noProof/>
            <w:webHidden/>
          </w:rPr>
          <w:tab/>
        </w:r>
        <w:r>
          <w:rPr>
            <w:noProof/>
            <w:webHidden/>
          </w:rPr>
          <w:fldChar w:fldCharType="begin"/>
        </w:r>
        <w:r>
          <w:rPr>
            <w:noProof/>
            <w:webHidden/>
          </w:rPr>
          <w:instrText xml:space="preserve"> PAGEREF _Toc47018473 \h </w:instrText>
        </w:r>
        <w:r>
          <w:rPr>
            <w:noProof/>
            <w:webHidden/>
          </w:rPr>
        </w:r>
        <w:r>
          <w:rPr>
            <w:noProof/>
            <w:webHidden/>
          </w:rPr>
          <w:fldChar w:fldCharType="separate"/>
        </w:r>
        <w:r>
          <w:rPr>
            <w:noProof/>
            <w:webHidden/>
          </w:rPr>
          <w:t>52</w:t>
        </w:r>
        <w:r>
          <w:rPr>
            <w:noProof/>
            <w:webHidden/>
          </w:rPr>
          <w:fldChar w:fldCharType="end"/>
        </w:r>
      </w:hyperlink>
    </w:p>
    <w:p w14:paraId="3E4098AE" w14:textId="5A251DD7"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4" w:history="1">
        <w:r w:rsidRPr="00EC3F0A">
          <w:rPr>
            <w:rStyle w:val="Hipervnculo"/>
            <w:noProof/>
          </w:rPr>
          <w:t>Tabla 22. Duración estimada de las tareas 1.1 - 4.1 (CU04 y CU08) del equipo de calidad.</w:t>
        </w:r>
        <w:r>
          <w:rPr>
            <w:noProof/>
            <w:webHidden/>
          </w:rPr>
          <w:tab/>
        </w:r>
        <w:r>
          <w:rPr>
            <w:noProof/>
            <w:webHidden/>
          </w:rPr>
          <w:fldChar w:fldCharType="begin"/>
        </w:r>
        <w:r>
          <w:rPr>
            <w:noProof/>
            <w:webHidden/>
          </w:rPr>
          <w:instrText xml:space="preserve"> PAGEREF _Toc47018474 \h </w:instrText>
        </w:r>
        <w:r>
          <w:rPr>
            <w:noProof/>
            <w:webHidden/>
          </w:rPr>
        </w:r>
        <w:r>
          <w:rPr>
            <w:noProof/>
            <w:webHidden/>
          </w:rPr>
          <w:fldChar w:fldCharType="separate"/>
        </w:r>
        <w:r>
          <w:rPr>
            <w:noProof/>
            <w:webHidden/>
          </w:rPr>
          <w:t>52</w:t>
        </w:r>
        <w:r>
          <w:rPr>
            <w:noProof/>
            <w:webHidden/>
          </w:rPr>
          <w:fldChar w:fldCharType="end"/>
        </w:r>
      </w:hyperlink>
    </w:p>
    <w:p w14:paraId="4F2E15EA" w14:textId="0076F331"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5" w:history="1">
        <w:r w:rsidRPr="00EC3F0A">
          <w:rPr>
            <w:rStyle w:val="Hipervnculo"/>
            <w:noProof/>
          </w:rPr>
          <w:t>Tabla 23. Duración estimada de las tareas 1.1 - 4.1 (CU16 y CU10) del equipo de calidad.</w:t>
        </w:r>
        <w:r>
          <w:rPr>
            <w:noProof/>
            <w:webHidden/>
          </w:rPr>
          <w:tab/>
        </w:r>
        <w:r>
          <w:rPr>
            <w:noProof/>
            <w:webHidden/>
          </w:rPr>
          <w:fldChar w:fldCharType="begin"/>
        </w:r>
        <w:r>
          <w:rPr>
            <w:noProof/>
            <w:webHidden/>
          </w:rPr>
          <w:instrText xml:space="preserve"> PAGEREF _Toc47018475 \h </w:instrText>
        </w:r>
        <w:r>
          <w:rPr>
            <w:noProof/>
            <w:webHidden/>
          </w:rPr>
        </w:r>
        <w:r>
          <w:rPr>
            <w:noProof/>
            <w:webHidden/>
          </w:rPr>
          <w:fldChar w:fldCharType="separate"/>
        </w:r>
        <w:r>
          <w:rPr>
            <w:noProof/>
            <w:webHidden/>
          </w:rPr>
          <w:t>53</w:t>
        </w:r>
        <w:r>
          <w:rPr>
            <w:noProof/>
            <w:webHidden/>
          </w:rPr>
          <w:fldChar w:fldCharType="end"/>
        </w:r>
      </w:hyperlink>
    </w:p>
    <w:p w14:paraId="360B8F85" w14:textId="37B73CB5"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6" w:history="1">
        <w:r w:rsidRPr="00EC3F0A">
          <w:rPr>
            <w:rStyle w:val="Hipervnculo"/>
            <w:noProof/>
          </w:rPr>
          <w:t>Tabla 24. Calendario de las tareas 1.1 - 3.2 (CU04 y CU08) del equipo de desarrollo.</w:t>
        </w:r>
        <w:r>
          <w:rPr>
            <w:noProof/>
            <w:webHidden/>
          </w:rPr>
          <w:tab/>
        </w:r>
        <w:r>
          <w:rPr>
            <w:noProof/>
            <w:webHidden/>
          </w:rPr>
          <w:fldChar w:fldCharType="begin"/>
        </w:r>
        <w:r>
          <w:rPr>
            <w:noProof/>
            <w:webHidden/>
          </w:rPr>
          <w:instrText xml:space="preserve"> PAGEREF _Toc47018476 \h </w:instrText>
        </w:r>
        <w:r>
          <w:rPr>
            <w:noProof/>
            <w:webHidden/>
          </w:rPr>
        </w:r>
        <w:r>
          <w:rPr>
            <w:noProof/>
            <w:webHidden/>
          </w:rPr>
          <w:fldChar w:fldCharType="separate"/>
        </w:r>
        <w:r>
          <w:rPr>
            <w:noProof/>
            <w:webHidden/>
          </w:rPr>
          <w:t>60</w:t>
        </w:r>
        <w:r>
          <w:rPr>
            <w:noProof/>
            <w:webHidden/>
          </w:rPr>
          <w:fldChar w:fldCharType="end"/>
        </w:r>
      </w:hyperlink>
    </w:p>
    <w:p w14:paraId="748DAF2A" w14:textId="0884F46A"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7" w:history="1">
        <w:r w:rsidRPr="00EC3F0A">
          <w:rPr>
            <w:rStyle w:val="Hipervnculo"/>
            <w:noProof/>
          </w:rPr>
          <w:t>Tabla 25. Calendario de las tareas 1.1 - 3.2 (CU16 y CU10) del equipo de desarrollo.</w:t>
        </w:r>
        <w:r>
          <w:rPr>
            <w:noProof/>
            <w:webHidden/>
          </w:rPr>
          <w:tab/>
        </w:r>
        <w:r>
          <w:rPr>
            <w:noProof/>
            <w:webHidden/>
          </w:rPr>
          <w:fldChar w:fldCharType="begin"/>
        </w:r>
        <w:r>
          <w:rPr>
            <w:noProof/>
            <w:webHidden/>
          </w:rPr>
          <w:instrText xml:space="preserve"> PAGEREF _Toc47018477 \h </w:instrText>
        </w:r>
        <w:r>
          <w:rPr>
            <w:noProof/>
            <w:webHidden/>
          </w:rPr>
        </w:r>
        <w:r>
          <w:rPr>
            <w:noProof/>
            <w:webHidden/>
          </w:rPr>
          <w:fldChar w:fldCharType="separate"/>
        </w:r>
        <w:r>
          <w:rPr>
            <w:noProof/>
            <w:webHidden/>
          </w:rPr>
          <w:t>60</w:t>
        </w:r>
        <w:r>
          <w:rPr>
            <w:noProof/>
            <w:webHidden/>
          </w:rPr>
          <w:fldChar w:fldCharType="end"/>
        </w:r>
      </w:hyperlink>
    </w:p>
    <w:p w14:paraId="7A85D3E4" w14:textId="79938046"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8" w:history="1">
        <w:r w:rsidRPr="00EC3F0A">
          <w:rPr>
            <w:rStyle w:val="Hipervnculo"/>
            <w:noProof/>
          </w:rPr>
          <w:t>Tabla 26. Calendario de las tareas 1.1 - 3.2 (CU06 y CU07) del equipo de desarrollo.</w:t>
        </w:r>
        <w:r>
          <w:rPr>
            <w:noProof/>
            <w:webHidden/>
          </w:rPr>
          <w:tab/>
        </w:r>
        <w:r>
          <w:rPr>
            <w:noProof/>
            <w:webHidden/>
          </w:rPr>
          <w:fldChar w:fldCharType="begin"/>
        </w:r>
        <w:r>
          <w:rPr>
            <w:noProof/>
            <w:webHidden/>
          </w:rPr>
          <w:instrText xml:space="preserve"> PAGEREF _Toc47018478 \h </w:instrText>
        </w:r>
        <w:r>
          <w:rPr>
            <w:noProof/>
            <w:webHidden/>
          </w:rPr>
        </w:r>
        <w:r>
          <w:rPr>
            <w:noProof/>
            <w:webHidden/>
          </w:rPr>
          <w:fldChar w:fldCharType="separate"/>
        </w:r>
        <w:r>
          <w:rPr>
            <w:noProof/>
            <w:webHidden/>
          </w:rPr>
          <w:t>61</w:t>
        </w:r>
        <w:r>
          <w:rPr>
            <w:noProof/>
            <w:webHidden/>
          </w:rPr>
          <w:fldChar w:fldCharType="end"/>
        </w:r>
      </w:hyperlink>
    </w:p>
    <w:p w14:paraId="7B1ED8EC" w14:textId="232E52C2"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79" w:history="1">
        <w:r w:rsidRPr="00EC3F0A">
          <w:rPr>
            <w:rStyle w:val="Hipervnculo"/>
            <w:noProof/>
          </w:rPr>
          <w:t>Tabla 27. Calendario de las tareas 1.1 - 3.2 (CU05) del equipo de desarrollo.</w:t>
        </w:r>
        <w:r>
          <w:rPr>
            <w:noProof/>
            <w:webHidden/>
          </w:rPr>
          <w:tab/>
        </w:r>
        <w:r>
          <w:rPr>
            <w:noProof/>
            <w:webHidden/>
          </w:rPr>
          <w:fldChar w:fldCharType="begin"/>
        </w:r>
        <w:r>
          <w:rPr>
            <w:noProof/>
            <w:webHidden/>
          </w:rPr>
          <w:instrText xml:space="preserve"> PAGEREF _Toc47018479 \h </w:instrText>
        </w:r>
        <w:r>
          <w:rPr>
            <w:noProof/>
            <w:webHidden/>
          </w:rPr>
        </w:r>
        <w:r>
          <w:rPr>
            <w:noProof/>
            <w:webHidden/>
          </w:rPr>
          <w:fldChar w:fldCharType="separate"/>
        </w:r>
        <w:r>
          <w:rPr>
            <w:noProof/>
            <w:webHidden/>
          </w:rPr>
          <w:t>62</w:t>
        </w:r>
        <w:r>
          <w:rPr>
            <w:noProof/>
            <w:webHidden/>
          </w:rPr>
          <w:fldChar w:fldCharType="end"/>
        </w:r>
      </w:hyperlink>
    </w:p>
    <w:p w14:paraId="6974C2C1" w14:textId="4FBB36FB"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0" w:history="1">
        <w:r w:rsidRPr="00EC3F0A">
          <w:rPr>
            <w:rStyle w:val="Hipervnculo"/>
            <w:noProof/>
          </w:rPr>
          <w:t>Tabla 28. Calendario de las tareas 1.1 - 3.2 (CU01) del equipo de desarrollo.</w:t>
        </w:r>
        <w:r>
          <w:rPr>
            <w:noProof/>
            <w:webHidden/>
          </w:rPr>
          <w:tab/>
        </w:r>
        <w:r>
          <w:rPr>
            <w:noProof/>
            <w:webHidden/>
          </w:rPr>
          <w:fldChar w:fldCharType="begin"/>
        </w:r>
        <w:r>
          <w:rPr>
            <w:noProof/>
            <w:webHidden/>
          </w:rPr>
          <w:instrText xml:space="preserve"> PAGEREF _Toc47018480 \h </w:instrText>
        </w:r>
        <w:r>
          <w:rPr>
            <w:noProof/>
            <w:webHidden/>
          </w:rPr>
        </w:r>
        <w:r>
          <w:rPr>
            <w:noProof/>
            <w:webHidden/>
          </w:rPr>
          <w:fldChar w:fldCharType="separate"/>
        </w:r>
        <w:r>
          <w:rPr>
            <w:noProof/>
            <w:webHidden/>
          </w:rPr>
          <w:t>62</w:t>
        </w:r>
        <w:r>
          <w:rPr>
            <w:noProof/>
            <w:webHidden/>
          </w:rPr>
          <w:fldChar w:fldCharType="end"/>
        </w:r>
      </w:hyperlink>
    </w:p>
    <w:p w14:paraId="3F604B0B" w14:textId="741E16F2"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1" w:history="1">
        <w:r w:rsidRPr="00EC3F0A">
          <w:rPr>
            <w:rStyle w:val="Hipervnculo"/>
            <w:noProof/>
          </w:rPr>
          <w:t>Tabla 29. Calendario de las tareas 1.1 - 3.2 (CU09 y CU11) del equipo de desarrollo.</w:t>
        </w:r>
        <w:r>
          <w:rPr>
            <w:noProof/>
            <w:webHidden/>
          </w:rPr>
          <w:tab/>
        </w:r>
        <w:r>
          <w:rPr>
            <w:noProof/>
            <w:webHidden/>
          </w:rPr>
          <w:fldChar w:fldCharType="begin"/>
        </w:r>
        <w:r>
          <w:rPr>
            <w:noProof/>
            <w:webHidden/>
          </w:rPr>
          <w:instrText xml:space="preserve"> PAGEREF _Toc47018481 \h </w:instrText>
        </w:r>
        <w:r>
          <w:rPr>
            <w:noProof/>
            <w:webHidden/>
          </w:rPr>
        </w:r>
        <w:r>
          <w:rPr>
            <w:noProof/>
            <w:webHidden/>
          </w:rPr>
          <w:fldChar w:fldCharType="separate"/>
        </w:r>
        <w:r>
          <w:rPr>
            <w:noProof/>
            <w:webHidden/>
          </w:rPr>
          <w:t>63</w:t>
        </w:r>
        <w:r>
          <w:rPr>
            <w:noProof/>
            <w:webHidden/>
          </w:rPr>
          <w:fldChar w:fldCharType="end"/>
        </w:r>
      </w:hyperlink>
    </w:p>
    <w:p w14:paraId="6C2BB22B" w14:textId="2CA3D349"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2" w:history="1">
        <w:r w:rsidRPr="00EC3F0A">
          <w:rPr>
            <w:rStyle w:val="Hipervnculo"/>
            <w:noProof/>
          </w:rPr>
          <w:t>Tabla 30. Calendario de las tareas 3.3 y 3.4 (CU04 y CU08) del equipo de desarrollo.</w:t>
        </w:r>
        <w:r>
          <w:rPr>
            <w:noProof/>
            <w:webHidden/>
          </w:rPr>
          <w:tab/>
        </w:r>
        <w:r>
          <w:rPr>
            <w:noProof/>
            <w:webHidden/>
          </w:rPr>
          <w:fldChar w:fldCharType="begin"/>
        </w:r>
        <w:r>
          <w:rPr>
            <w:noProof/>
            <w:webHidden/>
          </w:rPr>
          <w:instrText xml:space="preserve"> PAGEREF _Toc47018482 \h </w:instrText>
        </w:r>
        <w:r>
          <w:rPr>
            <w:noProof/>
            <w:webHidden/>
          </w:rPr>
        </w:r>
        <w:r>
          <w:rPr>
            <w:noProof/>
            <w:webHidden/>
          </w:rPr>
          <w:fldChar w:fldCharType="separate"/>
        </w:r>
        <w:r>
          <w:rPr>
            <w:noProof/>
            <w:webHidden/>
          </w:rPr>
          <w:t>64</w:t>
        </w:r>
        <w:r>
          <w:rPr>
            <w:noProof/>
            <w:webHidden/>
          </w:rPr>
          <w:fldChar w:fldCharType="end"/>
        </w:r>
      </w:hyperlink>
    </w:p>
    <w:p w14:paraId="635F1F45" w14:textId="21DC90F2"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3" w:history="1">
        <w:r w:rsidRPr="00EC3F0A">
          <w:rPr>
            <w:rStyle w:val="Hipervnculo"/>
            <w:noProof/>
          </w:rPr>
          <w:t>Tabla 31. Calendario de las tareas 3.3 y 3.4 (CU16 y CU10) del equipo de desarrollo.</w:t>
        </w:r>
        <w:r>
          <w:rPr>
            <w:noProof/>
            <w:webHidden/>
          </w:rPr>
          <w:tab/>
        </w:r>
        <w:r>
          <w:rPr>
            <w:noProof/>
            <w:webHidden/>
          </w:rPr>
          <w:fldChar w:fldCharType="begin"/>
        </w:r>
        <w:r>
          <w:rPr>
            <w:noProof/>
            <w:webHidden/>
          </w:rPr>
          <w:instrText xml:space="preserve"> PAGEREF _Toc47018483 \h </w:instrText>
        </w:r>
        <w:r>
          <w:rPr>
            <w:noProof/>
            <w:webHidden/>
          </w:rPr>
        </w:r>
        <w:r>
          <w:rPr>
            <w:noProof/>
            <w:webHidden/>
          </w:rPr>
          <w:fldChar w:fldCharType="separate"/>
        </w:r>
        <w:r>
          <w:rPr>
            <w:noProof/>
            <w:webHidden/>
          </w:rPr>
          <w:t>64</w:t>
        </w:r>
        <w:r>
          <w:rPr>
            <w:noProof/>
            <w:webHidden/>
          </w:rPr>
          <w:fldChar w:fldCharType="end"/>
        </w:r>
      </w:hyperlink>
    </w:p>
    <w:p w14:paraId="533F7973" w14:textId="4A3F4A7A"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4" w:history="1">
        <w:r w:rsidRPr="00EC3F0A">
          <w:rPr>
            <w:rStyle w:val="Hipervnculo"/>
            <w:noProof/>
          </w:rPr>
          <w:t>Tabla 32. Calendario de las tareas 3.3 y 3.4 (CU06 y CU07) del equipo de desarrollo.</w:t>
        </w:r>
        <w:r>
          <w:rPr>
            <w:noProof/>
            <w:webHidden/>
          </w:rPr>
          <w:tab/>
        </w:r>
        <w:r>
          <w:rPr>
            <w:noProof/>
            <w:webHidden/>
          </w:rPr>
          <w:fldChar w:fldCharType="begin"/>
        </w:r>
        <w:r>
          <w:rPr>
            <w:noProof/>
            <w:webHidden/>
          </w:rPr>
          <w:instrText xml:space="preserve"> PAGEREF _Toc47018484 \h </w:instrText>
        </w:r>
        <w:r>
          <w:rPr>
            <w:noProof/>
            <w:webHidden/>
          </w:rPr>
        </w:r>
        <w:r>
          <w:rPr>
            <w:noProof/>
            <w:webHidden/>
          </w:rPr>
          <w:fldChar w:fldCharType="separate"/>
        </w:r>
        <w:r>
          <w:rPr>
            <w:noProof/>
            <w:webHidden/>
          </w:rPr>
          <w:t>65</w:t>
        </w:r>
        <w:r>
          <w:rPr>
            <w:noProof/>
            <w:webHidden/>
          </w:rPr>
          <w:fldChar w:fldCharType="end"/>
        </w:r>
      </w:hyperlink>
    </w:p>
    <w:p w14:paraId="45231362" w14:textId="158EF1DE"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5" w:history="1">
        <w:r w:rsidRPr="00EC3F0A">
          <w:rPr>
            <w:rStyle w:val="Hipervnculo"/>
            <w:noProof/>
          </w:rPr>
          <w:t>Tabla 33. Calendario de las tareas 3.3 y 3.4 (CU05) del equipo de desarrollo.</w:t>
        </w:r>
        <w:r>
          <w:rPr>
            <w:noProof/>
            <w:webHidden/>
          </w:rPr>
          <w:tab/>
        </w:r>
        <w:r>
          <w:rPr>
            <w:noProof/>
            <w:webHidden/>
          </w:rPr>
          <w:fldChar w:fldCharType="begin"/>
        </w:r>
        <w:r>
          <w:rPr>
            <w:noProof/>
            <w:webHidden/>
          </w:rPr>
          <w:instrText xml:space="preserve"> PAGEREF _Toc47018485 \h </w:instrText>
        </w:r>
        <w:r>
          <w:rPr>
            <w:noProof/>
            <w:webHidden/>
          </w:rPr>
        </w:r>
        <w:r>
          <w:rPr>
            <w:noProof/>
            <w:webHidden/>
          </w:rPr>
          <w:fldChar w:fldCharType="separate"/>
        </w:r>
        <w:r>
          <w:rPr>
            <w:noProof/>
            <w:webHidden/>
          </w:rPr>
          <w:t>65</w:t>
        </w:r>
        <w:r>
          <w:rPr>
            <w:noProof/>
            <w:webHidden/>
          </w:rPr>
          <w:fldChar w:fldCharType="end"/>
        </w:r>
      </w:hyperlink>
    </w:p>
    <w:p w14:paraId="6DAB71F0" w14:textId="39C79997"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6" w:history="1">
        <w:r w:rsidRPr="00EC3F0A">
          <w:rPr>
            <w:rStyle w:val="Hipervnculo"/>
            <w:noProof/>
          </w:rPr>
          <w:t>Tabla 34. Calendario de las tareas 3.3 y 3.4 (CU01) del equipo de desarrollo.</w:t>
        </w:r>
        <w:r>
          <w:rPr>
            <w:noProof/>
            <w:webHidden/>
          </w:rPr>
          <w:tab/>
        </w:r>
        <w:r>
          <w:rPr>
            <w:noProof/>
            <w:webHidden/>
          </w:rPr>
          <w:fldChar w:fldCharType="begin"/>
        </w:r>
        <w:r>
          <w:rPr>
            <w:noProof/>
            <w:webHidden/>
          </w:rPr>
          <w:instrText xml:space="preserve"> PAGEREF _Toc47018486 \h </w:instrText>
        </w:r>
        <w:r>
          <w:rPr>
            <w:noProof/>
            <w:webHidden/>
          </w:rPr>
        </w:r>
        <w:r>
          <w:rPr>
            <w:noProof/>
            <w:webHidden/>
          </w:rPr>
          <w:fldChar w:fldCharType="separate"/>
        </w:r>
        <w:r>
          <w:rPr>
            <w:noProof/>
            <w:webHidden/>
          </w:rPr>
          <w:t>65</w:t>
        </w:r>
        <w:r>
          <w:rPr>
            <w:noProof/>
            <w:webHidden/>
          </w:rPr>
          <w:fldChar w:fldCharType="end"/>
        </w:r>
      </w:hyperlink>
    </w:p>
    <w:p w14:paraId="653EEE22" w14:textId="1F31F1DE" w:rsidR="003560CE" w:rsidRDefault="003560CE" w:rsidP="003560CE">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487" w:history="1">
        <w:r w:rsidRPr="00EC3F0A">
          <w:rPr>
            <w:rStyle w:val="Hipervnculo"/>
            <w:noProof/>
          </w:rPr>
          <w:t>Tabla 35. Calendario de las tareas 3.3 y 3.4 (CU09 y CU11) del equipo de desarrollo.</w:t>
        </w:r>
        <w:r>
          <w:rPr>
            <w:noProof/>
            <w:webHidden/>
          </w:rPr>
          <w:tab/>
        </w:r>
        <w:r>
          <w:rPr>
            <w:noProof/>
            <w:webHidden/>
          </w:rPr>
          <w:fldChar w:fldCharType="begin"/>
        </w:r>
        <w:r>
          <w:rPr>
            <w:noProof/>
            <w:webHidden/>
          </w:rPr>
          <w:instrText xml:space="preserve"> PAGEREF _Toc47018487 \h </w:instrText>
        </w:r>
        <w:r>
          <w:rPr>
            <w:noProof/>
            <w:webHidden/>
          </w:rPr>
        </w:r>
        <w:r>
          <w:rPr>
            <w:noProof/>
            <w:webHidden/>
          </w:rPr>
          <w:fldChar w:fldCharType="separate"/>
        </w:r>
        <w:r>
          <w:rPr>
            <w:noProof/>
            <w:webHidden/>
          </w:rPr>
          <w:t>66</w:t>
        </w:r>
        <w:r>
          <w:rPr>
            <w:noProof/>
            <w:webHidden/>
          </w:rPr>
          <w:fldChar w:fldCharType="end"/>
        </w:r>
      </w:hyperlink>
    </w:p>
    <w:p w14:paraId="1AB64F39" w14:textId="3A42888F" w:rsidR="00127F3D" w:rsidRDefault="00991E2E" w:rsidP="003560CE">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FAD26DF" w14:textId="77777777" w:rsidR="00A646FE" w:rsidRDefault="00A646FE" w:rsidP="00F823AB">
      <w:pPr>
        <w:tabs>
          <w:tab w:val="left" w:pos="5610"/>
        </w:tabs>
        <w:ind w:firstLine="0"/>
        <w:rPr>
          <w:b/>
        </w:rPr>
      </w:pPr>
    </w:p>
    <w:p w14:paraId="7B0C08A2" w14:textId="1C82C8F7" w:rsidR="0020006B" w:rsidRDefault="001F0D8F" w:rsidP="00E619F7">
      <w:pPr>
        <w:tabs>
          <w:tab w:val="left" w:pos="5610"/>
        </w:tabs>
        <w:ind w:firstLine="0"/>
        <w:jc w:val="center"/>
        <w:rPr>
          <w:b/>
        </w:rPr>
      </w:pPr>
      <w:r w:rsidRPr="00D802CB">
        <w:rPr>
          <w:b/>
        </w:rPr>
        <w:lastRenderedPageBreak/>
        <w:t>Lista de fig</w:t>
      </w:r>
      <w:bookmarkStart w:id="0" w:name="_GoBack"/>
      <w:bookmarkEnd w:id="0"/>
      <w:r w:rsidRPr="00D802CB">
        <w:rPr>
          <w:b/>
        </w:rPr>
        <w:t>uras</w:t>
      </w:r>
    </w:p>
    <w:p w14:paraId="6ADB7595" w14:textId="248BA0A8" w:rsidR="00E619F7" w:rsidRDefault="00D802CB" w:rsidP="00E619F7">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7018742" w:history="1">
        <w:r w:rsidR="00E619F7" w:rsidRPr="00D64793">
          <w:rPr>
            <w:rStyle w:val="Hipervnculo"/>
            <w:noProof/>
          </w:rPr>
          <w:t>Figura 1. Diagrama Causa y efecto.</w:t>
        </w:r>
        <w:r w:rsidR="00E619F7">
          <w:rPr>
            <w:noProof/>
            <w:webHidden/>
          </w:rPr>
          <w:tab/>
        </w:r>
        <w:r w:rsidR="00E619F7">
          <w:rPr>
            <w:noProof/>
            <w:webHidden/>
          </w:rPr>
          <w:fldChar w:fldCharType="begin"/>
        </w:r>
        <w:r w:rsidR="00E619F7">
          <w:rPr>
            <w:noProof/>
            <w:webHidden/>
          </w:rPr>
          <w:instrText xml:space="preserve"> PAGEREF _Toc47018742 \h </w:instrText>
        </w:r>
        <w:r w:rsidR="00E619F7">
          <w:rPr>
            <w:noProof/>
            <w:webHidden/>
          </w:rPr>
        </w:r>
        <w:r w:rsidR="00E619F7">
          <w:rPr>
            <w:noProof/>
            <w:webHidden/>
          </w:rPr>
          <w:fldChar w:fldCharType="separate"/>
        </w:r>
        <w:r w:rsidR="00E619F7">
          <w:rPr>
            <w:noProof/>
            <w:webHidden/>
          </w:rPr>
          <w:t>7</w:t>
        </w:r>
        <w:r w:rsidR="00E619F7">
          <w:rPr>
            <w:noProof/>
            <w:webHidden/>
          </w:rPr>
          <w:fldChar w:fldCharType="end"/>
        </w:r>
      </w:hyperlink>
    </w:p>
    <w:p w14:paraId="003AD257" w14:textId="2D2E6609"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3" w:history="1">
        <w:r w:rsidRPr="00D64793">
          <w:rPr>
            <w:rStyle w:val="Hipervnculo"/>
            <w:noProof/>
          </w:rPr>
          <w:t>Figura 2. Procesos del perfil básico.</w:t>
        </w:r>
        <w:r>
          <w:rPr>
            <w:noProof/>
            <w:webHidden/>
          </w:rPr>
          <w:tab/>
        </w:r>
        <w:r>
          <w:rPr>
            <w:noProof/>
            <w:webHidden/>
          </w:rPr>
          <w:fldChar w:fldCharType="begin"/>
        </w:r>
        <w:r>
          <w:rPr>
            <w:noProof/>
            <w:webHidden/>
          </w:rPr>
          <w:instrText xml:space="preserve"> PAGEREF _Toc47018743 \h </w:instrText>
        </w:r>
        <w:r>
          <w:rPr>
            <w:noProof/>
            <w:webHidden/>
          </w:rPr>
        </w:r>
        <w:r>
          <w:rPr>
            <w:noProof/>
            <w:webHidden/>
          </w:rPr>
          <w:fldChar w:fldCharType="separate"/>
        </w:r>
        <w:r>
          <w:rPr>
            <w:noProof/>
            <w:webHidden/>
          </w:rPr>
          <w:t>23</w:t>
        </w:r>
        <w:r>
          <w:rPr>
            <w:noProof/>
            <w:webHidden/>
          </w:rPr>
          <w:fldChar w:fldCharType="end"/>
        </w:r>
      </w:hyperlink>
    </w:p>
    <w:p w14:paraId="6BA3F4CC" w14:textId="413733B6"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4" w:history="1">
        <w:r w:rsidRPr="00D64793">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_Toc47018744 \h </w:instrText>
        </w:r>
        <w:r>
          <w:rPr>
            <w:noProof/>
            <w:webHidden/>
          </w:rPr>
        </w:r>
        <w:r>
          <w:rPr>
            <w:noProof/>
            <w:webHidden/>
          </w:rPr>
          <w:fldChar w:fldCharType="separate"/>
        </w:r>
        <w:r>
          <w:rPr>
            <w:noProof/>
            <w:webHidden/>
          </w:rPr>
          <w:t>24</w:t>
        </w:r>
        <w:r>
          <w:rPr>
            <w:noProof/>
            <w:webHidden/>
          </w:rPr>
          <w:fldChar w:fldCharType="end"/>
        </w:r>
      </w:hyperlink>
    </w:p>
    <w:p w14:paraId="0BF321DC" w14:textId="41E3ADD5"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5" w:history="1">
        <w:r w:rsidRPr="00D64793">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_Toc47018745 \h </w:instrText>
        </w:r>
        <w:r>
          <w:rPr>
            <w:noProof/>
            <w:webHidden/>
          </w:rPr>
        </w:r>
        <w:r>
          <w:rPr>
            <w:noProof/>
            <w:webHidden/>
          </w:rPr>
          <w:fldChar w:fldCharType="separate"/>
        </w:r>
        <w:r>
          <w:rPr>
            <w:noProof/>
            <w:webHidden/>
          </w:rPr>
          <w:t>25</w:t>
        </w:r>
        <w:r>
          <w:rPr>
            <w:noProof/>
            <w:webHidden/>
          </w:rPr>
          <w:fldChar w:fldCharType="end"/>
        </w:r>
      </w:hyperlink>
    </w:p>
    <w:p w14:paraId="0966BE6E" w14:textId="684430DC"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6" w:history="1">
        <w:r w:rsidRPr="00D64793">
          <w:rPr>
            <w:rStyle w:val="Hipervnculo"/>
            <w:noProof/>
          </w:rPr>
          <w:t>Figura 5. Procesos de ICONIX.</w:t>
        </w:r>
        <w:r>
          <w:rPr>
            <w:noProof/>
            <w:webHidden/>
          </w:rPr>
          <w:tab/>
        </w:r>
        <w:r>
          <w:rPr>
            <w:noProof/>
            <w:webHidden/>
          </w:rPr>
          <w:fldChar w:fldCharType="begin"/>
        </w:r>
        <w:r>
          <w:rPr>
            <w:noProof/>
            <w:webHidden/>
          </w:rPr>
          <w:instrText xml:space="preserve"> PAGEREF _Toc47018746 \h </w:instrText>
        </w:r>
        <w:r>
          <w:rPr>
            <w:noProof/>
            <w:webHidden/>
          </w:rPr>
        </w:r>
        <w:r>
          <w:rPr>
            <w:noProof/>
            <w:webHidden/>
          </w:rPr>
          <w:fldChar w:fldCharType="separate"/>
        </w:r>
        <w:r>
          <w:rPr>
            <w:noProof/>
            <w:webHidden/>
          </w:rPr>
          <w:t>30</w:t>
        </w:r>
        <w:r>
          <w:rPr>
            <w:noProof/>
            <w:webHidden/>
          </w:rPr>
          <w:fldChar w:fldCharType="end"/>
        </w:r>
      </w:hyperlink>
    </w:p>
    <w:p w14:paraId="45A43CB4" w14:textId="00E90EF1"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7" w:history="1">
        <w:r w:rsidRPr="00D64793">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_Toc47018747 \h </w:instrText>
        </w:r>
        <w:r>
          <w:rPr>
            <w:noProof/>
            <w:webHidden/>
          </w:rPr>
        </w:r>
        <w:r>
          <w:rPr>
            <w:noProof/>
            <w:webHidden/>
          </w:rPr>
          <w:fldChar w:fldCharType="separate"/>
        </w:r>
        <w:r>
          <w:rPr>
            <w:noProof/>
            <w:webHidden/>
          </w:rPr>
          <w:t>40</w:t>
        </w:r>
        <w:r>
          <w:rPr>
            <w:noProof/>
            <w:webHidden/>
          </w:rPr>
          <w:fldChar w:fldCharType="end"/>
        </w:r>
      </w:hyperlink>
    </w:p>
    <w:p w14:paraId="48B9AED1" w14:textId="6ECBF31B"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8" w:history="1">
        <w:r w:rsidRPr="00D64793">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_Toc47018748 \h </w:instrText>
        </w:r>
        <w:r>
          <w:rPr>
            <w:noProof/>
            <w:webHidden/>
          </w:rPr>
        </w:r>
        <w:r>
          <w:rPr>
            <w:noProof/>
            <w:webHidden/>
          </w:rPr>
          <w:fldChar w:fldCharType="separate"/>
        </w:r>
        <w:r>
          <w:rPr>
            <w:noProof/>
            <w:webHidden/>
          </w:rPr>
          <w:t>78</w:t>
        </w:r>
        <w:r>
          <w:rPr>
            <w:noProof/>
            <w:webHidden/>
          </w:rPr>
          <w:fldChar w:fldCharType="end"/>
        </w:r>
      </w:hyperlink>
    </w:p>
    <w:p w14:paraId="16745135" w14:textId="3CDDF668"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49" w:history="1">
        <w:r w:rsidRPr="00D64793">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_Toc47018749 \h </w:instrText>
        </w:r>
        <w:r>
          <w:rPr>
            <w:noProof/>
            <w:webHidden/>
          </w:rPr>
        </w:r>
        <w:r>
          <w:rPr>
            <w:noProof/>
            <w:webHidden/>
          </w:rPr>
          <w:fldChar w:fldCharType="separate"/>
        </w:r>
        <w:r>
          <w:rPr>
            <w:noProof/>
            <w:webHidden/>
          </w:rPr>
          <w:t>79</w:t>
        </w:r>
        <w:r>
          <w:rPr>
            <w:noProof/>
            <w:webHidden/>
          </w:rPr>
          <w:fldChar w:fldCharType="end"/>
        </w:r>
      </w:hyperlink>
    </w:p>
    <w:p w14:paraId="075C2A76" w14:textId="57E83336"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0" w:history="1">
        <w:r w:rsidRPr="00D64793">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_Toc47018750 \h </w:instrText>
        </w:r>
        <w:r>
          <w:rPr>
            <w:noProof/>
            <w:webHidden/>
          </w:rPr>
        </w:r>
        <w:r>
          <w:rPr>
            <w:noProof/>
            <w:webHidden/>
          </w:rPr>
          <w:fldChar w:fldCharType="separate"/>
        </w:r>
        <w:r>
          <w:rPr>
            <w:noProof/>
            <w:webHidden/>
          </w:rPr>
          <w:t>80</w:t>
        </w:r>
        <w:r>
          <w:rPr>
            <w:noProof/>
            <w:webHidden/>
          </w:rPr>
          <w:fldChar w:fldCharType="end"/>
        </w:r>
      </w:hyperlink>
    </w:p>
    <w:p w14:paraId="75D599ED" w14:textId="7650E1BB"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1" w:history="1">
        <w:r w:rsidRPr="00D64793">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_Toc47018751 \h </w:instrText>
        </w:r>
        <w:r>
          <w:rPr>
            <w:noProof/>
            <w:webHidden/>
          </w:rPr>
        </w:r>
        <w:r>
          <w:rPr>
            <w:noProof/>
            <w:webHidden/>
          </w:rPr>
          <w:fldChar w:fldCharType="separate"/>
        </w:r>
        <w:r>
          <w:rPr>
            <w:noProof/>
            <w:webHidden/>
          </w:rPr>
          <w:t>82</w:t>
        </w:r>
        <w:r>
          <w:rPr>
            <w:noProof/>
            <w:webHidden/>
          </w:rPr>
          <w:fldChar w:fldCharType="end"/>
        </w:r>
      </w:hyperlink>
    </w:p>
    <w:p w14:paraId="1E7F079F" w14:textId="7194E214"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2" w:history="1">
        <w:r w:rsidRPr="00D64793">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_Toc47018752 \h </w:instrText>
        </w:r>
        <w:r>
          <w:rPr>
            <w:noProof/>
            <w:webHidden/>
          </w:rPr>
        </w:r>
        <w:r>
          <w:rPr>
            <w:noProof/>
            <w:webHidden/>
          </w:rPr>
          <w:fldChar w:fldCharType="separate"/>
        </w:r>
        <w:r>
          <w:rPr>
            <w:noProof/>
            <w:webHidden/>
          </w:rPr>
          <w:t>83</w:t>
        </w:r>
        <w:r>
          <w:rPr>
            <w:noProof/>
            <w:webHidden/>
          </w:rPr>
          <w:fldChar w:fldCharType="end"/>
        </w:r>
      </w:hyperlink>
    </w:p>
    <w:p w14:paraId="0A540F3E" w14:textId="3C308137"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3" w:history="1">
        <w:r w:rsidRPr="00D64793">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_Toc47018753 \h </w:instrText>
        </w:r>
        <w:r>
          <w:rPr>
            <w:noProof/>
            <w:webHidden/>
          </w:rPr>
        </w:r>
        <w:r>
          <w:rPr>
            <w:noProof/>
            <w:webHidden/>
          </w:rPr>
          <w:fldChar w:fldCharType="separate"/>
        </w:r>
        <w:r>
          <w:rPr>
            <w:noProof/>
            <w:webHidden/>
          </w:rPr>
          <w:t>84</w:t>
        </w:r>
        <w:r>
          <w:rPr>
            <w:noProof/>
            <w:webHidden/>
          </w:rPr>
          <w:fldChar w:fldCharType="end"/>
        </w:r>
      </w:hyperlink>
    </w:p>
    <w:p w14:paraId="55D98501" w14:textId="6CF9D505"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4" w:history="1">
        <w:r w:rsidRPr="00D64793">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_Toc47018754 \h </w:instrText>
        </w:r>
        <w:r>
          <w:rPr>
            <w:noProof/>
            <w:webHidden/>
          </w:rPr>
        </w:r>
        <w:r>
          <w:rPr>
            <w:noProof/>
            <w:webHidden/>
          </w:rPr>
          <w:fldChar w:fldCharType="separate"/>
        </w:r>
        <w:r>
          <w:rPr>
            <w:noProof/>
            <w:webHidden/>
          </w:rPr>
          <w:t>86</w:t>
        </w:r>
        <w:r>
          <w:rPr>
            <w:noProof/>
            <w:webHidden/>
          </w:rPr>
          <w:fldChar w:fldCharType="end"/>
        </w:r>
      </w:hyperlink>
    </w:p>
    <w:p w14:paraId="14D05C25" w14:textId="14A914C5" w:rsidR="00E619F7" w:rsidRDefault="00E619F7" w:rsidP="00E619F7">
      <w:pPr>
        <w:pStyle w:val="Tabladeilustraciones"/>
        <w:tabs>
          <w:tab w:val="right" w:leader="dot" w:pos="9350"/>
        </w:tabs>
        <w:spacing w:line="480" w:lineRule="auto"/>
        <w:rPr>
          <w:rFonts w:asciiTheme="minorHAnsi" w:eastAsiaTheme="minorEastAsia" w:hAnsiTheme="minorHAnsi"/>
          <w:noProof/>
          <w:sz w:val="22"/>
          <w:lang w:eastAsia="es-CO"/>
        </w:rPr>
      </w:pPr>
      <w:hyperlink w:anchor="_Toc47018755" w:history="1">
        <w:r w:rsidRPr="00D64793">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_Toc47018755 \h </w:instrText>
        </w:r>
        <w:r>
          <w:rPr>
            <w:noProof/>
            <w:webHidden/>
          </w:rPr>
        </w:r>
        <w:r>
          <w:rPr>
            <w:noProof/>
            <w:webHidden/>
          </w:rPr>
          <w:fldChar w:fldCharType="separate"/>
        </w:r>
        <w:r>
          <w:rPr>
            <w:noProof/>
            <w:webHidden/>
          </w:rPr>
          <w:t>88</w:t>
        </w:r>
        <w:r>
          <w:rPr>
            <w:noProof/>
            <w:webHidden/>
          </w:rPr>
          <w:fldChar w:fldCharType="end"/>
        </w:r>
      </w:hyperlink>
    </w:p>
    <w:p w14:paraId="5B2871F5" w14:textId="186BB6AF" w:rsidR="00023013" w:rsidRDefault="00D802CB" w:rsidP="00E619F7">
      <w:pPr>
        <w:tabs>
          <w:tab w:val="left" w:pos="5610"/>
        </w:tabs>
        <w:ind w:firstLine="0"/>
        <w:jc w:val="center"/>
        <w:rPr>
          <w:b/>
        </w:rPr>
      </w:pPr>
      <w:r>
        <w:rPr>
          <w:b/>
        </w:rPr>
        <w:fldChar w:fldCharType="end"/>
      </w:r>
    </w:p>
    <w:p w14:paraId="64A18ED5" w14:textId="24F17166" w:rsidR="00E619F7" w:rsidRDefault="00E619F7" w:rsidP="00023013">
      <w:pPr>
        <w:tabs>
          <w:tab w:val="left" w:pos="5610"/>
        </w:tabs>
        <w:ind w:firstLine="0"/>
        <w:jc w:val="center"/>
        <w:rPr>
          <w:b/>
        </w:rPr>
      </w:pPr>
    </w:p>
    <w:p w14:paraId="5D981EBC" w14:textId="2FDFF37B" w:rsidR="00E619F7" w:rsidRDefault="00E619F7" w:rsidP="00023013">
      <w:pPr>
        <w:tabs>
          <w:tab w:val="left" w:pos="5610"/>
        </w:tabs>
        <w:ind w:firstLine="0"/>
        <w:jc w:val="center"/>
        <w:rPr>
          <w:b/>
        </w:rPr>
      </w:pPr>
    </w:p>
    <w:p w14:paraId="3D8C7FB7" w14:textId="520C54A3" w:rsidR="00E619F7" w:rsidRDefault="00E619F7" w:rsidP="00023013">
      <w:pPr>
        <w:tabs>
          <w:tab w:val="left" w:pos="5610"/>
        </w:tabs>
        <w:ind w:firstLine="0"/>
        <w:jc w:val="center"/>
        <w:rPr>
          <w:b/>
        </w:rPr>
      </w:pPr>
    </w:p>
    <w:p w14:paraId="3E17E428" w14:textId="35989E6F" w:rsidR="00E619F7" w:rsidRDefault="00E619F7" w:rsidP="00023013">
      <w:pPr>
        <w:tabs>
          <w:tab w:val="left" w:pos="5610"/>
        </w:tabs>
        <w:ind w:firstLine="0"/>
        <w:jc w:val="center"/>
        <w:rPr>
          <w:b/>
        </w:rPr>
      </w:pPr>
    </w:p>
    <w:p w14:paraId="3B02E23D" w14:textId="77777777" w:rsidR="00E619F7" w:rsidRPr="00023013" w:rsidRDefault="00E619F7" w:rsidP="00023013">
      <w:pPr>
        <w:tabs>
          <w:tab w:val="left" w:pos="5610"/>
        </w:tabs>
        <w:ind w:firstLine="0"/>
        <w:jc w:val="center"/>
        <w:rPr>
          <w:b/>
        </w:rPr>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1" w:name="_Toc47018691"/>
      <w:r>
        <w:lastRenderedPageBreak/>
        <w:t>Introducción</w:t>
      </w:r>
      <w:bookmarkEnd w:id="1"/>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6CF7A273" w:rsidR="002F7AFE" w:rsidRDefault="002F7AFE" w:rsidP="00F6659F">
      <w:r>
        <w:t xml:space="preserve">La ISO/IEC 29110 está conformada por 5 partes, </w:t>
      </w:r>
      <w:r w:rsidR="00FB41DA">
        <w:t>de acuerdo con</w:t>
      </w:r>
      <w:r>
        <w:t xml:space="preserve">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41CA95AA" w:rsidR="00184D07" w:rsidRDefault="008360D1" w:rsidP="000E6591">
      <w:r w:rsidRPr="00B76CB0">
        <w:t>Para el proyecto en mención,</w:t>
      </w:r>
      <w:r>
        <w:t xml:space="preserve"> </w:t>
      </w:r>
      <w:r w:rsidR="00D4185B">
        <w:t>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0B7A82DF"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w:t>
      </w:r>
      <w:r>
        <w:t>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492FB3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DD53B1">
        <w:rPr>
          <w:rFonts w:cs="Times New Roman"/>
          <w:szCs w:val="24"/>
          <w:lang w:val="es-MX"/>
        </w:rPr>
        <w:t xml:space="preserve"> </w:t>
      </w:r>
      <w:r w:rsidR="00FB41DA">
        <w:rPr>
          <w:rFonts w:cs="Times New Roman"/>
          <w:szCs w:val="24"/>
          <w:lang w:val="es-MX"/>
        </w:rPr>
        <w:t>de acuerdo con</w:t>
      </w:r>
      <w:r w:rsidR="00B43C3C">
        <w:rPr>
          <w:rFonts w:cs="Times New Roman"/>
          <w:szCs w:val="24"/>
          <w:lang w:val="es-MX"/>
        </w:rPr>
        <w:t xml:space="preserve"> las características y necesidades propias de la empresa.</w:t>
      </w:r>
    </w:p>
    <w:p w14:paraId="698F6626" w14:textId="1A18658B" w:rsidR="002D6033" w:rsidRPr="002D6033" w:rsidRDefault="008360D1" w:rsidP="002D6033">
      <w:r>
        <w:t>Teniendo en cuenta lo anteriormente mencionado, el</w:t>
      </w:r>
      <w:r w:rsidR="002D6033">
        <w:t xml:space="preserv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1847EB3E" w:rsidR="000C13D4" w:rsidRDefault="008360D1" w:rsidP="000C13D4">
      <w:r>
        <w:t>Cabe anotar que a</w:t>
      </w:r>
      <w:r w:rsidR="000C13D4">
        <w:t>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165CB568" w:rsidR="000C13D4" w:rsidRDefault="000C13D4" w:rsidP="000C13D4">
      <w:r>
        <w:lastRenderedPageBreak/>
        <w:t>Adicional</w:t>
      </w:r>
      <w:r w:rsidR="00202663">
        <w:t xml:space="preserve"> a esto</w:t>
      </w:r>
      <w:r>
        <w:t xml:space="preserve">,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7018692"/>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12652CDF" w:rsidR="002A24AF" w:rsidRPr="002A24AF" w:rsidRDefault="005165C2" w:rsidP="00C63148">
      <w:pPr>
        <w:pStyle w:val="Descripcin"/>
        <w:keepNext/>
        <w:spacing w:after="0" w:line="480" w:lineRule="auto"/>
        <w:ind w:firstLine="0"/>
        <w:rPr>
          <w:color w:val="auto"/>
          <w:sz w:val="24"/>
        </w:rPr>
      </w:pPr>
      <w:bookmarkStart w:id="3" w:name="_Toc47018453"/>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6868D2">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7018742"/>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694A83AD" w14:textId="1B740E49" w:rsidR="004B5F07" w:rsidRDefault="00E9109F" w:rsidP="00562299">
      <w:pPr>
        <w:pStyle w:val="Ttulo1"/>
      </w:pPr>
      <w:bookmarkStart w:id="5" w:name="_Toc47018693"/>
      <w:r>
        <w:lastRenderedPageBreak/>
        <w:t>Problema de investigación</w:t>
      </w:r>
      <w:bookmarkEnd w:id="5"/>
    </w:p>
    <w:p w14:paraId="5DADEE47" w14:textId="77777777" w:rsidR="00E9109F" w:rsidRDefault="00E9109F" w:rsidP="00E9109F">
      <w:pPr>
        <w:pStyle w:val="Ttulo2"/>
      </w:pPr>
      <w:bookmarkStart w:id="6" w:name="_Toc47018694"/>
      <w:r w:rsidRPr="00BC7364">
        <w:t>Formulación del problema</w:t>
      </w:r>
      <w:bookmarkEnd w:id="6"/>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7" w:name="_Toc47018695"/>
      <w:r w:rsidRPr="004B226F">
        <w:t>Sistematización del problema</w:t>
      </w:r>
      <w:bookmarkEnd w:id="7"/>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3CA89AF7" w:rsid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B4DCA7A" w14:textId="625D6E81" w:rsidR="00D3474D" w:rsidRDefault="00D3474D" w:rsidP="00D3474D">
      <w:pPr>
        <w:pStyle w:val="NormalWeb"/>
        <w:spacing w:before="0" w:beforeAutospacing="0" w:after="0" w:afterAutospacing="0" w:line="480" w:lineRule="auto"/>
        <w:textAlignment w:val="baseline"/>
        <w:rPr>
          <w:color w:val="000000" w:themeColor="text1"/>
        </w:rPr>
      </w:pPr>
    </w:p>
    <w:p w14:paraId="35652FF1" w14:textId="04E69189" w:rsidR="00D3474D" w:rsidRDefault="00D3474D" w:rsidP="00D3474D">
      <w:pPr>
        <w:pStyle w:val="NormalWeb"/>
        <w:spacing w:before="0" w:beforeAutospacing="0" w:after="0" w:afterAutospacing="0" w:line="480" w:lineRule="auto"/>
        <w:textAlignment w:val="baseline"/>
        <w:rPr>
          <w:color w:val="000000" w:themeColor="text1"/>
        </w:rPr>
      </w:pPr>
    </w:p>
    <w:p w14:paraId="1C69E327" w14:textId="2157AF0B" w:rsidR="00D3474D" w:rsidRDefault="00D3474D" w:rsidP="00D3474D">
      <w:pPr>
        <w:pStyle w:val="NormalWeb"/>
        <w:spacing w:before="0" w:beforeAutospacing="0" w:after="0" w:afterAutospacing="0" w:line="480" w:lineRule="auto"/>
        <w:textAlignment w:val="baseline"/>
        <w:rPr>
          <w:color w:val="000000" w:themeColor="text1"/>
        </w:rPr>
      </w:pPr>
    </w:p>
    <w:p w14:paraId="3BE30E0A" w14:textId="23A1BCCE" w:rsidR="00D3474D" w:rsidRDefault="00D3474D" w:rsidP="00D3474D">
      <w:pPr>
        <w:pStyle w:val="NormalWeb"/>
        <w:spacing w:before="0" w:beforeAutospacing="0" w:after="0" w:afterAutospacing="0" w:line="480" w:lineRule="auto"/>
        <w:textAlignment w:val="baseline"/>
        <w:rPr>
          <w:color w:val="000000" w:themeColor="text1"/>
        </w:rPr>
      </w:pPr>
    </w:p>
    <w:p w14:paraId="0ED4F1CC" w14:textId="437587E2" w:rsidR="00D3474D" w:rsidRDefault="00D3474D" w:rsidP="00D3474D">
      <w:pPr>
        <w:pStyle w:val="NormalWeb"/>
        <w:spacing w:before="0" w:beforeAutospacing="0" w:after="0" w:afterAutospacing="0" w:line="480" w:lineRule="auto"/>
        <w:textAlignment w:val="baseline"/>
        <w:rPr>
          <w:color w:val="000000" w:themeColor="text1"/>
        </w:rPr>
      </w:pPr>
    </w:p>
    <w:p w14:paraId="0EEAB9F4" w14:textId="75ECB9F9" w:rsidR="00D3474D" w:rsidRDefault="00D3474D" w:rsidP="00D3474D">
      <w:pPr>
        <w:pStyle w:val="NormalWeb"/>
        <w:spacing w:before="0" w:beforeAutospacing="0" w:after="0" w:afterAutospacing="0" w:line="480" w:lineRule="auto"/>
        <w:textAlignment w:val="baseline"/>
        <w:rPr>
          <w:color w:val="000000" w:themeColor="text1"/>
        </w:rPr>
      </w:pPr>
    </w:p>
    <w:p w14:paraId="15A7782D" w14:textId="55C7E54B" w:rsidR="00D3474D" w:rsidRDefault="00D3474D" w:rsidP="00D3474D">
      <w:pPr>
        <w:pStyle w:val="NormalWeb"/>
        <w:spacing w:before="0" w:beforeAutospacing="0" w:after="0" w:afterAutospacing="0" w:line="480" w:lineRule="auto"/>
        <w:textAlignment w:val="baseline"/>
        <w:rPr>
          <w:color w:val="000000" w:themeColor="text1"/>
        </w:rPr>
      </w:pPr>
    </w:p>
    <w:p w14:paraId="70B44E74" w14:textId="1D5DA177" w:rsidR="00D3474D" w:rsidRDefault="00D3474D" w:rsidP="00D3474D">
      <w:pPr>
        <w:pStyle w:val="NormalWeb"/>
        <w:spacing w:before="0" w:beforeAutospacing="0" w:after="0" w:afterAutospacing="0" w:line="480" w:lineRule="auto"/>
        <w:textAlignment w:val="baseline"/>
        <w:rPr>
          <w:color w:val="000000" w:themeColor="text1"/>
        </w:rPr>
      </w:pPr>
    </w:p>
    <w:p w14:paraId="2C0814EB" w14:textId="4D17482C" w:rsidR="00D3474D" w:rsidRDefault="00D3474D" w:rsidP="00D3474D">
      <w:pPr>
        <w:pStyle w:val="NormalWeb"/>
        <w:spacing w:before="0" w:beforeAutospacing="0" w:after="0" w:afterAutospacing="0" w:line="480" w:lineRule="auto"/>
        <w:textAlignment w:val="baseline"/>
        <w:rPr>
          <w:color w:val="000000" w:themeColor="text1"/>
        </w:rPr>
      </w:pPr>
    </w:p>
    <w:p w14:paraId="1138A0CB" w14:textId="77777777" w:rsidR="00D3474D" w:rsidRDefault="00D3474D" w:rsidP="00D3474D">
      <w:pPr>
        <w:pStyle w:val="NormalWeb"/>
        <w:spacing w:before="0" w:beforeAutospacing="0" w:after="0" w:afterAutospacing="0" w:line="480" w:lineRule="auto"/>
        <w:textAlignment w:val="baseline"/>
        <w:rPr>
          <w:color w:val="000000" w:themeColor="text1"/>
        </w:rPr>
      </w:pPr>
    </w:p>
    <w:p w14:paraId="7647740B" w14:textId="4794234E" w:rsidR="00D3474D" w:rsidRDefault="00D3474D" w:rsidP="00D3474D">
      <w:pPr>
        <w:pStyle w:val="NormalWeb"/>
        <w:spacing w:before="0" w:beforeAutospacing="0" w:after="0" w:afterAutospacing="0" w:line="480" w:lineRule="auto"/>
        <w:textAlignment w:val="baseline"/>
        <w:rPr>
          <w:color w:val="000000" w:themeColor="text1"/>
        </w:rPr>
      </w:pPr>
    </w:p>
    <w:p w14:paraId="0B3EDC4D" w14:textId="77777777" w:rsidR="00D3474D" w:rsidRPr="00BC7364" w:rsidRDefault="00D3474D" w:rsidP="00D3474D">
      <w:pPr>
        <w:pStyle w:val="Ttulo1"/>
      </w:pPr>
      <w:bookmarkStart w:id="8" w:name="_Toc47018696"/>
      <w:r w:rsidRPr="00BC7364">
        <w:lastRenderedPageBreak/>
        <w:t>Objetivo</w:t>
      </w:r>
      <w:r>
        <w:t>s</w:t>
      </w:r>
      <w:bookmarkEnd w:id="8"/>
    </w:p>
    <w:p w14:paraId="05963F42" w14:textId="77777777" w:rsidR="00D3474D" w:rsidRDefault="00D3474D" w:rsidP="00D3474D">
      <w:pPr>
        <w:pStyle w:val="Ttulo2"/>
      </w:pPr>
      <w:bookmarkStart w:id="9" w:name="_Toc47018697"/>
      <w:r w:rsidRPr="00BC7364">
        <w:t>Objetivo general</w:t>
      </w:r>
      <w:bookmarkEnd w:id="9"/>
    </w:p>
    <w:p w14:paraId="70056CD0" w14:textId="77777777" w:rsidR="00D3474D" w:rsidRDefault="00D3474D" w:rsidP="00D3474D">
      <w:pPr>
        <w:pStyle w:val="Prrafodelista"/>
        <w:numPr>
          <w:ilvl w:val="0"/>
          <w:numId w:val="25"/>
        </w:numPr>
        <w:rPr>
          <w:rStyle w:val="tl8wme"/>
        </w:rPr>
      </w:pPr>
      <w:r>
        <w:rPr>
          <w:rStyle w:val="tl8wme"/>
        </w:rPr>
        <w:t>Establecer un marco de trabajo siguiendo los lineamientos dados por la ISO/IEC 29110 utilizando como caso de estudio la integración de procesos del proyecto de la empresa Sanambiente.</w:t>
      </w:r>
    </w:p>
    <w:p w14:paraId="1B2C5D5A" w14:textId="77777777" w:rsidR="00D3474D" w:rsidRDefault="00D3474D" w:rsidP="00D3474D">
      <w:pPr>
        <w:pStyle w:val="Ttulo2"/>
      </w:pPr>
      <w:bookmarkStart w:id="10" w:name="_Toc47018698"/>
      <w:r>
        <w:t>Objetivos específicos</w:t>
      </w:r>
      <w:bookmarkEnd w:id="10"/>
    </w:p>
    <w:p w14:paraId="10060DDB" w14:textId="77777777" w:rsidR="00D3474D" w:rsidRPr="00F64840" w:rsidRDefault="00D3474D" w:rsidP="00D3474D">
      <w:pPr>
        <w:pStyle w:val="Prrafodelista"/>
        <w:numPr>
          <w:ilvl w:val="0"/>
          <w:numId w:val="1"/>
        </w:numPr>
        <w:ind w:left="641" w:hanging="284"/>
        <w:rPr>
          <w:rStyle w:val="tl8wme"/>
          <w:rFonts w:cs="Times New Roman"/>
          <w:szCs w:val="24"/>
        </w:rPr>
      </w:pPr>
      <w:r>
        <w:rPr>
          <w:rStyle w:val="tl8wme"/>
        </w:rPr>
        <w:t>Identificar los procesos y medidas propuestas por la ISO/IEC 29110 que se adecúen a las características del gestor de datos ambientales de la empresa Sanambiente.</w:t>
      </w:r>
    </w:p>
    <w:p w14:paraId="534E3AF6" w14:textId="77777777" w:rsidR="00D3474D" w:rsidRPr="00F64840" w:rsidRDefault="00D3474D" w:rsidP="00D3474D">
      <w:pPr>
        <w:pStyle w:val="Prrafodelista"/>
        <w:numPr>
          <w:ilvl w:val="0"/>
          <w:numId w:val="1"/>
        </w:numPr>
        <w:ind w:left="641" w:hanging="284"/>
        <w:rPr>
          <w:rStyle w:val="tl8wme"/>
          <w:rFonts w:cs="Times New Roman"/>
          <w:szCs w:val="24"/>
        </w:rPr>
      </w:pPr>
      <w:r>
        <w:rPr>
          <w:rStyle w:val="tl8wme"/>
        </w:rPr>
        <w:t>Establecer la ruta de procesos y herramientas que permitan la integración de los equipos del proyecto de la empresa Sanambiente de acuerdo a la ISO/IEC 29110.</w:t>
      </w:r>
    </w:p>
    <w:p w14:paraId="65880552" w14:textId="77777777" w:rsidR="00D3474D" w:rsidRPr="00D3474D" w:rsidRDefault="00D3474D" w:rsidP="00D3474D">
      <w:pPr>
        <w:pStyle w:val="Prrafodelista"/>
        <w:numPr>
          <w:ilvl w:val="0"/>
          <w:numId w:val="1"/>
        </w:numPr>
        <w:ind w:left="641" w:hanging="284"/>
        <w:rPr>
          <w:rStyle w:val="tl8wme"/>
          <w:rFonts w:cs="Times New Roman"/>
          <w:szCs w:val="24"/>
        </w:rPr>
      </w:pPr>
      <w:r>
        <w:rPr>
          <w:rStyle w:val="tl8wme"/>
        </w:rPr>
        <w:t>Aplicar el marco de trabajo identificado en la ISO/IEC 29110 al proyecto de la empresa Sanambiente.</w:t>
      </w:r>
    </w:p>
    <w:p w14:paraId="191B5050" w14:textId="343EBA90" w:rsidR="00D3474D" w:rsidRPr="00D3474D" w:rsidRDefault="00D3474D" w:rsidP="00D3474D">
      <w:pPr>
        <w:pStyle w:val="Prrafodelista"/>
        <w:numPr>
          <w:ilvl w:val="0"/>
          <w:numId w:val="1"/>
        </w:numPr>
        <w:ind w:left="641" w:hanging="284"/>
        <w:rPr>
          <w:rFonts w:cs="Times New Roman"/>
          <w:szCs w:val="24"/>
        </w:rPr>
      </w:pPr>
      <w:r>
        <w:rPr>
          <w:rStyle w:val="tl8wme"/>
        </w:rPr>
        <w:t>Evaluar los resultados de la aplicación del marco de trabajo de acuerdo a la ISO/IEC 29110.</w:t>
      </w:r>
    </w:p>
    <w:p w14:paraId="45D78FF9" w14:textId="2E4100EB" w:rsidR="00D3474D" w:rsidRDefault="00D3474D" w:rsidP="00D3474D">
      <w:pPr>
        <w:pStyle w:val="NormalWeb"/>
        <w:spacing w:before="0" w:beforeAutospacing="0" w:after="0" w:afterAutospacing="0" w:line="480" w:lineRule="auto"/>
        <w:textAlignment w:val="baseline"/>
        <w:rPr>
          <w:color w:val="000000" w:themeColor="text1"/>
        </w:rPr>
      </w:pPr>
    </w:p>
    <w:p w14:paraId="0ECD00F4" w14:textId="69AA525A" w:rsidR="00D3474D" w:rsidRDefault="00D3474D" w:rsidP="00D3474D">
      <w:pPr>
        <w:pStyle w:val="NormalWeb"/>
        <w:spacing w:before="0" w:beforeAutospacing="0" w:after="0" w:afterAutospacing="0" w:line="480" w:lineRule="auto"/>
        <w:textAlignment w:val="baseline"/>
        <w:rPr>
          <w:color w:val="000000" w:themeColor="text1"/>
        </w:rPr>
      </w:pPr>
    </w:p>
    <w:p w14:paraId="46262C00" w14:textId="33DDD54D" w:rsidR="00D3474D" w:rsidRDefault="00D3474D" w:rsidP="00D3474D">
      <w:pPr>
        <w:pStyle w:val="NormalWeb"/>
        <w:spacing w:before="0" w:beforeAutospacing="0" w:after="0" w:afterAutospacing="0" w:line="480" w:lineRule="auto"/>
        <w:textAlignment w:val="baseline"/>
        <w:rPr>
          <w:color w:val="000000" w:themeColor="text1"/>
        </w:rPr>
      </w:pPr>
    </w:p>
    <w:p w14:paraId="604CB513" w14:textId="7445C927" w:rsidR="00D3474D" w:rsidRDefault="00D3474D" w:rsidP="00D3474D">
      <w:pPr>
        <w:pStyle w:val="NormalWeb"/>
        <w:spacing w:before="0" w:beforeAutospacing="0" w:after="0" w:afterAutospacing="0" w:line="480" w:lineRule="auto"/>
        <w:textAlignment w:val="baseline"/>
        <w:rPr>
          <w:color w:val="000000" w:themeColor="text1"/>
        </w:rPr>
      </w:pPr>
    </w:p>
    <w:p w14:paraId="3442E0E5" w14:textId="794A53C4" w:rsidR="00D3474D" w:rsidRDefault="00D3474D" w:rsidP="00D3474D">
      <w:pPr>
        <w:pStyle w:val="NormalWeb"/>
        <w:spacing w:before="0" w:beforeAutospacing="0" w:after="0" w:afterAutospacing="0" w:line="480" w:lineRule="auto"/>
        <w:textAlignment w:val="baseline"/>
        <w:rPr>
          <w:color w:val="000000" w:themeColor="text1"/>
        </w:rPr>
      </w:pPr>
    </w:p>
    <w:p w14:paraId="337C6D15" w14:textId="5BD9A0FC" w:rsidR="00D3474D" w:rsidRDefault="00D3474D" w:rsidP="00D3474D">
      <w:pPr>
        <w:pStyle w:val="NormalWeb"/>
        <w:spacing w:before="0" w:beforeAutospacing="0" w:after="0" w:afterAutospacing="0" w:line="480" w:lineRule="auto"/>
        <w:textAlignment w:val="baseline"/>
        <w:rPr>
          <w:color w:val="000000" w:themeColor="text1"/>
        </w:rPr>
      </w:pPr>
    </w:p>
    <w:p w14:paraId="4701D716" w14:textId="3D03BC15" w:rsidR="00D3474D" w:rsidRDefault="00D3474D" w:rsidP="00D3474D">
      <w:pPr>
        <w:pStyle w:val="NormalWeb"/>
        <w:spacing w:before="0" w:beforeAutospacing="0" w:after="0" w:afterAutospacing="0" w:line="480" w:lineRule="auto"/>
        <w:textAlignment w:val="baseline"/>
        <w:rPr>
          <w:color w:val="000000" w:themeColor="text1"/>
        </w:rPr>
      </w:pPr>
    </w:p>
    <w:p w14:paraId="53535116" w14:textId="5506F427" w:rsidR="00D3474D" w:rsidRDefault="00D3474D" w:rsidP="00D3474D">
      <w:pPr>
        <w:pStyle w:val="NormalWeb"/>
        <w:spacing w:before="0" w:beforeAutospacing="0" w:after="0" w:afterAutospacing="0" w:line="480" w:lineRule="auto"/>
        <w:textAlignment w:val="baseline"/>
        <w:rPr>
          <w:color w:val="000000" w:themeColor="text1"/>
        </w:rPr>
      </w:pPr>
    </w:p>
    <w:p w14:paraId="06D14C58" w14:textId="55A70F7B" w:rsidR="00D3474D" w:rsidRDefault="00D3474D" w:rsidP="00D3474D">
      <w:pPr>
        <w:pStyle w:val="NormalWeb"/>
        <w:spacing w:before="0" w:beforeAutospacing="0" w:after="0" w:afterAutospacing="0" w:line="480" w:lineRule="auto"/>
        <w:textAlignment w:val="baseline"/>
        <w:rPr>
          <w:color w:val="000000" w:themeColor="text1"/>
        </w:rPr>
      </w:pPr>
    </w:p>
    <w:p w14:paraId="0509CDBC" w14:textId="77777777" w:rsidR="00D3474D" w:rsidRPr="00E9109F" w:rsidRDefault="00D3474D" w:rsidP="00D3474D">
      <w:pPr>
        <w:pStyle w:val="NormalWeb"/>
        <w:spacing w:before="0" w:beforeAutospacing="0" w:after="0" w:afterAutospacing="0" w:line="480" w:lineRule="auto"/>
        <w:textAlignment w:val="baseline"/>
        <w:rPr>
          <w:color w:val="000000" w:themeColor="text1"/>
        </w:rPr>
      </w:pPr>
    </w:p>
    <w:p w14:paraId="0D813EC5" w14:textId="0057870A" w:rsidR="00787FDF" w:rsidRPr="00356EFD" w:rsidRDefault="00E9109F" w:rsidP="00D3474D">
      <w:pPr>
        <w:pStyle w:val="Ttulo1"/>
      </w:pPr>
      <w:bookmarkStart w:id="11" w:name="_Toc47018699"/>
      <w:r>
        <w:lastRenderedPageBreak/>
        <w:t>Justificación</w:t>
      </w:r>
      <w:bookmarkEnd w:id="11"/>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561E5F6C" w14:textId="42F9EC8E" w:rsidR="00CD40CE" w:rsidRPr="00966D64" w:rsidRDefault="00CD40CE" w:rsidP="00966D64">
      <w:r>
        <w:t>En el presente trabajo se implementó la parte 5 del estándar</w:t>
      </w:r>
      <w:r>
        <w:t>.</w:t>
      </w:r>
      <w:r>
        <w:t xml:space="preserve"> </w:t>
      </w:r>
      <w:r>
        <w:rPr>
          <w:rFonts w:cs="Times New Roman"/>
          <w:szCs w:val="24"/>
        </w:rPr>
        <w:t>D</w:t>
      </w:r>
      <w:r>
        <w:rPr>
          <w:rFonts w:cs="Times New Roman"/>
          <w:szCs w:val="24"/>
        </w:rPr>
        <w:t>ado el contexto del proyecto propuesto por la empresa Sanambiente y los recursos que debían participar para su desarrollo</w:t>
      </w:r>
      <w:r>
        <w:t>, se hizo necesario el incluir estrategias de gestión para garantizar su éxito, y esta parte de la norma las proporcionaba.</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lastRenderedPageBreak/>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12A1DDA9" w14:textId="77777777" w:rsidR="00563DA1"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p>
    <w:p w14:paraId="212A8F4C" w14:textId="77777777" w:rsidR="00563DA1" w:rsidRDefault="00563DA1" w:rsidP="008E3745">
      <w:pPr>
        <w:rPr>
          <w:rFonts w:cs="Times New Roman"/>
          <w:szCs w:val="24"/>
        </w:rPr>
      </w:pPr>
    </w:p>
    <w:p w14:paraId="2A7E0287" w14:textId="1558D061" w:rsidR="008B22DA" w:rsidRPr="00D23003" w:rsidRDefault="00787FDF" w:rsidP="00563DA1">
      <w:pPr>
        <w:rPr>
          <w:rFonts w:cs="Times New Roman"/>
          <w:szCs w:val="24"/>
        </w:rPr>
      </w:pPr>
      <w:r>
        <w:rPr>
          <w:rFonts w:cs="Times New Roman"/>
          <w:szCs w:val="24"/>
        </w:rPr>
        <w:br w:type="page"/>
      </w:r>
    </w:p>
    <w:p w14:paraId="64522917" w14:textId="573BFE0F" w:rsidR="002061C0" w:rsidRDefault="002061C0" w:rsidP="002061C0">
      <w:pPr>
        <w:pStyle w:val="Ttulo1"/>
      </w:pPr>
      <w:bookmarkStart w:id="12" w:name="_Toc47018700"/>
      <w:r>
        <w:lastRenderedPageBreak/>
        <w:t>Marco de referencia</w:t>
      </w:r>
      <w:bookmarkEnd w:id="12"/>
    </w:p>
    <w:p w14:paraId="4ADF3D76" w14:textId="55C6C7AB" w:rsidR="005B7B16" w:rsidRDefault="005553B4" w:rsidP="00176F99">
      <w:pPr>
        <w:pStyle w:val="Ttulo2"/>
      </w:pPr>
      <w:bookmarkStart w:id="13" w:name="_Toc47018701"/>
      <w:r>
        <w:t>Antecedentes</w:t>
      </w:r>
      <w:bookmarkEnd w:id="13"/>
    </w:p>
    <w:p w14:paraId="661546D2" w14:textId="50DB8FB1" w:rsidR="00452883" w:rsidRPr="00452883" w:rsidRDefault="00282829" w:rsidP="001B39DD">
      <w:r>
        <w:t>Para el desarrollo del presente trabajo, se hizo necesario el analizar diferentes proyectos que tuvieran el mismo o similar objeto de estudio, con el fin de</w:t>
      </w:r>
      <w:r>
        <w:t xml:space="preserve"> poder</w:t>
      </w:r>
      <w:r>
        <w:t xml:space="preserve"> ser utilizados como guía. </w:t>
      </w:r>
      <w:r w:rsidR="005275FE">
        <w:t xml:space="preserve">La información que será mostrada en este marco es de aquellos proyectos que tienen relación con los temas que el </w:t>
      </w:r>
      <w:r w:rsidR="00856CD7">
        <w:t xml:space="preserve">documento en </w:t>
      </w:r>
      <w:r w:rsidR="003A768A">
        <w:t>mención</w:t>
      </w:r>
      <w:r w:rsidR="005275FE">
        <w:t xml:space="preserve"> aborda: ISO/IEC 29110</w:t>
      </w:r>
      <w:r w:rsidR="007427C2">
        <w:t xml:space="preserve"> </w:t>
      </w:r>
      <w:r w:rsidR="005275FE">
        <w:t>y Metodología ICONIX.</w:t>
      </w:r>
      <w:r w:rsidR="00856CD7">
        <w:t xml:space="preserve"> </w:t>
      </w:r>
      <w:r w:rsidR="005275FE">
        <w:t xml:space="preserve">El tipo de revisión que se hizo a estos proyectos </w:t>
      </w:r>
      <w:r w:rsidR="003A768A">
        <w:t>está enfocado</w:t>
      </w:r>
      <w:r w:rsidR="005275FE">
        <w:t xml:space="preserve"> en la parte donde</w:t>
      </w:r>
      <w:r w:rsidR="003A768A">
        <w:t xml:space="preserve"> se</w:t>
      </w:r>
      <w:r w:rsidR="005275FE">
        <w:t xml:space="preserve"> </w:t>
      </w:r>
      <w:r w:rsidR="003A768A">
        <w:t>tratan</w:t>
      </w:r>
      <w:r w:rsidR="005275FE">
        <w:t xml:space="preserve"> los temas mencionados anteriormente, qué uso hicieron de estos temas en sus proyectos, cómo lo ejecutaron y qué resultados les dieron. </w:t>
      </w:r>
      <w:r>
        <w:t xml:space="preserve">Para la realización de este marco se hizo el análisis y estudio de cinco documentos (tesis concretamente); pero entre ellos, fueron cuatro los que tenían mejor dominio de los temas y </w:t>
      </w:r>
      <w:r w:rsidR="001970EC">
        <w:t xml:space="preserve">mostraban </w:t>
      </w:r>
      <w:r>
        <w:t>claramente sus aplicaciones</w:t>
      </w:r>
      <w:r w:rsidR="001970EC">
        <w:t xml:space="preserve"> al detalle</w:t>
      </w:r>
      <w:r>
        <w:t>.</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10523768" w:rsidR="00130D64" w:rsidRPr="009A31B8" w:rsidRDefault="009A31B8" w:rsidP="001B39DD">
      <w:r w:rsidRPr="00803BBB">
        <w:t>Como resultado que se obtuvo en esa investigación</w:t>
      </w:r>
      <w:r w:rsidR="00282829">
        <w:t>,</w:t>
      </w:r>
      <w:r w:rsidRPr="00803BBB">
        <w:t xml:space="preserve"> fue la implementación del estándar ISO/IEC 29110 ya que pudo establecer una relación con la metodología SCRUM</w:t>
      </w:r>
      <w:r w:rsidR="00856CD7">
        <w:t xml:space="preserve">, esto </w:t>
      </w:r>
      <w:r w:rsidR="00282829">
        <w:t>logrando</w:t>
      </w:r>
      <w:r w:rsidRPr="00803BBB">
        <w:t xml:space="preserve">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w:t>
      </w:r>
      <w:r>
        <w:rPr>
          <w:rFonts w:cs="Times New Roman"/>
          <w:szCs w:val="24"/>
        </w:rPr>
        <w:lastRenderedPageBreak/>
        <w:t xml:space="preserve">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67078145"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 xml:space="preserve">empresas de desarrollo de software pueden hacer software que cumplan con los estándares de calidad </w:t>
      </w:r>
      <w:r w:rsidR="00C12748">
        <w:t xml:space="preserve">debido a </w:t>
      </w:r>
      <w:r w:rsidR="009A31B8" w:rsidRPr="00803BBB">
        <w:t>ya</w:t>
      </w:r>
      <w:r w:rsidR="009A31B8" w:rsidRPr="00803BBB">
        <w:t xml:space="preserve"> que la ISO/IEC 29110 ayuda a las pequeñas empresas </w:t>
      </w:r>
      <w:proofErr w:type="gramStart"/>
      <w:r w:rsidR="00C12748">
        <w:t xml:space="preserve">en </w:t>
      </w:r>
      <w:r w:rsidR="009A31B8" w:rsidRPr="00803BBB">
        <w:t xml:space="preserve"> desarrollar</w:t>
      </w:r>
      <w:proofErr w:type="gramEnd"/>
      <w:r w:rsidR="009A31B8" w:rsidRPr="00803BBB">
        <w:t xml:space="preserve"> software de calidad, como resultado de la implementación de esta ISO a cualquier empresa pequeña contribuye a ser competitiva en el mercado nacional o internacional.</w:t>
      </w:r>
    </w:p>
    <w:p w14:paraId="667E33E3" w14:textId="1580A50E"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w:t>
      </w:r>
      <w:r w:rsidRPr="00803BBB">
        <w:lastRenderedPageBreak/>
        <w:t>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7018702"/>
      <w:r>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7018703"/>
      <w:r w:rsidRPr="0083099E">
        <w:t>Proceso de software</w:t>
      </w:r>
      <w:bookmarkEnd w:id="15"/>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w:t>
      </w:r>
      <w:r>
        <w:lastRenderedPageBreak/>
        <w:t xml:space="preserve">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7018704"/>
      <w:r w:rsidRPr="0083099E">
        <w:rPr>
          <w:rStyle w:val="Ttulo3Car"/>
          <w:b/>
          <w:bCs/>
        </w:rPr>
        <w:t>Metodología de desarrollo de software</w:t>
      </w:r>
      <w:bookmarkEnd w:id="16"/>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7018705"/>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7"/>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 xml:space="preserve">(González </w:t>
      </w:r>
      <w:proofErr w:type="spellStart"/>
      <w:r w:rsidR="00782C00" w:rsidRPr="00782C00">
        <w:rPr>
          <w:rFonts w:cs="Times New Roman"/>
          <w:szCs w:val="24"/>
        </w:rPr>
        <w:t>Toste</w:t>
      </w:r>
      <w:proofErr w:type="spellEnd"/>
      <w:r w:rsidR="00782C00" w:rsidRPr="00782C00">
        <w:rPr>
          <w:rFonts w:cs="Times New Roman"/>
          <w:szCs w:val="24"/>
        </w:rPr>
        <w:t xml:space="preserv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w:t>
      </w:r>
      <w:proofErr w:type="spellStart"/>
      <w:r w:rsidRPr="00586273">
        <w:rPr>
          <w:rFonts w:cs="Times New Roman"/>
        </w:rPr>
        <w:t>Matla</w:t>
      </w:r>
      <w:proofErr w:type="spellEnd"/>
      <w:r w:rsidRPr="00586273">
        <w:rPr>
          <w:rFonts w:cs="Times New Roman"/>
        </w:rPr>
        <w:t xml:space="preserve"> Cruz, 2014, pp. 24-26)</w:t>
      </w:r>
      <w:r>
        <w:fldChar w:fldCharType="end"/>
      </w:r>
      <w:r>
        <w:t>:</w:t>
      </w:r>
    </w:p>
    <w:p w14:paraId="2F111AB9" w14:textId="12547770" w:rsidR="00F64E1C" w:rsidRPr="00185F30" w:rsidRDefault="00F64E1C" w:rsidP="00A540CF">
      <w:pPr>
        <w:pStyle w:val="Descripcin"/>
        <w:keepNext/>
        <w:spacing w:after="0" w:line="480" w:lineRule="auto"/>
        <w:ind w:firstLine="0"/>
        <w:rPr>
          <w:color w:val="000000" w:themeColor="text1"/>
          <w:sz w:val="24"/>
        </w:rPr>
      </w:pPr>
      <w:bookmarkStart w:id="18" w:name="_Toc47018454"/>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6868D2">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7018706"/>
      <w:r w:rsidRPr="0083099E">
        <w:rPr>
          <w:rStyle w:val="Ttulo3Car"/>
          <w:b/>
          <w:bCs/>
        </w:rPr>
        <w:t>Calidad de software</w:t>
      </w:r>
      <w:bookmarkEnd w:id="19"/>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7018707"/>
      <w:r w:rsidRPr="0083099E">
        <w:rPr>
          <w:rStyle w:val="Ttulo3Car"/>
          <w:b/>
          <w:bCs/>
        </w:rPr>
        <w:t>Modelo de calidad de software</w:t>
      </w:r>
      <w:bookmarkEnd w:id="20"/>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los modelos de calidad son documentaciones que: abarcan en gran medida las mejores prácticas para dar soporte a los procesos que conlleva un producto de software, 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7018708"/>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 xml:space="preserve">de aquel estándar y metodología seleccionada </w:t>
      </w:r>
      <w:r w:rsidR="00E35C47">
        <w:rPr>
          <w:rStyle w:val="tl8wme"/>
        </w:rPr>
        <w:lastRenderedPageBreak/>
        <w:t>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7018709"/>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348C49C"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de la actualidad</w:t>
      </w:r>
      <w:r w:rsidR="003828FD">
        <w:t>.</w:t>
      </w:r>
      <w:r w:rsidR="00F051B4">
        <w:t xml:space="preserve"> A continuación, se muestran algunos de los principales modelos y estándares </w:t>
      </w:r>
      <w:r w:rsidR="00141C73">
        <w:t>que,</w:t>
      </w:r>
      <w:r w:rsidR="00F051B4">
        <w:t xml:space="preserve"> </w:t>
      </w:r>
      <w:r w:rsidR="00C12748">
        <w:t>hoy en día</w:t>
      </w:r>
      <w:r w:rsidR="00F051B4">
        <w:t xml:space="preserve">, son los más utilizados por las </w:t>
      </w:r>
      <w:r w:rsidR="00583E9F">
        <w:t>organizaciones</w:t>
      </w:r>
      <w:r w:rsidR="004D0F00">
        <w:t xml:space="preserve"> para la gestión de sus proyectos</w:t>
      </w:r>
      <w:r w:rsidR="00F051B4">
        <w:t xml:space="preserve"> (ver tabla 3).</w:t>
      </w:r>
    </w:p>
    <w:p w14:paraId="5F840F6D" w14:textId="6D32E5E3" w:rsidR="00E963C2" w:rsidRDefault="00E963C2" w:rsidP="001428D6">
      <w:pPr>
        <w:pStyle w:val="Descripcin"/>
        <w:keepNext/>
        <w:ind w:firstLine="0"/>
      </w:pPr>
      <w:bookmarkStart w:id="23" w:name="_Toc47018455"/>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6868D2">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lastRenderedPageBreak/>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67C2270E" w:rsidR="00000B10" w:rsidRPr="00E36179" w:rsidRDefault="00F25D87" w:rsidP="00E36179">
      <w:pPr>
        <w:pStyle w:val="Ttulo4"/>
        <w:ind w:left="284"/>
      </w:pPr>
      <w:bookmarkStart w:id="24" w:name="_Toc47018710"/>
      <w:r>
        <w:lastRenderedPageBreak/>
        <w:t>5</w:t>
      </w:r>
      <w:r w:rsidR="0085474E" w:rsidRPr="00A8489F">
        <w:t>.3.</w:t>
      </w:r>
      <w:r w:rsidR="0080645B">
        <w:t>1</w:t>
      </w:r>
      <w:r w:rsidR="0085474E" w:rsidRPr="00A8489F">
        <w:t xml:space="preserve">.1 </w:t>
      </w:r>
      <w:r w:rsidR="00000B10" w:rsidRPr="00A8489F">
        <w:t>PMBOK</w:t>
      </w:r>
      <w:bookmarkEnd w:id="24"/>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7018711"/>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5E526A77" w:rsidR="003415D4" w:rsidRPr="00BF67AC" w:rsidRDefault="003415D4" w:rsidP="00BF67AC">
      <w:pPr>
        <w:pStyle w:val="Descripcin"/>
        <w:keepNext/>
        <w:ind w:firstLine="0"/>
        <w:rPr>
          <w:color w:val="auto"/>
          <w:sz w:val="24"/>
          <w:szCs w:val="24"/>
        </w:rPr>
      </w:pPr>
      <w:bookmarkStart w:id="26" w:name="_Toc47018456"/>
      <w:r w:rsidRPr="00BF67AC">
        <w:rPr>
          <w:color w:val="auto"/>
          <w:sz w:val="24"/>
          <w:szCs w:val="24"/>
        </w:rPr>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6868D2">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B76CB0"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7018712"/>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00C4866C" w:rsidR="00ED195D" w:rsidRDefault="002A5387" w:rsidP="001B39DD">
      <w:r w:rsidRPr="00BA2A14">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lastRenderedPageBreak/>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204F1C83" w:rsidR="00DE532C" w:rsidRPr="00A540CF" w:rsidRDefault="00DE532C" w:rsidP="00AD5634">
      <w:pPr>
        <w:pStyle w:val="Descripcin"/>
        <w:keepNext/>
        <w:spacing w:after="0" w:line="480" w:lineRule="auto"/>
        <w:ind w:firstLine="0"/>
        <w:rPr>
          <w:rFonts w:cs="Times New Roman"/>
          <w:color w:val="auto"/>
          <w:sz w:val="24"/>
          <w:szCs w:val="24"/>
        </w:rPr>
      </w:pPr>
      <w:bookmarkStart w:id="28" w:name="_Toc47018457"/>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6868D2">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w:t>
      </w:r>
      <w:r w:rsidR="00DB7709">
        <w:lastRenderedPageBreak/>
        <w:t>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brindados, se encuentran: descripción técnica del documento, descripción detallada de los procesos, actividades, roles y productos, plantillas, ejemplos, y una lista de herramientas. Es importante resaltar que el paquete 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w:t>
      </w:r>
      <w:r w:rsidR="009C5ED1">
        <w:lastRenderedPageBreak/>
        <w:t xml:space="preserve">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7018743"/>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DE6512" w:rsidRPr="00225AEC" w:rsidRDefault="00DE6512"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DE6512" w:rsidRPr="00225AEC" w:rsidRDefault="00DE651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DE6512" w:rsidRPr="00225AEC" w:rsidRDefault="00DE651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E6512" w:rsidRPr="00225AEC" w:rsidRDefault="00DE6512"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DE6512" w:rsidRPr="00225AEC" w:rsidRDefault="00DE651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DE6512" w:rsidRPr="00225AEC" w:rsidRDefault="00DE6512"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DE6512" w:rsidRPr="00225AEC" w:rsidRDefault="00DE651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DE6512" w:rsidRPr="00225AEC" w:rsidRDefault="00DE651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E6512" w:rsidRPr="00225AEC" w:rsidRDefault="00DE6512"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DE6512" w:rsidRPr="00225AEC" w:rsidRDefault="00DE651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lastRenderedPageBreak/>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7018744"/>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 xml:space="preserve">iseño </w:t>
      </w:r>
      <w:r w:rsidR="00754850">
        <w:lastRenderedPageBreak/>
        <w:t>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7018745"/>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5AD93199" w:rsidR="00AA44A6" w:rsidRPr="00AA44A6" w:rsidRDefault="00AA44A6" w:rsidP="00854C47">
      <w:pPr>
        <w:pStyle w:val="Descripcin"/>
        <w:keepNext/>
        <w:rPr>
          <w:color w:val="auto"/>
          <w:sz w:val="24"/>
          <w:szCs w:val="24"/>
        </w:rPr>
      </w:pPr>
      <w:bookmarkStart w:id="32" w:name="_Toc47018458"/>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6868D2">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7018713"/>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1B44ACA5" w:rsidR="00C742CB" w:rsidRPr="00C742CB" w:rsidRDefault="00C742CB" w:rsidP="00C742CB">
      <w:pPr>
        <w:pStyle w:val="Descripcin"/>
        <w:keepNext/>
        <w:ind w:firstLine="0"/>
        <w:rPr>
          <w:color w:val="000000" w:themeColor="text1"/>
          <w:sz w:val="24"/>
          <w:szCs w:val="24"/>
        </w:rPr>
      </w:pPr>
      <w:bookmarkStart w:id="34" w:name="_Toc47018459"/>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006868D2">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Lozano  Argote</w:t>
      </w:r>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5FFA80FF"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w:t>
      </w:r>
      <w:r w:rsidR="000F301D">
        <w:rPr>
          <w:rFonts w:cs="Times New Roman"/>
          <w:szCs w:val="24"/>
          <w:lang w:val="es-MX"/>
        </w:rPr>
        <w:t>de acuerdo con</w:t>
      </w:r>
      <w:r w:rsidR="001055D8">
        <w:rPr>
          <w:rFonts w:cs="Times New Roman"/>
          <w:szCs w:val="24"/>
          <w:lang w:val="es-MX"/>
        </w:rPr>
        <w:t xml:space="preserve"> </w:t>
      </w:r>
      <w:r w:rsidR="001055D8">
        <w:rPr>
          <w:rFonts w:cs="Times New Roman"/>
          <w:szCs w:val="24"/>
          <w:lang w:val="es-MX"/>
        </w:rPr>
        <w:lastRenderedPageBreak/>
        <w:t>las 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701871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7018746"/>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7018715"/>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3656A60B" w:rsidR="0022225C" w:rsidRDefault="00023013" w:rsidP="00C81FB9">
      <w:pPr>
        <w:pStyle w:val="Ttulo4"/>
        <w:ind w:left="284"/>
      </w:pPr>
      <w:bookmarkStart w:id="38" w:name="_Toc47018716"/>
      <w:r>
        <w:t>5</w:t>
      </w:r>
      <w:r w:rsidR="005058DA">
        <w:t>.3.</w:t>
      </w:r>
      <w:r w:rsidR="00EC2C6B">
        <w:t>6</w:t>
      </w:r>
      <w:r w:rsidR="005058DA">
        <w:t xml:space="preserve">.1 </w:t>
      </w:r>
      <w:r w:rsidR="00183FA8">
        <w:t>Angular Framework</w:t>
      </w:r>
      <w:bookmarkEnd w:id="38"/>
    </w:p>
    <w:p w14:paraId="4F3F3D7F" w14:textId="1C27E41A" w:rsidR="00183FA8" w:rsidRDefault="00183FA8" w:rsidP="00183FA8">
      <w:r>
        <w:t xml:space="preserve">El objetivo principal de este framework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117CEC74" w:rsidR="009C5CBA" w:rsidRDefault="00023013" w:rsidP="00C81FB9">
      <w:pPr>
        <w:pStyle w:val="Ttulo4"/>
        <w:ind w:left="284"/>
      </w:pPr>
      <w:bookmarkStart w:id="39" w:name="_Toc47018717"/>
      <w:r>
        <w:t>5</w:t>
      </w:r>
      <w:r w:rsidR="005058DA">
        <w:t>.3.</w:t>
      </w:r>
      <w:r w:rsidR="00EC2C6B">
        <w:t>6</w:t>
      </w:r>
      <w:r w:rsidR="005058DA">
        <w:t xml:space="preserve">.2 </w:t>
      </w:r>
      <w:r w:rsidR="009C5CBA">
        <w:t>JavaScript</w:t>
      </w:r>
      <w:bookmarkEnd w:id="39"/>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774797A2" w:rsidR="0053788D" w:rsidRDefault="00023013" w:rsidP="00C81FB9">
      <w:pPr>
        <w:pStyle w:val="Ttulo4"/>
        <w:ind w:left="284"/>
      </w:pPr>
      <w:bookmarkStart w:id="40" w:name="_Toc47018718"/>
      <w:r>
        <w:t>5</w:t>
      </w:r>
      <w:r w:rsidR="005058DA">
        <w:t>.3.</w:t>
      </w:r>
      <w:r w:rsidR="00EC2C6B">
        <w:t>6</w:t>
      </w:r>
      <w:r w:rsidR="005058DA">
        <w:t xml:space="preserve">.3 </w:t>
      </w:r>
      <w:proofErr w:type="spellStart"/>
      <w:r w:rsidR="0053788D">
        <w:t>TypeScript</w:t>
      </w:r>
      <w:bookmarkEnd w:id="40"/>
      <w:proofErr w:type="spellEnd"/>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2AEB4F57" w:rsidR="0053788D" w:rsidRDefault="00023013" w:rsidP="00C81FB9">
      <w:pPr>
        <w:pStyle w:val="Ttulo4"/>
        <w:ind w:left="284"/>
      </w:pPr>
      <w:bookmarkStart w:id="41" w:name="_Toc47018719"/>
      <w:r>
        <w:lastRenderedPageBreak/>
        <w:t>5</w:t>
      </w:r>
      <w:r w:rsidR="005058DA">
        <w:t>.3.</w:t>
      </w:r>
      <w:r w:rsidR="00EC2C6B">
        <w:t>6</w:t>
      </w:r>
      <w:r w:rsidR="005058DA">
        <w:t xml:space="preserve">.4 </w:t>
      </w:r>
      <w:r w:rsidR="0053788D">
        <w:t>PostgreSQL</w:t>
      </w:r>
      <w:bookmarkEnd w:id="41"/>
    </w:p>
    <w:p w14:paraId="3142DB9F" w14:textId="3B6C518B"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42C748D" w:rsidR="0053788D" w:rsidRDefault="00023013" w:rsidP="00C81FB9">
      <w:pPr>
        <w:pStyle w:val="Ttulo4"/>
        <w:ind w:left="284"/>
      </w:pPr>
      <w:bookmarkStart w:id="42" w:name="_Toc47018720"/>
      <w:r>
        <w:t>5</w:t>
      </w:r>
      <w:r w:rsidR="005058DA">
        <w:t>.3.</w:t>
      </w:r>
      <w:r w:rsidR="00EC2C6B">
        <w:t>6</w:t>
      </w:r>
      <w:r w:rsidR="005058DA">
        <w:t xml:space="preserve">.5 </w:t>
      </w:r>
      <w:proofErr w:type="spellStart"/>
      <w:r w:rsidR="00DC50C2">
        <w:t>NodeJS</w:t>
      </w:r>
      <w:bookmarkEnd w:id="42"/>
      <w:proofErr w:type="spellEnd"/>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42D34169" w:rsidR="00835AE4" w:rsidRDefault="00023013" w:rsidP="00C81FB9">
      <w:pPr>
        <w:pStyle w:val="Ttulo4"/>
        <w:ind w:left="284"/>
      </w:pPr>
      <w:bookmarkStart w:id="43" w:name="_Toc47018721"/>
      <w:r>
        <w:t>5</w:t>
      </w:r>
      <w:r w:rsidR="005058DA">
        <w:t>.3.</w:t>
      </w:r>
      <w:r w:rsidR="00EC2C6B">
        <w:t>6</w:t>
      </w:r>
      <w:r w:rsidR="005058DA">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226809E2" w:rsidR="0061118D" w:rsidRDefault="00023013" w:rsidP="00C81FB9">
      <w:pPr>
        <w:pStyle w:val="Ttulo4"/>
        <w:ind w:left="284"/>
      </w:pPr>
      <w:bookmarkStart w:id="44" w:name="_Toc47018722"/>
      <w:r>
        <w:t>5</w:t>
      </w:r>
      <w:r w:rsidR="005058DA">
        <w:t>.3.</w:t>
      </w:r>
      <w:r w:rsidR="00EC2C6B">
        <w:t>6</w:t>
      </w:r>
      <w:r w:rsidR="005058DA">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F6BCBFA" w:rsidR="005B00B2" w:rsidRDefault="00023013" w:rsidP="00C81FB9">
      <w:pPr>
        <w:pStyle w:val="Ttulo4"/>
        <w:ind w:left="284"/>
      </w:pPr>
      <w:bookmarkStart w:id="45" w:name="_Toc47018723"/>
      <w:r>
        <w:t>5</w:t>
      </w:r>
      <w:r w:rsidR="005058DA">
        <w:t>.3.</w:t>
      </w:r>
      <w:r w:rsidR="00EC2C6B">
        <w:t>6</w:t>
      </w:r>
      <w:r w:rsidR="005058DA">
        <w:t xml:space="preserve">.8 </w:t>
      </w:r>
      <w:r w:rsidR="005B00B2">
        <w:t xml:space="preserve">Visual Studio </w:t>
      </w:r>
      <w:proofErr w:type="spellStart"/>
      <w:r w:rsidR="005B00B2">
        <w:t>Code</w:t>
      </w:r>
      <w:bookmarkEnd w:id="45"/>
      <w:proofErr w:type="spellEnd"/>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7C9A57DC" w:rsidR="00B11BAE" w:rsidRDefault="00023013" w:rsidP="00C81FB9">
      <w:pPr>
        <w:pStyle w:val="Ttulo4"/>
        <w:ind w:left="284"/>
      </w:pPr>
      <w:bookmarkStart w:id="46" w:name="_Toc47018724"/>
      <w:r>
        <w:lastRenderedPageBreak/>
        <w:t>5</w:t>
      </w:r>
      <w:r w:rsidR="005058DA">
        <w:t>.3.</w:t>
      </w:r>
      <w:r w:rsidR="00EC2C6B">
        <w:t>6</w:t>
      </w:r>
      <w:r w:rsidR="005058DA">
        <w:t xml:space="preserve">.9 </w:t>
      </w:r>
      <w:proofErr w:type="spellStart"/>
      <w:r w:rsidR="00B11BAE">
        <w:t>Jest</w:t>
      </w:r>
      <w:bookmarkEnd w:id="46"/>
      <w:proofErr w:type="spellEnd"/>
    </w:p>
    <w:p w14:paraId="15C21494" w14:textId="713D8D57"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7F5F9489" w:rsidR="00B11BAE" w:rsidRDefault="00023013" w:rsidP="00C81FB9">
      <w:pPr>
        <w:pStyle w:val="Ttulo4"/>
        <w:ind w:left="284"/>
      </w:pPr>
      <w:bookmarkStart w:id="47" w:name="_Toc47018725"/>
      <w:r>
        <w:t>5</w:t>
      </w:r>
      <w:r w:rsidR="005058DA">
        <w:t>.3.</w:t>
      </w:r>
      <w:r w:rsidR="00EC2C6B">
        <w:t>6</w:t>
      </w:r>
      <w:r w:rsidR="005058DA">
        <w:t xml:space="preserve">.10 </w:t>
      </w:r>
      <w:proofErr w:type="spellStart"/>
      <w:r w:rsidR="00B11BAE">
        <w:t>Jmeter</w:t>
      </w:r>
      <w:bookmarkEnd w:id="47"/>
      <w:proofErr w:type="spellEnd"/>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7018726"/>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7018727"/>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5436D69C"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852C68">
        <w:rPr>
          <w:color w:val="000000"/>
        </w:rPr>
        <w:t>de acuerdo con el</w:t>
      </w:r>
      <w:r w:rsidR="00EA4291">
        <w:rPr>
          <w:color w:val="000000"/>
        </w:rPr>
        <w:t xml:space="preserve">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7018747"/>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7018728"/>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701872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3"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3"/>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p w14:paraId="27B3B03E" w14:textId="6AB53CAF" w:rsidR="0060455D" w:rsidRPr="0060455D" w:rsidRDefault="0060455D" w:rsidP="0060455D">
      <w:pPr>
        <w:pStyle w:val="Descripcin"/>
        <w:keepNext/>
        <w:rPr>
          <w:color w:val="auto"/>
          <w:sz w:val="24"/>
          <w:szCs w:val="24"/>
        </w:rPr>
      </w:pPr>
      <w:bookmarkStart w:id="54" w:name="_Toc47018460"/>
      <w:r w:rsidRPr="0060455D">
        <w:rPr>
          <w:color w:val="auto"/>
          <w:sz w:val="24"/>
          <w:szCs w:val="24"/>
        </w:rPr>
        <w:t xml:space="preserve">Tabla </w:t>
      </w:r>
      <w:r w:rsidRPr="0060455D">
        <w:rPr>
          <w:color w:val="auto"/>
          <w:sz w:val="24"/>
          <w:szCs w:val="24"/>
        </w:rPr>
        <w:fldChar w:fldCharType="begin"/>
      </w:r>
      <w:r w:rsidRPr="0060455D">
        <w:rPr>
          <w:color w:val="auto"/>
          <w:sz w:val="24"/>
          <w:szCs w:val="24"/>
        </w:rPr>
        <w:instrText xml:space="preserve"> SEQ Tabla \* ARABIC </w:instrText>
      </w:r>
      <w:r w:rsidRPr="0060455D">
        <w:rPr>
          <w:color w:val="auto"/>
          <w:sz w:val="24"/>
          <w:szCs w:val="24"/>
        </w:rPr>
        <w:fldChar w:fldCharType="separate"/>
      </w:r>
      <w:r w:rsidR="006868D2">
        <w:rPr>
          <w:noProof/>
          <w:color w:val="auto"/>
          <w:sz w:val="24"/>
          <w:szCs w:val="24"/>
        </w:rPr>
        <w:t>8</w:t>
      </w:r>
      <w:r w:rsidRPr="0060455D">
        <w:rPr>
          <w:color w:val="auto"/>
          <w:sz w:val="24"/>
          <w:szCs w:val="24"/>
        </w:rPr>
        <w:fldChar w:fldCharType="end"/>
      </w:r>
      <w:r w:rsidRPr="0060455D">
        <w:rPr>
          <w:color w:val="auto"/>
          <w:sz w:val="24"/>
          <w:szCs w:val="24"/>
        </w:rPr>
        <w:t>. Entregables del equipo de desarrollo.</w:t>
      </w:r>
      <w:bookmarkEnd w:id="54"/>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3615E212"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r w:rsidR="00CC2842">
              <w:rPr>
                <w:rFonts w:eastAsia="Times New Roman" w:cs="Times New Roman"/>
                <w:szCs w:val="24"/>
              </w:rPr>
              <w:t xml:space="preserve"> </w:t>
            </w:r>
            <w:r w:rsidR="00CC2842">
              <w:rPr>
                <w:rFonts w:eastAsia="Times New Roman" w:cs="Times New Roman"/>
                <w:szCs w:val="24"/>
              </w:rPr>
              <w:t>(diseño de la interfaz)</w:t>
            </w:r>
            <w:r w:rsidRPr="00986AA8">
              <w:rPr>
                <w:rFonts w:eastAsia="Times New Roman" w:cs="Times New Roman"/>
                <w:szCs w:val="24"/>
              </w:rPr>
              <w:t>.</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8B3E74" w14:paraId="3D244583" w14:textId="77777777" w:rsidTr="00D47333">
        <w:tc>
          <w:tcPr>
            <w:tcW w:w="2254" w:type="dxa"/>
          </w:tcPr>
          <w:p w14:paraId="5439CABB" w14:textId="77777777" w:rsidR="008B3E74" w:rsidRDefault="008B3E74" w:rsidP="008B3E74">
            <w:pPr>
              <w:ind w:firstLine="0"/>
              <w:jc w:val="center"/>
              <w:rPr>
                <w:rFonts w:eastAsia="Times New Roman" w:cs="Times New Roman"/>
                <w:szCs w:val="24"/>
              </w:rPr>
            </w:pPr>
          </w:p>
          <w:p w14:paraId="48234286"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8B3E74" w:rsidRPr="00986AA8" w:rsidRDefault="008B3E74" w:rsidP="008B3E74">
            <w:pPr>
              <w:ind w:firstLine="0"/>
              <w:rPr>
                <w:rFonts w:eastAsia="Times New Roman" w:cs="Times New Roman"/>
                <w:szCs w:val="24"/>
              </w:rPr>
            </w:pPr>
          </w:p>
          <w:p w14:paraId="42444E74"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8B3E74" w:rsidRPr="00986AA8" w:rsidRDefault="008B3E74" w:rsidP="008B3E74">
            <w:pPr>
              <w:ind w:left="-20" w:firstLine="0"/>
              <w:jc w:val="center"/>
              <w:rPr>
                <w:rFonts w:eastAsia="Times New Roman" w:cs="Times New Roman"/>
                <w:szCs w:val="24"/>
              </w:rPr>
            </w:pPr>
          </w:p>
          <w:p w14:paraId="1B380410"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6480D2CF" w14:textId="489CE6E1" w:rsidR="008B3E74" w:rsidRDefault="008B3E74" w:rsidP="008B3E74">
            <w:pPr>
              <w:ind w:firstLine="0"/>
              <w:jc w:val="center"/>
              <w:rPr>
                <w:rFonts w:eastAsia="Times New Roman" w:cs="Times New Roman"/>
                <w:szCs w:val="24"/>
              </w:rPr>
            </w:pPr>
            <w:r w:rsidRPr="00CC2842">
              <w:rPr>
                <w:rFonts w:eastAsia="Times New Roman" w:cs="Times New Roman"/>
                <w:szCs w:val="24"/>
              </w:rPr>
              <w:t>Refinamiento de acuerdo con las pruebas unitarias.</w:t>
            </w:r>
          </w:p>
        </w:tc>
      </w:tr>
      <w:tr w:rsidR="008B3E74" w14:paraId="370D959E" w14:textId="77777777" w:rsidTr="00D47333">
        <w:tc>
          <w:tcPr>
            <w:tcW w:w="2254" w:type="dxa"/>
          </w:tcPr>
          <w:p w14:paraId="75207928" w14:textId="77777777" w:rsidR="008B3E74" w:rsidRPr="00986AA8" w:rsidRDefault="008B3E74" w:rsidP="008B3E74">
            <w:pPr>
              <w:ind w:firstLine="0"/>
              <w:rPr>
                <w:rFonts w:eastAsia="Times New Roman" w:cs="Times New Roman"/>
                <w:szCs w:val="24"/>
              </w:rPr>
            </w:pPr>
          </w:p>
          <w:p w14:paraId="6BC42C0F" w14:textId="79D4E964" w:rsidR="008B3E74" w:rsidRDefault="008B3E74" w:rsidP="008B3E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0A96E3" w14:textId="77777777" w:rsidR="008B3E74" w:rsidRPr="00986AA8" w:rsidRDefault="008B3E74" w:rsidP="008B3E74">
            <w:pPr>
              <w:ind w:firstLine="0"/>
              <w:rPr>
                <w:rFonts w:eastAsia="Times New Roman" w:cs="Times New Roman"/>
                <w:szCs w:val="24"/>
              </w:rPr>
            </w:pPr>
          </w:p>
          <w:p w14:paraId="5FDB2911" w14:textId="494B8284" w:rsidR="008B3E74" w:rsidRPr="00986AA8" w:rsidRDefault="008B3E74" w:rsidP="008B3E74">
            <w:pPr>
              <w:ind w:firstLine="0"/>
              <w:rPr>
                <w:rFonts w:eastAsia="Times New Roman" w:cs="Times New Roman"/>
                <w:szCs w:val="24"/>
              </w:rPr>
            </w:pPr>
            <w:r w:rsidRPr="00986AA8">
              <w:rPr>
                <w:rFonts w:eastAsia="Times New Roman" w:cs="Times New Roman"/>
                <w:szCs w:val="24"/>
              </w:rPr>
              <w:t>---------------------</w:t>
            </w:r>
          </w:p>
        </w:tc>
        <w:tc>
          <w:tcPr>
            <w:tcW w:w="2255" w:type="dxa"/>
          </w:tcPr>
          <w:p w14:paraId="19A1703A" w14:textId="77777777" w:rsidR="008B3E74" w:rsidRDefault="008B3E74" w:rsidP="008B3E74">
            <w:pPr>
              <w:ind w:left="-20" w:firstLine="0"/>
              <w:jc w:val="center"/>
              <w:rPr>
                <w:rFonts w:eastAsia="Times New Roman" w:cs="Times New Roman"/>
                <w:szCs w:val="24"/>
              </w:rPr>
            </w:pPr>
          </w:p>
          <w:p w14:paraId="75C3677C" w14:textId="70DAEC20" w:rsidR="008B3E74" w:rsidRPr="00986AA8" w:rsidRDefault="008B3E74" w:rsidP="008B3E74">
            <w:pPr>
              <w:ind w:left="-20"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6465F8FB" w14:textId="4652123D" w:rsidR="008B3E74" w:rsidRPr="00CC2842" w:rsidRDefault="008B3E74" w:rsidP="008B3E74">
            <w:pPr>
              <w:ind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385435FD" w14:textId="77777777" w:rsidR="0060455D" w:rsidRDefault="0060455D" w:rsidP="00EC7CA5">
      <w:pPr>
        <w:spacing w:line="240" w:lineRule="auto"/>
        <w:rPr>
          <w:i/>
          <w:iCs/>
          <w:sz w:val="20"/>
          <w:szCs w:val="20"/>
        </w:rPr>
      </w:pPr>
    </w:p>
    <w:p w14:paraId="114DC60D" w14:textId="1F0FB309" w:rsidR="0060455D" w:rsidRPr="0060455D" w:rsidRDefault="0060455D" w:rsidP="00F8065F">
      <w:pPr>
        <w:spacing w:line="240" w:lineRule="auto"/>
        <w:ind w:firstLine="0"/>
        <w:rPr>
          <w:sz w:val="20"/>
          <w:szCs w:val="20"/>
        </w:rPr>
      </w:pPr>
      <w:r w:rsidRPr="0060455D">
        <w:rPr>
          <w:i/>
          <w:iCs/>
          <w:sz w:val="20"/>
          <w:szCs w:val="20"/>
        </w:rPr>
        <w:t xml:space="preserve">Nota: </w:t>
      </w:r>
      <w:r w:rsidRPr="0060455D">
        <w:rPr>
          <w:sz w:val="20"/>
          <w:szCs w:val="20"/>
        </w:rPr>
        <w:t>Elaboración propia.</w:t>
      </w:r>
    </w:p>
    <w:p w14:paraId="58434EF2" w14:textId="77777777" w:rsidR="0060455D" w:rsidRDefault="0060455D"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p w14:paraId="6C39A973" w14:textId="606FC782" w:rsidR="00F8065F" w:rsidRPr="00F8065F" w:rsidRDefault="00F8065F" w:rsidP="00F8065F">
      <w:pPr>
        <w:pStyle w:val="Descripcin"/>
        <w:keepNext/>
        <w:rPr>
          <w:color w:val="auto"/>
          <w:sz w:val="24"/>
          <w:szCs w:val="24"/>
        </w:rPr>
      </w:pPr>
      <w:bookmarkStart w:id="55" w:name="_Toc47018461"/>
      <w:r w:rsidRPr="00F8065F">
        <w:rPr>
          <w:color w:val="auto"/>
          <w:sz w:val="24"/>
          <w:szCs w:val="24"/>
        </w:rPr>
        <w:t xml:space="preserve">Tabla </w:t>
      </w:r>
      <w:r w:rsidRPr="00F8065F">
        <w:rPr>
          <w:color w:val="auto"/>
          <w:sz w:val="24"/>
          <w:szCs w:val="24"/>
        </w:rPr>
        <w:fldChar w:fldCharType="begin"/>
      </w:r>
      <w:r w:rsidRPr="00F8065F">
        <w:rPr>
          <w:color w:val="auto"/>
          <w:sz w:val="24"/>
          <w:szCs w:val="24"/>
        </w:rPr>
        <w:instrText xml:space="preserve"> SEQ Tabla \* ARABIC </w:instrText>
      </w:r>
      <w:r w:rsidRPr="00F8065F">
        <w:rPr>
          <w:color w:val="auto"/>
          <w:sz w:val="24"/>
          <w:szCs w:val="24"/>
        </w:rPr>
        <w:fldChar w:fldCharType="separate"/>
      </w:r>
      <w:r w:rsidR="006868D2">
        <w:rPr>
          <w:noProof/>
          <w:color w:val="auto"/>
          <w:sz w:val="24"/>
          <w:szCs w:val="24"/>
        </w:rPr>
        <w:t>9</w:t>
      </w:r>
      <w:r w:rsidRPr="00F8065F">
        <w:rPr>
          <w:color w:val="auto"/>
          <w:sz w:val="24"/>
          <w:szCs w:val="24"/>
        </w:rPr>
        <w:fldChar w:fldCharType="end"/>
      </w:r>
      <w:r w:rsidRPr="00F8065F">
        <w:rPr>
          <w:color w:val="auto"/>
          <w:sz w:val="24"/>
          <w:szCs w:val="24"/>
        </w:rPr>
        <w:t>. Entregables del equipo de calidad.</w:t>
      </w:r>
      <w:bookmarkEnd w:id="55"/>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068A1071" w14:textId="537F4E4C" w:rsidR="00F8065F" w:rsidRPr="00F8065F" w:rsidRDefault="00F8065F" w:rsidP="00F8065F">
      <w:pPr>
        <w:ind w:firstLine="0"/>
        <w:rPr>
          <w:rFonts w:eastAsia="Times New Roman" w:cs="Times New Roman"/>
          <w:bCs/>
          <w:sz w:val="20"/>
          <w:szCs w:val="20"/>
        </w:rPr>
      </w:pPr>
      <w:r w:rsidRPr="00F8065F">
        <w:rPr>
          <w:rFonts w:eastAsia="Times New Roman" w:cs="Times New Roman"/>
          <w:bCs/>
          <w:i/>
          <w:iCs/>
          <w:sz w:val="20"/>
          <w:szCs w:val="20"/>
        </w:rPr>
        <w:t xml:space="preserve">Nota: </w:t>
      </w:r>
      <w:r w:rsidRPr="00F8065F">
        <w:rPr>
          <w:rFonts w:eastAsia="Times New Roman" w:cs="Times New Roman"/>
          <w:bCs/>
          <w:sz w:val="20"/>
          <w:szCs w:val="20"/>
        </w:rPr>
        <w:t>Elaboración propia.</w:t>
      </w:r>
    </w:p>
    <w:p w14:paraId="4C89239F" w14:textId="2E86DAF1" w:rsidR="00EC7CA5" w:rsidRDefault="00EC7CA5" w:rsidP="00EC7CA5">
      <w:pPr>
        <w:rPr>
          <w:rFonts w:eastAsia="Times New Roman" w:cs="Times New Roman"/>
          <w:b/>
          <w:szCs w:val="24"/>
        </w:rPr>
      </w:pPr>
      <w:r>
        <w:rPr>
          <w:rFonts w:eastAsia="Times New Roman" w:cs="Times New Roman"/>
          <w:b/>
          <w:szCs w:val="24"/>
        </w:rPr>
        <w:t>Tareas y su duración estimada</w:t>
      </w:r>
    </w:p>
    <w:p w14:paraId="037FDF4B" w14:textId="77777777" w:rsidR="007B6598" w:rsidRDefault="00EC7CA5" w:rsidP="007B6598">
      <w:pPr>
        <w:rPr>
          <w:rFonts w:eastAsia="Times New Roman" w:cs="Times New Roman"/>
          <w:szCs w:val="28"/>
        </w:rPr>
      </w:pPr>
      <w:r>
        <w:rPr>
          <w:rFonts w:eastAsia="Times New Roman" w:cs="Times New Roman"/>
          <w:b/>
          <w:szCs w:val="24"/>
        </w:rPr>
        <w:t>Nota para los entregables del equipo de desarrollo:</w:t>
      </w:r>
      <w:r>
        <w:rPr>
          <w:rFonts w:eastAsia="Times New Roman" w:cs="Times New Roman"/>
          <w:szCs w:val="24"/>
        </w:rPr>
        <w:t xml:space="preserve"> </w:t>
      </w:r>
      <w:bookmarkStart w:id="56" w:name="_Hlk47013214"/>
      <w:r w:rsidR="007B6598" w:rsidRPr="00BD050D">
        <w:rPr>
          <w:rFonts w:eastAsia="Times New Roman" w:cs="Times New Roman"/>
          <w:szCs w:val="28"/>
        </w:rPr>
        <w:t xml:space="preserve">En la fase 1, los diagramas de </w:t>
      </w:r>
      <w:r w:rsidR="007B6598">
        <w:rPr>
          <w:rFonts w:eastAsia="Times New Roman" w:cs="Times New Roman"/>
          <w:szCs w:val="28"/>
        </w:rPr>
        <w:t xml:space="preserve">casos de </w:t>
      </w:r>
      <w:r w:rsidR="007B6598" w:rsidRPr="00BD050D">
        <w:rPr>
          <w:rFonts w:eastAsia="Times New Roman" w:cs="Times New Roman"/>
          <w:szCs w:val="28"/>
        </w:rPr>
        <w:t xml:space="preserve">uso pasan a ser responsabilidad del equipo de calidad; por lo tanto, en esta fase sólo queda la actividad de Realizar el prototipado. </w:t>
      </w:r>
    </w:p>
    <w:p w14:paraId="0966E7AA" w14:textId="2C4F77B1" w:rsidR="007B6598" w:rsidRDefault="007B6598" w:rsidP="007B6598">
      <w:pPr>
        <w:rPr>
          <w:rFonts w:eastAsia="Times New Roman" w:cs="Times New Roman"/>
          <w:szCs w:val="28"/>
        </w:rPr>
      </w:pPr>
      <w:r w:rsidRPr="00BD050D">
        <w:rPr>
          <w:rFonts w:eastAsia="Times New Roman" w:cs="Times New Roman"/>
          <w:szCs w:val="28"/>
        </w:rPr>
        <w:lastRenderedPageBreak/>
        <w:t>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w:t>
      </w:r>
      <w:r>
        <w:rPr>
          <w:rFonts w:eastAsia="Times New Roman" w:cs="Times New Roman"/>
          <w:szCs w:val="28"/>
        </w:rPr>
        <w:t xml:space="preserve">; </w:t>
      </w:r>
      <w:r>
        <w:rPr>
          <w:rFonts w:eastAsia="Times New Roman" w:cs="Times New Roman"/>
          <w:szCs w:val="24"/>
        </w:rPr>
        <w:t>p</w:t>
      </w:r>
      <w:r w:rsidRPr="00C2126E">
        <w:rPr>
          <w:rFonts w:eastAsia="Times New Roman" w:cs="Times New Roman"/>
          <w:szCs w:val="24"/>
        </w:rPr>
        <w:t>or lo tanto, la fase 3 se elimina por completo</w:t>
      </w:r>
      <w:r>
        <w:rPr>
          <w:rFonts w:eastAsia="Times New Roman" w:cs="Times New Roman"/>
          <w:szCs w:val="24"/>
        </w:rPr>
        <w:t>.</w:t>
      </w:r>
    </w:p>
    <w:p w14:paraId="58DB463B" w14:textId="23EB3EC8" w:rsidR="007B6598" w:rsidRDefault="007B6598" w:rsidP="007B6598">
      <w:pPr>
        <w:rPr>
          <w:rFonts w:eastAsia="Times New Roman" w:cs="Times New Roman"/>
          <w:szCs w:val="24"/>
        </w:rPr>
      </w:pPr>
      <w:r>
        <w:rPr>
          <w:rFonts w:eastAsia="Times New Roman" w:cs="Times New Roman"/>
          <w:szCs w:val="28"/>
        </w:rPr>
        <w:t>En la fase 4</w:t>
      </w:r>
      <w:r w:rsidR="008B3E74">
        <w:rPr>
          <w:rFonts w:eastAsia="Times New Roman" w:cs="Times New Roman"/>
          <w:szCs w:val="28"/>
        </w:rPr>
        <w:t>,</w:t>
      </w:r>
      <w:r>
        <w:rPr>
          <w:rFonts w:eastAsia="Times New Roman" w:cs="Times New Roman"/>
          <w:szCs w:val="28"/>
        </w:rPr>
        <w:t xml:space="preserve"> se incluye a los entregables el diccionario de funciones o módulos.</w:t>
      </w:r>
    </w:p>
    <w:p w14:paraId="6F222DE2" w14:textId="77777777" w:rsidR="007B6598" w:rsidRDefault="007B6598" w:rsidP="007B6598">
      <w:r>
        <w:t>Finalmente, tras los cambios realizados,</w:t>
      </w:r>
      <w:r w:rsidRPr="00C2126E">
        <w:t xml:space="preserve"> las fases quedan de la siguiente manera: </w:t>
      </w:r>
    </w:p>
    <w:p w14:paraId="6D9A291B" w14:textId="0D4718E3" w:rsidR="00EC7CA5" w:rsidRDefault="00EC7CA5" w:rsidP="007B6598">
      <w:p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67D9BB5" w14:textId="588CF515" w:rsidR="00CC2842" w:rsidRPr="00F37BDE" w:rsidRDefault="00CC2842" w:rsidP="00CC2842">
      <w:pPr>
        <w:pStyle w:val="Prrafodelista"/>
        <w:numPr>
          <w:ilvl w:val="0"/>
          <w:numId w:val="140"/>
        </w:numPr>
        <w:rPr>
          <w:rFonts w:eastAsia="Times New Roman" w:cs="Times New Roman"/>
          <w:szCs w:val="24"/>
        </w:rPr>
      </w:pPr>
      <w:r>
        <w:rPr>
          <w:rFonts w:eastAsia="Times New Roman" w:cs="Times New Roman"/>
          <w:szCs w:val="24"/>
        </w:rPr>
        <w:t xml:space="preserve">Realizar el prototipado </w:t>
      </w:r>
      <w:r>
        <w:rPr>
          <w:rFonts w:eastAsia="Times New Roman" w:cs="Times New Roman"/>
          <w:szCs w:val="24"/>
        </w:rPr>
        <w:t>(diseño de la interfaz)</w:t>
      </w:r>
      <w:r>
        <w:rPr>
          <w:rFonts w:eastAsia="Times New Roman" w:cs="Times New Roman"/>
          <w:szCs w:val="24"/>
        </w:rPr>
        <w:t>.</w:t>
      </w:r>
    </w:p>
    <w:p w14:paraId="4E27E147" w14:textId="008EAA94" w:rsidR="00EC7CA5"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2:</w:t>
      </w:r>
      <w:r w:rsidRPr="00F37BDE">
        <w:rPr>
          <w:rFonts w:eastAsia="Times New Roman" w:cs="Times New Roman"/>
          <w:szCs w:val="24"/>
        </w:rPr>
        <w:t xml:space="preserve"> Análisis y diseño preliminar.</w:t>
      </w:r>
    </w:p>
    <w:p w14:paraId="7C32A1AA" w14:textId="451BD70F" w:rsidR="00CC2842" w:rsidRDefault="00CC2842" w:rsidP="00CC2842">
      <w:pPr>
        <w:pStyle w:val="Prrafodelista"/>
        <w:numPr>
          <w:ilvl w:val="0"/>
          <w:numId w:val="140"/>
        </w:numPr>
        <w:rPr>
          <w:rFonts w:eastAsia="Times New Roman" w:cs="Times New Roman"/>
          <w:szCs w:val="24"/>
        </w:rPr>
      </w:pPr>
      <w:r>
        <w:rPr>
          <w:rFonts w:eastAsia="Times New Roman" w:cs="Times New Roman"/>
          <w:szCs w:val="24"/>
        </w:rPr>
        <w:t>Diagrama de clases.</w:t>
      </w:r>
    </w:p>
    <w:p w14:paraId="5816211B" w14:textId="3EB5934C" w:rsidR="00CC2842" w:rsidRPr="00F37BDE" w:rsidRDefault="00CC2842" w:rsidP="00CC2842">
      <w:pPr>
        <w:pStyle w:val="Prrafodelista"/>
        <w:numPr>
          <w:ilvl w:val="0"/>
          <w:numId w:val="140"/>
        </w:numPr>
        <w:rPr>
          <w:rFonts w:eastAsia="Times New Roman" w:cs="Times New Roman"/>
          <w:szCs w:val="24"/>
        </w:rPr>
      </w:pPr>
      <w:r>
        <w:rPr>
          <w:rFonts w:eastAsia="Times New Roman" w:cs="Times New Roman"/>
          <w:szCs w:val="24"/>
        </w:rPr>
        <w:t>Diagrama de secuencia.</w:t>
      </w:r>
    </w:p>
    <w:p w14:paraId="1A9D0210" w14:textId="3FFF40EE" w:rsidR="00EC7CA5"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51430091" w14:textId="77777777" w:rsidR="00CC2842" w:rsidRDefault="00CC2842" w:rsidP="00CC2842">
      <w:pPr>
        <w:pStyle w:val="Prrafodelista"/>
        <w:numPr>
          <w:ilvl w:val="0"/>
          <w:numId w:val="144"/>
        </w:numPr>
        <w:jc w:val="left"/>
        <w:rPr>
          <w:rFonts w:eastAsia="Times New Roman" w:cs="Times New Roman"/>
          <w:szCs w:val="24"/>
        </w:rPr>
      </w:pPr>
      <w:r w:rsidRPr="00CC2842">
        <w:rPr>
          <w:rFonts w:eastAsia="Times New Roman" w:cs="Times New Roman"/>
          <w:szCs w:val="24"/>
        </w:rPr>
        <w:t>Escribir/generar código.</w:t>
      </w:r>
    </w:p>
    <w:p w14:paraId="3E6AD263" w14:textId="6FA4F0E0" w:rsidR="00CC2842" w:rsidRPr="00CC2842" w:rsidRDefault="00CC2842" w:rsidP="00CC2842">
      <w:pPr>
        <w:pStyle w:val="Prrafodelista"/>
        <w:numPr>
          <w:ilvl w:val="0"/>
          <w:numId w:val="144"/>
        </w:numPr>
        <w:jc w:val="left"/>
        <w:rPr>
          <w:rFonts w:eastAsia="Times New Roman" w:cs="Times New Roman"/>
          <w:szCs w:val="24"/>
        </w:rPr>
      </w:pPr>
      <w:r w:rsidRPr="00CC2842">
        <w:rPr>
          <w:rFonts w:eastAsia="Times New Roman" w:cs="Times New Roman"/>
          <w:szCs w:val="24"/>
        </w:rPr>
        <w:t>Diccionario de funciones o módulos.</w:t>
      </w:r>
    </w:p>
    <w:p w14:paraId="24F224EE" w14:textId="41924368" w:rsidR="00CC2842" w:rsidRDefault="00CC2842" w:rsidP="00CC2842">
      <w:pPr>
        <w:pStyle w:val="Prrafodelista"/>
        <w:numPr>
          <w:ilvl w:val="0"/>
          <w:numId w:val="142"/>
        </w:numPr>
        <w:jc w:val="left"/>
        <w:rPr>
          <w:rFonts w:eastAsia="Times New Roman" w:cs="Times New Roman"/>
          <w:szCs w:val="24"/>
        </w:rPr>
      </w:pPr>
      <w:r w:rsidRPr="00CC2842">
        <w:rPr>
          <w:rFonts w:eastAsia="Times New Roman" w:cs="Times New Roman"/>
          <w:szCs w:val="24"/>
        </w:rPr>
        <w:t xml:space="preserve">Refinamiento de acuerdo </w:t>
      </w:r>
      <w:r>
        <w:rPr>
          <w:rFonts w:eastAsia="Times New Roman" w:cs="Times New Roman"/>
          <w:szCs w:val="24"/>
        </w:rPr>
        <w:t>con</w:t>
      </w:r>
      <w:r w:rsidRPr="00CC2842">
        <w:rPr>
          <w:rFonts w:eastAsia="Times New Roman" w:cs="Times New Roman"/>
          <w:szCs w:val="24"/>
        </w:rPr>
        <w:t xml:space="preserve"> las pruebas unitarias.</w:t>
      </w:r>
    </w:p>
    <w:p w14:paraId="0547E7FA" w14:textId="61BD93A6" w:rsidR="00CC2842" w:rsidRPr="00CC2842" w:rsidRDefault="00CC2842" w:rsidP="00CC2842">
      <w:pPr>
        <w:pStyle w:val="Prrafodelista"/>
        <w:numPr>
          <w:ilvl w:val="0"/>
          <w:numId w:val="142"/>
        </w:numPr>
        <w:jc w:val="left"/>
        <w:rPr>
          <w:rFonts w:eastAsia="Times New Roman" w:cs="Times New Roman"/>
          <w:szCs w:val="24"/>
        </w:rPr>
      </w:pPr>
      <w:r w:rsidRPr="00CC2842">
        <w:rPr>
          <w:rFonts w:eastAsia="Times New Roman" w:cs="Times New Roman"/>
          <w:szCs w:val="24"/>
        </w:rPr>
        <w:t>Realizar pruebas de aceptación del usuario.</w:t>
      </w:r>
    </w:p>
    <w:bookmarkEnd w:id="56"/>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lastRenderedPageBreak/>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p w14:paraId="77376C42" w14:textId="6FE24056" w:rsidR="00501DF4" w:rsidRPr="00501DF4" w:rsidRDefault="00501DF4" w:rsidP="00B76C61">
      <w:pPr>
        <w:pStyle w:val="Descripcin"/>
        <w:keepNext/>
        <w:ind w:firstLine="0"/>
        <w:rPr>
          <w:color w:val="auto"/>
          <w:sz w:val="24"/>
          <w:szCs w:val="24"/>
        </w:rPr>
      </w:pPr>
      <w:bookmarkStart w:id="57" w:name="_Toc47018462"/>
      <w:r w:rsidRPr="00501DF4">
        <w:rPr>
          <w:color w:val="auto"/>
          <w:sz w:val="24"/>
          <w:szCs w:val="24"/>
        </w:rPr>
        <w:t xml:space="preserve">Tabla </w:t>
      </w:r>
      <w:r w:rsidRPr="00501DF4">
        <w:rPr>
          <w:color w:val="auto"/>
          <w:sz w:val="24"/>
          <w:szCs w:val="24"/>
        </w:rPr>
        <w:fldChar w:fldCharType="begin"/>
      </w:r>
      <w:r w:rsidRPr="00501DF4">
        <w:rPr>
          <w:color w:val="auto"/>
          <w:sz w:val="24"/>
          <w:szCs w:val="24"/>
        </w:rPr>
        <w:instrText xml:space="preserve"> SEQ Tabla \* ARABIC </w:instrText>
      </w:r>
      <w:r w:rsidRPr="00501DF4">
        <w:rPr>
          <w:color w:val="auto"/>
          <w:sz w:val="24"/>
          <w:szCs w:val="24"/>
        </w:rPr>
        <w:fldChar w:fldCharType="separate"/>
      </w:r>
      <w:r w:rsidR="006868D2">
        <w:rPr>
          <w:noProof/>
          <w:color w:val="auto"/>
          <w:sz w:val="24"/>
          <w:szCs w:val="24"/>
        </w:rPr>
        <w:t>10</w:t>
      </w:r>
      <w:r w:rsidRPr="00501DF4">
        <w:rPr>
          <w:color w:val="auto"/>
          <w:sz w:val="24"/>
          <w:szCs w:val="24"/>
        </w:rPr>
        <w:fldChar w:fldCharType="end"/>
      </w:r>
      <w:r w:rsidRPr="00501DF4">
        <w:rPr>
          <w:color w:val="auto"/>
          <w:sz w:val="24"/>
          <w:szCs w:val="24"/>
        </w:rPr>
        <w:t xml:space="preserve">. Duración estimada </w:t>
      </w:r>
      <w:r>
        <w:rPr>
          <w:color w:val="auto"/>
          <w:sz w:val="24"/>
          <w:szCs w:val="24"/>
        </w:rPr>
        <w:t>de las tareas 1.1 - 3.2</w:t>
      </w:r>
      <w:r w:rsidRPr="00501DF4">
        <w:rPr>
          <w:color w:val="auto"/>
          <w:sz w:val="24"/>
          <w:szCs w:val="24"/>
        </w:rPr>
        <w:t xml:space="preserve"> (CU04 y CU08) del equipo de desarrollo</w:t>
      </w:r>
      <w:r>
        <w:rPr>
          <w:color w:val="auto"/>
          <w:sz w:val="24"/>
          <w:szCs w:val="24"/>
        </w:rPr>
        <w:t>.</w:t>
      </w:r>
      <w:bookmarkEnd w:id="57"/>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501DF4">
        <w:tc>
          <w:tcPr>
            <w:tcW w:w="620"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501DF4">
        <w:tc>
          <w:tcPr>
            <w:tcW w:w="620"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501DF4">
        <w:tc>
          <w:tcPr>
            <w:tcW w:w="620"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501DF4">
        <w:tc>
          <w:tcPr>
            <w:tcW w:w="620"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5D7D3934" w:rsidR="00EC7CA5" w:rsidRDefault="00EC7CA5" w:rsidP="00EC7CA5">
      <w:pPr>
        <w:spacing w:line="240" w:lineRule="auto"/>
        <w:ind w:firstLine="0"/>
        <w:rPr>
          <w:rFonts w:eastAsia="Times New Roman" w:cs="Times New Roman"/>
          <w:b/>
          <w:szCs w:val="24"/>
        </w:rPr>
      </w:pPr>
    </w:p>
    <w:p w14:paraId="28085B74" w14:textId="6B83B321" w:rsidR="00501DF4" w:rsidRPr="00501DF4" w:rsidRDefault="00501DF4" w:rsidP="00EC7CA5">
      <w:pPr>
        <w:spacing w:line="240" w:lineRule="auto"/>
        <w:ind w:firstLine="0"/>
        <w:rPr>
          <w:rFonts w:eastAsia="Times New Roman" w:cs="Times New Roman"/>
          <w:bCs/>
          <w:sz w:val="20"/>
          <w:szCs w:val="20"/>
        </w:rPr>
      </w:pPr>
      <w:r w:rsidRPr="00501DF4">
        <w:rPr>
          <w:rFonts w:eastAsia="Times New Roman" w:cs="Times New Roman"/>
          <w:bCs/>
          <w:i/>
          <w:iCs/>
          <w:sz w:val="20"/>
          <w:szCs w:val="20"/>
        </w:rPr>
        <w:t xml:space="preserve">Nota: </w:t>
      </w:r>
      <w:r w:rsidRPr="00501DF4">
        <w:rPr>
          <w:rFonts w:eastAsia="Times New Roman" w:cs="Times New Roman"/>
          <w:bCs/>
          <w:sz w:val="20"/>
          <w:szCs w:val="20"/>
        </w:rPr>
        <w:t>Elaboración propia.</w:t>
      </w:r>
    </w:p>
    <w:p w14:paraId="4ACEF8AC" w14:textId="77777777" w:rsidR="00501DF4" w:rsidRDefault="00501DF4" w:rsidP="00501DF4">
      <w:pPr>
        <w:spacing w:line="240" w:lineRule="auto"/>
        <w:ind w:firstLine="0"/>
        <w:rPr>
          <w:rFonts w:eastAsia="Times New Roman" w:cs="Times New Roman"/>
          <w:b/>
          <w:szCs w:val="24"/>
        </w:rPr>
      </w:pPr>
    </w:p>
    <w:p w14:paraId="6E6FDCBA" w14:textId="367BEA0E"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p w14:paraId="2C410AC5" w14:textId="07814FBF" w:rsidR="00B76C61" w:rsidRPr="00B76C61" w:rsidRDefault="00B76C61" w:rsidP="00B76C61">
      <w:pPr>
        <w:pStyle w:val="Descripcin"/>
        <w:keepNext/>
        <w:ind w:firstLine="0"/>
        <w:rPr>
          <w:color w:val="auto"/>
          <w:sz w:val="24"/>
          <w:szCs w:val="24"/>
        </w:rPr>
      </w:pPr>
      <w:bookmarkStart w:id="58" w:name="_Toc47018463"/>
      <w:r w:rsidRPr="00B76C61">
        <w:rPr>
          <w:color w:val="auto"/>
          <w:sz w:val="24"/>
          <w:szCs w:val="24"/>
        </w:rPr>
        <w:t xml:space="preserve">Tabla </w:t>
      </w:r>
      <w:r w:rsidRPr="00B76C61">
        <w:rPr>
          <w:color w:val="auto"/>
          <w:sz w:val="24"/>
          <w:szCs w:val="24"/>
        </w:rPr>
        <w:fldChar w:fldCharType="begin"/>
      </w:r>
      <w:r w:rsidRPr="00B76C61">
        <w:rPr>
          <w:color w:val="auto"/>
          <w:sz w:val="24"/>
          <w:szCs w:val="24"/>
        </w:rPr>
        <w:instrText xml:space="preserve"> SEQ Tabla \* ARABIC </w:instrText>
      </w:r>
      <w:r w:rsidRPr="00B76C61">
        <w:rPr>
          <w:color w:val="auto"/>
          <w:sz w:val="24"/>
          <w:szCs w:val="24"/>
        </w:rPr>
        <w:fldChar w:fldCharType="separate"/>
      </w:r>
      <w:r w:rsidR="006868D2">
        <w:rPr>
          <w:noProof/>
          <w:color w:val="auto"/>
          <w:sz w:val="24"/>
          <w:szCs w:val="24"/>
        </w:rPr>
        <w:t>11</w:t>
      </w:r>
      <w:r w:rsidRPr="00B76C61">
        <w:rPr>
          <w:color w:val="auto"/>
          <w:sz w:val="24"/>
          <w:szCs w:val="24"/>
        </w:rPr>
        <w:fldChar w:fldCharType="end"/>
      </w:r>
      <w:r w:rsidRPr="00B76C61">
        <w:rPr>
          <w:color w:val="auto"/>
          <w:sz w:val="24"/>
          <w:szCs w:val="24"/>
        </w:rPr>
        <w:t>. Duración estimada de las tareas 1.1 - 3.2 (CU16 y CU10) del equipo de desarrollo.</w:t>
      </w:r>
      <w:bookmarkEnd w:id="58"/>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B76C61">
        <w:tc>
          <w:tcPr>
            <w:tcW w:w="620"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B76C61">
        <w:tc>
          <w:tcPr>
            <w:tcW w:w="620"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lastRenderedPageBreak/>
              <w:t>1</w:t>
            </w:r>
          </w:p>
        </w:tc>
        <w:tc>
          <w:tcPr>
            <w:tcW w:w="5400" w:type="dxa"/>
          </w:tcPr>
          <w:p w14:paraId="3BFDE342" w14:textId="77777777" w:rsidR="00EC7CA5" w:rsidRDefault="00EC7CA5" w:rsidP="00D47333">
            <w:pPr>
              <w:rPr>
                <w:rFonts w:eastAsia="Times New Roman" w:cs="Times New Roman"/>
                <w:b/>
                <w:szCs w:val="24"/>
              </w:rPr>
            </w:pPr>
            <w:r>
              <w:rPr>
                <w:rFonts w:eastAsia="Times New Roman" w:cs="Times New Roman"/>
                <w:b/>
                <w:szCs w:val="24"/>
              </w:rPr>
              <w:lastRenderedPageBreak/>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B76C61">
        <w:tc>
          <w:tcPr>
            <w:tcW w:w="620"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B76C61">
        <w:tc>
          <w:tcPr>
            <w:tcW w:w="620"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2A1AF0BF" w14:textId="60D7A33E" w:rsidR="00B76C61" w:rsidRPr="00B267AB" w:rsidRDefault="00B76C61" w:rsidP="00EC7CA5">
      <w:pPr>
        <w:ind w:firstLine="0"/>
        <w:rPr>
          <w:rFonts w:eastAsia="Times New Roman" w:cs="Times New Roman"/>
          <w:bCs/>
          <w:sz w:val="20"/>
          <w:szCs w:val="20"/>
        </w:rPr>
      </w:pPr>
      <w:r w:rsidRPr="00B267AB">
        <w:rPr>
          <w:rFonts w:eastAsia="Times New Roman" w:cs="Times New Roman"/>
          <w:bCs/>
          <w:i/>
          <w:iCs/>
          <w:sz w:val="20"/>
          <w:szCs w:val="20"/>
        </w:rPr>
        <w:t xml:space="preserve">Nota: </w:t>
      </w:r>
      <w:r w:rsidRPr="00B267AB">
        <w:rPr>
          <w:rFonts w:eastAsia="Times New Roman" w:cs="Times New Roman"/>
          <w:bCs/>
          <w:sz w:val="20"/>
          <w:szCs w:val="20"/>
        </w:rPr>
        <w:t>Elaboración propia.</w:t>
      </w:r>
    </w:p>
    <w:p w14:paraId="5157F6AB" w14:textId="2A5C183F"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p w14:paraId="76C52C93" w14:textId="5AF1F999" w:rsidR="00B267AB" w:rsidRPr="00B267AB" w:rsidRDefault="00B267AB" w:rsidP="00B267AB">
      <w:pPr>
        <w:pStyle w:val="Descripcin"/>
        <w:keepNext/>
        <w:ind w:firstLine="0"/>
        <w:rPr>
          <w:color w:val="auto"/>
          <w:sz w:val="24"/>
          <w:szCs w:val="24"/>
        </w:rPr>
      </w:pPr>
      <w:bookmarkStart w:id="59" w:name="_Toc47018464"/>
      <w:r w:rsidRPr="00B267AB">
        <w:rPr>
          <w:color w:val="auto"/>
          <w:sz w:val="24"/>
          <w:szCs w:val="24"/>
        </w:rPr>
        <w:t xml:space="preserve">Tabla </w:t>
      </w:r>
      <w:r w:rsidRPr="00B267AB">
        <w:rPr>
          <w:color w:val="auto"/>
          <w:sz w:val="24"/>
          <w:szCs w:val="24"/>
        </w:rPr>
        <w:fldChar w:fldCharType="begin"/>
      </w:r>
      <w:r w:rsidRPr="00B267AB">
        <w:rPr>
          <w:color w:val="auto"/>
          <w:sz w:val="24"/>
          <w:szCs w:val="24"/>
        </w:rPr>
        <w:instrText xml:space="preserve"> SEQ Tabla \* ARABIC </w:instrText>
      </w:r>
      <w:r w:rsidRPr="00B267AB">
        <w:rPr>
          <w:color w:val="auto"/>
          <w:sz w:val="24"/>
          <w:szCs w:val="24"/>
        </w:rPr>
        <w:fldChar w:fldCharType="separate"/>
      </w:r>
      <w:r w:rsidR="006868D2">
        <w:rPr>
          <w:noProof/>
          <w:color w:val="auto"/>
          <w:sz w:val="24"/>
          <w:szCs w:val="24"/>
        </w:rPr>
        <w:t>12</w:t>
      </w:r>
      <w:r w:rsidRPr="00B267AB">
        <w:rPr>
          <w:color w:val="auto"/>
          <w:sz w:val="24"/>
          <w:szCs w:val="24"/>
        </w:rPr>
        <w:fldChar w:fldCharType="end"/>
      </w:r>
      <w:r w:rsidRPr="00B267AB">
        <w:rPr>
          <w:color w:val="auto"/>
          <w:sz w:val="24"/>
          <w:szCs w:val="24"/>
        </w:rPr>
        <w:t>. Duración estimada de las tareas 1.1 - 3.2 (CU06 y CU07) del equipo de desarrollo.</w:t>
      </w:r>
      <w:bookmarkEnd w:id="59"/>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B267AB">
        <w:tc>
          <w:tcPr>
            <w:tcW w:w="620"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B267AB">
        <w:tc>
          <w:tcPr>
            <w:tcW w:w="620"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B267AB">
        <w:tc>
          <w:tcPr>
            <w:tcW w:w="620"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B267AB">
        <w:tc>
          <w:tcPr>
            <w:tcW w:w="620"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0A4F5FBD" w:rsidR="00EC7CA5" w:rsidRDefault="00EC7CA5" w:rsidP="00EB3FB9">
      <w:pPr>
        <w:spacing w:line="240" w:lineRule="auto"/>
        <w:rPr>
          <w:rFonts w:eastAsia="Times New Roman" w:cs="Times New Roman"/>
          <w:b/>
          <w:szCs w:val="24"/>
        </w:rPr>
      </w:pPr>
    </w:p>
    <w:p w14:paraId="2218955A" w14:textId="4F1AD975" w:rsidR="00B267AB" w:rsidRPr="00B267AB" w:rsidRDefault="00B267AB" w:rsidP="00EC36CF">
      <w:pPr>
        <w:spacing w:line="240" w:lineRule="auto"/>
        <w:ind w:firstLine="0"/>
        <w:rPr>
          <w:rFonts w:eastAsia="Times New Roman" w:cs="Times New Roman"/>
          <w:bCs/>
          <w:sz w:val="20"/>
          <w:szCs w:val="20"/>
        </w:rPr>
      </w:pPr>
      <w:r w:rsidRPr="00B267AB">
        <w:rPr>
          <w:rFonts w:eastAsia="Times New Roman" w:cs="Times New Roman"/>
          <w:bCs/>
          <w:i/>
          <w:iCs/>
          <w:sz w:val="20"/>
          <w:szCs w:val="20"/>
        </w:rPr>
        <w:t xml:space="preserve">Nota: </w:t>
      </w:r>
      <w:r w:rsidRPr="00B267AB">
        <w:rPr>
          <w:rFonts w:eastAsia="Times New Roman" w:cs="Times New Roman"/>
          <w:bCs/>
          <w:sz w:val="20"/>
          <w:szCs w:val="20"/>
        </w:rPr>
        <w:t>Elaboración propia.</w:t>
      </w: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lastRenderedPageBreak/>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p w14:paraId="6ABF24C1" w14:textId="3A562D61" w:rsidR="00EC36CF" w:rsidRPr="00EC36CF" w:rsidRDefault="00EC36CF" w:rsidP="00EC36CF">
      <w:pPr>
        <w:pStyle w:val="Descripcin"/>
        <w:keepNext/>
        <w:ind w:firstLine="0"/>
        <w:rPr>
          <w:color w:val="auto"/>
          <w:sz w:val="24"/>
          <w:szCs w:val="24"/>
        </w:rPr>
      </w:pPr>
      <w:bookmarkStart w:id="60" w:name="_Toc47018465"/>
      <w:r w:rsidRPr="00EC36CF">
        <w:rPr>
          <w:color w:val="auto"/>
          <w:sz w:val="24"/>
          <w:szCs w:val="24"/>
        </w:rPr>
        <w:t xml:space="preserve">Tabla </w:t>
      </w:r>
      <w:r w:rsidRPr="00EC36CF">
        <w:rPr>
          <w:color w:val="auto"/>
          <w:sz w:val="24"/>
          <w:szCs w:val="24"/>
        </w:rPr>
        <w:fldChar w:fldCharType="begin"/>
      </w:r>
      <w:r w:rsidRPr="00EC36CF">
        <w:rPr>
          <w:color w:val="auto"/>
          <w:sz w:val="24"/>
          <w:szCs w:val="24"/>
        </w:rPr>
        <w:instrText xml:space="preserve"> SEQ Tabla \* ARABIC </w:instrText>
      </w:r>
      <w:r w:rsidRPr="00EC36CF">
        <w:rPr>
          <w:color w:val="auto"/>
          <w:sz w:val="24"/>
          <w:szCs w:val="24"/>
        </w:rPr>
        <w:fldChar w:fldCharType="separate"/>
      </w:r>
      <w:r w:rsidR="006868D2">
        <w:rPr>
          <w:noProof/>
          <w:color w:val="auto"/>
          <w:sz w:val="24"/>
          <w:szCs w:val="24"/>
        </w:rPr>
        <w:t>13</w:t>
      </w:r>
      <w:r w:rsidRPr="00EC36CF">
        <w:rPr>
          <w:color w:val="auto"/>
          <w:sz w:val="24"/>
          <w:szCs w:val="24"/>
        </w:rPr>
        <w:fldChar w:fldCharType="end"/>
      </w:r>
      <w:r w:rsidRPr="00EC36CF">
        <w:rPr>
          <w:color w:val="auto"/>
          <w:sz w:val="24"/>
          <w:szCs w:val="24"/>
        </w:rPr>
        <w:t>. Duración estimada de las tareas 1.1 - 3.2 (CU05) del equipo de desarrollo.</w:t>
      </w:r>
      <w:bookmarkEnd w:id="60"/>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EC36CF">
        <w:tc>
          <w:tcPr>
            <w:tcW w:w="620"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EC36CF">
        <w:tc>
          <w:tcPr>
            <w:tcW w:w="620"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EC36CF">
        <w:tc>
          <w:tcPr>
            <w:tcW w:w="620"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EC36CF">
        <w:tc>
          <w:tcPr>
            <w:tcW w:w="620"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0BF43BD7" w14:textId="7F7DC7B3" w:rsidR="00EC36CF" w:rsidRPr="00EC36CF" w:rsidRDefault="00EC36CF" w:rsidP="00EB3FB9">
      <w:pPr>
        <w:ind w:firstLine="0"/>
        <w:rPr>
          <w:rFonts w:eastAsia="Times New Roman" w:cs="Times New Roman"/>
          <w:bCs/>
          <w:sz w:val="20"/>
          <w:szCs w:val="20"/>
        </w:rPr>
      </w:pPr>
      <w:r w:rsidRPr="00EC36CF">
        <w:rPr>
          <w:rFonts w:eastAsia="Times New Roman" w:cs="Times New Roman"/>
          <w:bCs/>
          <w:i/>
          <w:iCs/>
          <w:sz w:val="20"/>
          <w:szCs w:val="20"/>
        </w:rPr>
        <w:t xml:space="preserve">Nota: </w:t>
      </w:r>
      <w:r w:rsidRPr="00EC36CF">
        <w:rPr>
          <w:rFonts w:eastAsia="Times New Roman" w:cs="Times New Roman"/>
          <w:bCs/>
          <w:sz w:val="20"/>
          <w:szCs w:val="20"/>
        </w:rPr>
        <w:t>Elaboración propia.</w:t>
      </w:r>
    </w:p>
    <w:p w14:paraId="17D7D6CE" w14:textId="348FCE90"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p w14:paraId="7A28A18E" w14:textId="7E9FFBCE" w:rsidR="00B331D1" w:rsidRPr="00B331D1" w:rsidRDefault="00B331D1" w:rsidP="00B331D1">
      <w:pPr>
        <w:pStyle w:val="Descripcin"/>
        <w:keepNext/>
        <w:ind w:firstLine="0"/>
        <w:rPr>
          <w:color w:val="auto"/>
          <w:sz w:val="24"/>
          <w:szCs w:val="24"/>
        </w:rPr>
      </w:pPr>
      <w:bookmarkStart w:id="61" w:name="_Toc47018466"/>
      <w:r w:rsidRPr="00B331D1">
        <w:rPr>
          <w:color w:val="auto"/>
          <w:sz w:val="24"/>
          <w:szCs w:val="24"/>
        </w:rPr>
        <w:t xml:space="preserve">Tabla </w:t>
      </w:r>
      <w:r w:rsidRPr="00B331D1">
        <w:rPr>
          <w:color w:val="auto"/>
          <w:sz w:val="24"/>
          <w:szCs w:val="24"/>
        </w:rPr>
        <w:fldChar w:fldCharType="begin"/>
      </w:r>
      <w:r w:rsidRPr="00B331D1">
        <w:rPr>
          <w:color w:val="auto"/>
          <w:sz w:val="24"/>
          <w:szCs w:val="24"/>
        </w:rPr>
        <w:instrText xml:space="preserve"> SEQ Tabla \* ARABIC </w:instrText>
      </w:r>
      <w:r w:rsidRPr="00B331D1">
        <w:rPr>
          <w:color w:val="auto"/>
          <w:sz w:val="24"/>
          <w:szCs w:val="24"/>
        </w:rPr>
        <w:fldChar w:fldCharType="separate"/>
      </w:r>
      <w:r w:rsidR="006868D2">
        <w:rPr>
          <w:noProof/>
          <w:color w:val="auto"/>
          <w:sz w:val="24"/>
          <w:szCs w:val="24"/>
        </w:rPr>
        <w:t>14</w:t>
      </w:r>
      <w:r w:rsidRPr="00B331D1">
        <w:rPr>
          <w:color w:val="auto"/>
          <w:sz w:val="24"/>
          <w:szCs w:val="24"/>
        </w:rPr>
        <w:fldChar w:fldCharType="end"/>
      </w:r>
      <w:r w:rsidRPr="00B331D1">
        <w:rPr>
          <w:color w:val="auto"/>
          <w:sz w:val="24"/>
          <w:szCs w:val="24"/>
        </w:rPr>
        <w:t>. Duración estimada de las tareas 1.1 - 3.2 (CU01) del equipo de desarrollo.</w:t>
      </w:r>
      <w:bookmarkEnd w:id="61"/>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B331D1">
        <w:tc>
          <w:tcPr>
            <w:tcW w:w="620"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B331D1">
        <w:tc>
          <w:tcPr>
            <w:tcW w:w="620"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B331D1">
        <w:tc>
          <w:tcPr>
            <w:tcW w:w="620"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B331D1">
        <w:tc>
          <w:tcPr>
            <w:tcW w:w="620"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726B0641" w14:textId="13D1B5A3" w:rsidR="00B331D1" w:rsidRPr="00B331D1" w:rsidRDefault="00B331D1" w:rsidP="006C3BFF">
      <w:pPr>
        <w:ind w:firstLine="0"/>
        <w:rPr>
          <w:rFonts w:eastAsia="Times New Roman" w:cs="Times New Roman"/>
          <w:bCs/>
          <w:sz w:val="20"/>
          <w:szCs w:val="20"/>
        </w:rPr>
      </w:pPr>
      <w:r w:rsidRPr="00B331D1">
        <w:rPr>
          <w:rFonts w:eastAsia="Times New Roman" w:cs="Times New Roman"/>
          <w:bCs/>
          <w:i/>
          <w:iCs/>
          <w:sz w:val="20"/>
          <w:szCs w:val="20"/>
        </w:rPr>
        <w:t xml:space="preserve">Nota: </w:t>
      </w:r>
      <w:r w:rsidRPr="00B331D1">
        <w:rPr>
          <w:rFonts w:eastAsia="Times New Roman" w:cs="Times New Roman"/>
          <w:bCs/>
          <w:sz w:val="20"/>
          <w:szCs w:val="20"/>
        </w:rPr>
        <w:t>Elaboración propia.</w:t>
      </w:r>
    </w:p>
    <w:p w14:paraId="1644038D" w14:textId="33CA494E"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p w14:paraId="5E9190E9" w14:textId="71347ADF" w:rsidR="002745A1" w:rsidRPr="002745A1" w:rsidRDefault="002745A1" w:rsidP="002745A1">
      <w:pPr>
        <w:pStyle w:val="Descripcin"/>
        <w:keepNext/>
        <w:ind w:firstLine="0"/>
        <w:rPr>
          <w:color w:val="auto"/>
          <w:sz w:val="24"/>
          <w:szCs w:val="24"/>
        </w:rPr>
      </w:pPr>
      <w:bookmarkStart w:id="62" w:name="_Toc47018467"/>
      <w:r w:rsidRPr="002745A1">
        <w:rPr>
          <w:color w:val="auto"/>
          <w:sz w:val="24"/>
          <w:szCs w:val="24"/>
        </w:rPr>
        <w:t xml:space="preserve">Tabla </w:t>
      </w:r>
      <w:r w:rsidRPr="002745A1">
        <w:rPr>
          <w:color w:val="auto"/>
          <w:sz w:val="24"/>
          <w:szCs w:val="24"/>
        </w:rPr>
        <w:fldChar w:fldCharType="begin"/>
      </w:r>
      <w:r w:rsidRPr="002745A1">
        <w:rPr>
          <w:color w:val="auto"/>
          <w:sz w:val="24"/>
          <w:szCs w:val="24"/>
        </w:rPr>
        <w:instrText xml:space="preserve"> SEQ Tabla \* ARABIC </w:instrText>
      </w:r>
      <w:r w:rsidRPr="002745A1">
        <w:rPr>
          <w:color w:val="auto"/>
          <w:sz w:val="24"/>
          <w:szCs w:val="24"/>
        </w:rPr>
        <w:fldChar w:fldCharType="separate"/>
      </w:r>
      <w:r w:rsidR="006868D2">
        <w:rPr>
          <w:noProof/>
          <w:color w:val="auto"/>
          <w:sz w:val="24"/>
          <w:szCs w:val="24"/>
        </w:rPr>
        <w:t>15</w:t>
      </w:r>
      <w:r w:rsidRPr="002745A1">
        <w:rPr>
          <w:color w:val="auto"/>
          <w:sz w:val="24"/>
          <w:szCs w:val="24"/>
        </w:rPr>
        <w:fldChar w:fldCharType="end"/>
      </w:r>
      <w:r w:rsidRPr="002745A1">
        <w:rPr>
          <w:color w:val="auto"/>
          <w:sz w:val="24"/>
          <w:szCs w:val="24"/>
        </w:rPr>
        <w:t>. Duración estimada de las tareas 1.1 - 3.2 (CU09 y CU11) del equipo de desarrollo.</w:t>
      </w:r>
      <w:bookmarkEnd w:id="62"/>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2745A1">
        <w:tc>
          <w:tcPr>
            <w:tcW w:w="620"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2745A1">
        <w:tc>
          <w:tcPr>
            <w:tcW w:w="620"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2745A1">
        <w:tc>
          <w:tcPr>
            <w:tcW w:w="620"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2745A1">
        <w:tc>
          <w:tcPr>
            <w:tcW w:w="620"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7A0EEDA9" w14:textId="16A8AE7A" w:rsidR="002745A1" w:rsidRPr="002745A1" w:rsidRDefault="002745A1" w:rsidP="006C3BFF">
      <w:pPr>
        <w:ind w:firstLine="0"/>
        <w:rPr>
          <w:rFonts w:eastAsia="Times New Roman" w:cs="Times New Roman"/>
          <w:bCs/>
          <w:sz w:val="20"/>
          <w:szCs w:val="20"/>
        </w:rPr>
      </w:pPr>
      <w:r w:rsidRPr="002745A1">
        <w:rPr>
          <w:rFonts w:eastAsia="Times New Roman" w:cs="Times New Roman"/>
          <w:bCs/>
          <w:i/>
          <w:iCs/>
          <w:sz w:val="20"/>
          <w:szCs w:val="20"/>
        </w:rPr>
        <w:t xml:space="preserve">Nota: </w:t>
      </w:r>
      <w:r w:rsidRPr="002745A1">
        <w:rPr>
          <w:rFonts w:eastAsia="Times New Roman" w:cs="Times New Roman"/>
          <w:bCs/>
          <w:sz w:val="20"/>
          <w:szCs w:val="20"/>
        </w:rPr>
        <w:t>Elaboración propia.</w:t>
      </w:r>
    </w:p>
    <w:p w14:paraId="05A33AD7" w14:textId="119E1EC4"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p w14:paraId="5B8CB6C1" w14:textId="6D9876B0" w:rsidR="009326BA" w:rsidRPr="009326BA" w:rsidRDefault="009326BA" w:rsidP="009326BA">
      <w:pPr>
        <w:pStyle w:val="Descripcin"/>
        <w:keepNext/>
        <w:ind w:firstLine="0"/>
        <w:rPr>
          <w:color w:val="auto"/>
          <w:sz w:val="24"/>
          <w:szCs w:val="24"/>
        </w:rPr>
      </w:pPr>
      <w:bookmarkStart w:id="63" w:name="_Toc47018468"/>
      <w:r w:rsidRPr="009326BA">
        <w:rPr>
          <w:color w:val="auto"/>
          <w:sz w:val="24"/>
          <w:szCs w:val="24"/>
        </w:rPr>
        <w:lastRenderedPageBreak/>
        <w:t xml:space="preserve">Tabla </w:t>
      </w:r>
      <w:r w:rsidRPr="009326BA">
        <w:rPr>
          <w:color w:val="auto"/>
          <w:sz w:val="24"/>
          <w:szCs w:val="24"/>
        </w:rPr>
        <w:fldChar w:fldCharType="begin"/>
      </w:r>
      <w:r w:rsidRPr="009326BA">
        <w:rPr>
          <w:color w:val="auto"/>
          <w:sz w:val="24"/>
          <w:szCs w:val="24"/>
        </w:rPr>
        <w:instrText xml:space="preserve"> SEQ Tabla \* ARABIC </w:instrText>
      </w:r>
      <w:r w:rsidRPr="009326BA">
        <w:rPr>
          <w:color w:val="auto"/>
          <w:sz w:val="24"/>
          <w:szCs w:val="24"/>
        </w:rPr>
        <w:fldChar w:fldCharType="separate"/>
      </w:r>
      <w:r w:rsidR="006868D2">
        <w:rPr>
          <w:noProof/>
          <w:color w:val="auto"/>
          <w:sz w:val="24"/>
          <w:szCs w:val="24"/>
        </w:rPr>
        <w:t>16</w:t>
      </w:r>
      <w:r w:rsidRPr="009326BA">
        <w:rPr>
          <w:color w:val="auto"/>
          <w:sz w:val="24"/>
          <w:szCs w:val="24"/>
        </w:rPr>
        <w:fldChar w:fldCharType="end"/>
      </w:r>
      <w:r w:rsidRPr="009326BA">
        <w:rPr>
          <w:color w:val="auto"/>
          <w:sz w:val="24"/>
          <w:szCs w:val="24"/>
        </w:rPr>
        <w:t>. Duración estimada de las tareas 3.3 y 3.4 (CU04 y CU08) del equipo de desarrollo.</w:t>
      </w:r>
      <w:bookmarkEnd w:id="63"/>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9326BA">
        <w:tc>
          <w:tcPr>
            <w:tcW w:w="620"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9326BA">
        <w:tc>
          <w:tcPr>
            <w:tcW w:w="620"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58D1C8BA"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3B6CEC65" w:rsidR="00EC7CA5" w:rsidRDefault="00EC7CA5" w:rsidP="00525E5E">
            <w:pPr>
              <w:numPr>
                <w:ilvl w:val="0"/>
                <w:numId w:val="75"/>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397A8B81" w14:textId="14A9FC5F" w:rsidR="009326BA" w:rsidRPr="009326BA" w:rsidRDefault="009326BA" w:rsidP="006C3BFF">
      <w:pPr>
        <w:ind w:firstLine="0"/>
        <w:rPr>
          <w:rFonts w:eastAsia="Times New Roman" w:cs="Times New Roman"/>
          <w:bCs/>
          <w:sz w:val="20"/>
          <w:szCs w:val="20"/>
        </w:rPr>
      </w:pPr>
      <w:r w:rsidRPr="009326BA">
        <w:rPr>
          <w:rFonts w:eastAsia="Times New Roman" w:cs="Times New Roman"/>
          <w:bCs/>
          <w:i/>
          <w:iCs/>
          <w:sz w:val="20"/>
          <w:szCs w:val="20"/>
        </w:rPr>
        <w:t xml:space="preserve">Nota: </w:t>
      </w:r>
      <w:r w:rsidRPr="009326BA">
        <w:rPr>
          <w:rFonts w:eastAsia="Times New Roman" w:cs="Times New Roman"/>
          <w:bCs/>
          <w:sz w:val="20"/>
          <w:szCs w:val="20"/>
        </w:rPr>
        <w:t>Elaboración propia.</w:t>
      </w:r>
    </w:p>
    <w:p w14:paraId="42961081" w14:textId="2C46F6E5"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p w14:paraId="59B8E747" w14:textId="1E26C6A1" w:rsidR="00D36E1B" w:rsidRPr="00D36E1B" w:rsidRDefault="00D36E1B" w:rsidP="00D36E1B">
      <w:pPr>
        <w:pStyle w:val="Descripcin"/>
        <w:keepNext/>
        <w:ind w:firstLine="0"/>
        <w:rPr>
          <w:color w:val="auto"/>
          <w:sz w:val="24"/>
          <w:szCs w:val="24"/>
        </w:rPr>
      </w:pPr>
      <w:bookmarkStart w:id="64" w:name="_Toc47018469"/>
      <w:r w:rsidRPr="00D36E1B">
        <w:rPr>
          <w:color w:val="auto"/>
          <w:sz w:val="24"/>
          <w:szCs w:val="24"/>
        </w:rPr>
        <w:t xml:space="preserve">Tabla </w:t>
      </w:r>
      <w:r w:rsidRPr="00D36E1B">
        <w:rPr>
          <w:color w:val="auto"/>
          <w:sz w:val="24"/>
          <w:szCs w:val="24"/>
        </w:rPr>
        <w:fldChar w:fldCharType="begin"/>
      </w:r>
      <w:r w:rsidRPr="00D36E1B">
        <w:rPr>
          <w:color w:val="auto"/>
          <w:sz w:val="24"/>
          <w:szCs w:val="24"/>
        </w:rPr>
        <w:instrText xml:space="preserve"> SEQ Tabla \* ARABIC </w:instrText>
      </w:r>
      <w:r w:rsidRPr="00D36E1B">
        <w:rPr>
          <w:color w:val="auto"/>
          <w:sz w:val="24"/>
          <w:szCs w:val="24"/>
        </w:rPr>
        <w:fldChar w:fldCharType="separate"/>
      </w:r>
      <w:r w:rsidR="006868D2">
        <w:rPr>
          <w:noProof/>
          <w:color w:val="auto"/>
          <w:sz w:val="24"/>
          <w:szCs w:val="24"/>
        </w:rPr>
        <w:t>17</w:t>
      </w:r>
      <w:r w:rsidRPr="00D36E1B">
        <w:rPr>
          <w:color w:val="auto"/>
          <w:sz w:val="24"/>
          <w:szCs w:val="24"/>
        </w:rPr>
        <w:fldChar w:fldCharType="end"/>
      </w:r>
      <w:r w:rsidRPr="00D36E1B">
        <w:rPr>
          <w:color w:val="auto"/>
          <w:sz w:val="24"/>
          <w:szCs w:val="24"/>
        </w:rPr>
        <w:t>. Duración estimada de las tareas 3.3 y 3.4 (CU16 y CU10) del equipo de desarrollo.</w:t>
      </w:r>
      <w:bookmarkEnd w:id="64"/>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36E1B">
        <w:tc>
          <w:tcPr>
            <w:tcW w:w="620"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36E1B">
        <w:tc>
          <w:tcPr>
            <w:tcW w:w="620"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60628DB4" w:rsidR="00EC7CA5" w:rsidRDefault="00EC7CA5" w:rsidP="00525E5E">
            <w:pPr>
              <w:numPr>
                <w:ilvl w:val="0"/>
                <w:numId w:val="76"/>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4D632CE2" w14:textId="7705A449" w:rsidR="00D36E1B" w:rsidRPr="00D36E1B" w:rsidRDefault="00D36E1B" w:rsidP="00B25593">
      <w:pPr>
        <w:ind w:firstLine="0"/>
        <w:rPr>
          <w:rFonts w:eastAsia="Times New Roman" w:cs="Times New Roman"/>
          <w:bCs/>
          <w:sz w:val="20"/>
          <w:szCs w:val="20"/>
        </w:rPr>
      </w:pPr>
      <w:r w:rsidRPr="00D36E1B">
        <w:rPr>
          <w:rFonts w:eastAsia="Times New Roman" w:cs="Times New Roman"/>
          <w:bCs/>
          <w:i/>
          <w:iCs/>
          <w:sz w:val="20"/>
          <w:szCs w:val="20"/>
        </w:rPr>
        <w:t xml:space="preserve">Nota: </w:t>
      </w:r>
      <w:r w:rsidRPr="00D36E1B">
        <w:rPr>
          <w:rFonts w:eastAsia="Times New Roman" w:cs="Times New Roman"/>
          <w:bCs/>
          <w:sz w:val="20"/>
          <w:szCs w:val="20"/>
        </w:rPr>
        <w:t>Elaboración propia.</w:t>
      </w:r>
    </w:p>
    <w:p w14:paraId="5111DF45" w14:textId="44215268"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p w14:paraId="4B50D3A8" w14:textId="668614F6" w:rsidR="00C24DFB" w:rsidRPr="00C24DFB" w:rsidRDefault="00C24DFB" w:rsidP="00C24DFB">
      <w:pPr>
        <w:pStyle w:val="Descripcin"/>
        <w:keepNext/>
        <w:ind w:firstLine="0"/>
        <w:rPr>
          <w:color w:val="auto"/>
          <w:sz w:val="24"/>
          <w:szCs w:val="24"/>
        </w:rPr>
      </w:pPr>
      <w:bookmarkStart w:id="65" w:name="_Toc47018470"/>
      <w:r w:rsidRPr="00C24DFB">
        <w:rPr>
          <w:color w:val="auto"/>
          <w:sz w:val="24"/>
          <w:szCs w:val="24"/>
        </w:rPr>
        <w:t xml:space="preserve">Tabla </w:t>
      </w:r>
      <w:r w:rsidRPr="00C24DFB">
        <w:rPr>
          <w:color w:val="auto"/>
          <w:sz w:val="24"/>
          <w:szCs w:val="24"/>
        </w:rPr>
        <w:fldChar w:fldCharType="begin"/>
      </w:r>
      <w:r w:rsidRPr="00C24DFB">
        <w:rPr>
          <w:color w:val="auto"/>
          <w:sz w:val="24"/>
          <w:szCs w:val="24"/>
        </w:rPr>
        <w:instrText xml:space="preserve"> SEQ Tabla \* ARABIC </w:instrText>
      </w:r>
      <w:r w:rsidRPr="00C24DFB">
        <w:rPr>
          <w:color w:val="auto"/>
          <w:sz w:val="24"/>
          <w:szCs w:val="24"/>
        </w:rPr>
        <w:fldChar w:fldCharType="separate"/>
      </w:r>
      <w:r w:rsidR="006868D2">
        <w:rPr>
          <w:noProof/>
          <w:color w:val="auto"/>
          <w:sz w:val="24"/>
          <w:szCs w:val="24"/>
        </w:rPr>
        <w:t>18</w:t>
      </w:r>
      <w:r w:rsidRPr="00C24DFB">
        <w:rPr>
          <w:color w:val="auto"/>
          <w:sz w:val="24"/>
          <w:szCs w:val="24"/>
        </w:rPr>
        <w:fldChar w:fldCharType="end"/>
      </w:r>
      <w:r w:rsidRPr="00C24DFB">
        <w:rPr>
          <w:color w:val="auto"/>
          <w:sz w:val="24"/>
          <w:szCs w:val="24"/>
        </w:rPr>
        <w:t>. Duración estimada de las tareas 3.3 y 3.4 (CU06 y CU07) del equipo de desarrollo.</w:t>
      </w:r>
      <w:bookmarkEnd w:id="65"/>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C24DFB">
        <w:tc>
          <w:tcPr>
            <w:tcW w:w="620"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C24DFB">
        <w:tc>
          <w:tcPr>
            <w:tcW w:w="620"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03C03B4E"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194F1B31" w14:textId="1E91CA6F" w:rsidR="00EC7CA5" w:rsidRDefault="00EC7CA5" w:rsidP="00525E5E">
            <w:pPr>
              <w:numPr>
                <w:ilvl w:val="0"/>
                <w:numId w:val="77"/>
              </w:numPr>
              <w:jc w:val="left"/>
              <w:rPr>
                <w:rFonts w:eastAsia="Times New Roman" w:cs="Times New Roman"/>
                <w:szCs w:val="24"/>
              </w:rPr>
            </w:pPr>
            <w:r>
              <w:rPr>
                <w:rFonts w:eastAsia="Times New Roman" w:cs="Times New Roman"/>
                <w:szCs w:val="24"/>
              </w:rPr>
              <w:t xml:space="preserve">Refinamiento de acuerdo </w:t>
            </w:r>
            <w:r w:rsidR="00CC2842">
              <w:rPr>
                <w:rFonts w:eastAsia="Times New Roman" w:cs="Times New Roman"/>
                <w:szCs w:val="24"/>
              </w:rPr>
              <w:t>con</w:t>
            </w:r>
            <w:r>
              <w:rPr>
                <w:rFonts w:eastAsia="Times New Roman" w:cs="Times New Roman"/>
                <w:szCs w:val="24"/>
              </w:rPr>
              <w:t xml:space="preserve">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3BC941C5" w14:textId="1B29454D" w:rsidR="002B358C" w:rsidRPr="002B358C" w:rsidRDefault="002B358C" w:rsidP="00D47333">
      <w:pPr>
        <w:ind w:firstLine="0"/>
        <w:rPr>
          <w:rFonts w:eastAsia="Times New Roman" w:cs="Times New Roman"/>
          <w:bCs/>
          <w:sz w:val="20"/>
          <w:szCs w:val="20"/>
        </w:rPr>
      </w:pPr>
      <w:r w:rsidRPr="002B358C">
        <w:rPr>
          <w:rFonts w:eastAsia="Times New Roman" w:cs="Times New Roman"/>
          <w:bCs/>
          <w:i/>
          <w:iCs/>
          <w:sz w:val="20"/>
          <w:szCs w:val="20"/>
        </w:rPr>
        <w:t xml:space="preserve">Nota: </w:t>
      </w:r>
      <w:r w:rsidRPr="002B358C">
        <w:rPr>
          <w:rFonts w:eastAsia="Times New Roman" w:cs="Times New Roman"/>
          <w:bCs/>
          <w:sz w:val="20"/>
          <w:szCs w:val="20"/>
        </w:rPr>
        <w:t>Elaboración propia.</w:t>
      </w:r>
    </w:p>
    <w:p w14:paraId="60B9A979" w14:textId="0610563E"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t>Nombre CU05: Crear estación (tabla parámetro)</w:t>
      </w:r>
    </w:p>
    <w:p w14:paraId="0A870ED4" w14:textId="2C4207AD" w:rsidR="002F6701" w:rsidRPr="002F6701" w:rsidRDefault="002F6701" w:rsidP="002F6701">
      <w:pPr>
        <w:pStyle w:val="Descripcin"/>
        <w:keepNext/>
        <w:ind w:firstLine="0"/>
        <w:rPr>
          <w:color w:val="auto"/>
          <w:sz w:val="24"/>
          <w:szCs w:val="24"/>
        </w:rPr>
      </w:pPr>
      <w:bookmarkStart w:id="66" w:name="_Toc47018471"/>
      <w:r w:rsidRPr="002F6701">
        <w:rPr>
          <w:color w:val="auto"/>
          <w:sz w:val="24"/>
          <w:szCs w:val="24"/>
        </w:rPr>
        <w:t xml:space="preserve">Tabla </w:t>
      </w:r>
      <w:r w:rsidRPr="002F6701">
        <w:rPr>
          <w:color w:val="auto"/>
          <w:sz w:val="24"/>
          <w:szCs w:val="24"/>
        </w:rPr>
        <w:fldChar w:fldCharType="begin"/>
      </w:r>
      <w:r w:rsidRPr="002F6701">
        <w:rPr>
          <w:color w:val="auto"/>
          <w:sz w:val="24"/>
          <w:szCs w:val="24"/>
        </w:rPr>
        <w:instrText xml:space="preserve"> SEQ Tabla \* ARABIC </w:instrText>
      </w:r>
      <w:r w:rsidRPr="002F6701">
        <w:rPr>
          <w:color w:val="auto"/>
          <w:sz w:val="24"/>
          <w:szCs w:val="24"/>
        </w:rPr>
        <w:fldChar w:fldCharType="separate"/>
      </w:r>
      <w:r w:rsidR="006868D2">
        <w:rPr>
          <w:noProof/>
          <w:color w:val="auto"/>
          <w:sz w:val="24"/>
          <w:szCs w:val="24"/>
        </w:rPr>
        <w:t>19</w:t>
      </w:r>
      <w:r w:rsidRPr="002F6701">
        <w:rPr>
          <w:color w:val="auto"/>
          <w:sz w:val="24"/>
          <w:szCs w:val="24"/>
        </w:rPr>
        <w:fldChar w:fldCharType="end"/>
      </w:r>
      <w:r w:rsidRPr="002F6701">
        <w:rPr>
          <w:color w:val="auto"/>
          <w:sz w:val="24"/>
          <w:szCs w:val="24"/>
        </w:rPr>
        <w:t>. Duración estimada de las tareas 3.3 y 3.4 (CU05) del equipo de desarrollo.</w:t>
      </w:r>
      <w:bookmarkEnd w:id="66"/>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2F6701">
        <w:tc>
          <w:tcPr>
            <w:tcW w:w="620"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2F6701">
        <w:tc>
          <w:tcPr>
            <w:tcW w:w="620"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00A40BE4" w:rsidR="00EC7CA5" w:rsidRDefault="00EC7CA5" w:rsidP="00525E5E">
            <w:pPr>
              <w:numPr>
                <w:ilvl w:val="0"/>
                <w:numId w:val="78"/>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69604A6B" w14:textId="41A7C06F" w:rsidR="002F6701" w:rsidRPr="002F6701" w:rsidRDefault="002F6701" w:rsidP="00D47333">
      <w:pPr>
        <w:ind w:firstLine="0"/>
        <w:rPr>
          <w:rFonts w:eastAsia="Times New Roman" w:cs="Times New Roman"/>
          <w:bCs/>
          <w:sz w:val="20"/>
          <w:szCs w:val="20"/>
        </w:rPr>
      </w:pPr>
      <w:r w:rsidRPr="002F6701">
        <w:rPr>
          <w:rFonts w:eastAsia="Times New Roman" w:cs="Times New Roman"/>
          <w:bCs/>
          <w:i/>
          <w:iCs/>
          <w:sz w:val="20"/>
          <w:szCs w:val="20"/>
        </w:rPr>
        <w:t xml:space="preserve">Nota: </w:t>
      </w:r>
      <w:r w:rsidRPr="002F6701">
        <w:rPr>
          <w:rFonts w:eastAsia="Times New Roman" w:cs="Times New Roman"/>
          <w:bCs/>
          <w:sz w:val="20"/>
          <w:szCs w:val="20"/>
        </w:rPr>
        <w:t>Elaboración propia.</w:t>
      </w:r>
    </w:p>
    <w:p w14:paraId="28458DF9" w14:textId="5EEA9B9A"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p w14:paraId="19D4A35F" w14:textId="073951DE" w:rsidR="00E86C69" w:rsidRPr="00E86C69" w:rsidRDefault="00E86C69" w:rsidP="00E86C69">
      <w:pPr>
        <w:pStyle w:val="Descripcin"/>
        <w:keepNext/>
        <w:ind w:firstLine="0"/>
        <w:rPr>
          <w:color w:val="auto"/>
          <w:sz w:val="24"/>
          <w:szCs w:val="24"/>
        </w:rPr>
      </w:pPr>
      <w:bookmarkStart w:id="67" w:name="_Toc47018472"/>
      <w:r w:rsidRPr="00E86C69">
        <w:rPr>
          <w:color w:val="auto"/>
          <w:sz w:val="24"/>
          <w:szCs w:val="24"/>
        </w:rPr>
        <w:t xml:space="preserve">Tabla </w:t>
      </w:r>
      <w:r w:rsidRPr="00E86C69">
        <w:rPr>
          <w:color w:val="auto"/>
          <w:sz w:val="24"/>
          <w:szCs w:val="24"/>
        </w:rPr>
        <w:fldChar w:fldCharType="begin"/>
      </w:r>
      <w:r w:rsidRPr="00E86C69">
        <w:rPr>
          <w:color w:val="auto"/>
          <w:sz w:val="24"/>
          <w:szCs w:val="24"/>
        </w:rPr>
        <w:instrText xml:space="preserve"> SEQ Tabla \* ARABIC </w:instrText>
      </w:r>
      <w:r w:rsidRPr="00E86C69">
        <w:rPr>
          <w:color w:val="auto"/>
          <w:sz w:val="24"/>
          <w:szCs w:val="24"/>
        </w:rPr>
        <w:fldChar w:fldCharType="separate"/>
      </w:r>
      <w:r w:rsidR="006868D2">
        <w:rPr>
          <w:noProof/>
          <w:color w:val="auto"/>
          <w:sz w:val="24"/>
          <w:szCs w:val="24"/>
        </w:rPr>
        <w:t>20</w:t>
      </w:r>
      <w:r w:rsidRPr="00E86C69">
        <w:rPr>
          <w:color w:val="auto"/>
          <w:sz w:val="24"/>
          <w:szCs w:val="24"/>
        </w:rPr>
        <w:fldChar w:fldCharType="end"/>
      </w:r>
      <w:r w:rsidRPr="00E86C69">
        <w:rPr>
          <w:color w:val="auto"/>
          <w:sz w:val="24"/>
          <w:szCs w:val="24"/>
        </w:rPr>
        <w:t>. Duración estimada de las tareas 3.3 y 3.4 (CU01) del equipo de desarrollo.</w:t>
      </w:r>
      <w:bookmarkEnd w:id="67"/>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E86C69">
        <w:tc>
          <w:tcPr>
            <w:tcW w:w="620"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E86C69">
        <w:tc>
          <w:tcPr>
            <w:tcW w:w="620"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31176947" w:rsidR="00EC7CA5" w:rsidRDefault="00EC7CA5" w:rsidP="00525E5E">
            <w:pPr>
              <w:numPr>
                <w:ilvl w:val="0"/>
                <w:numId w:val="79"/>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6B44D617" w14:textId="3EFE9528" w:rsidR="00E86C69" w:rsidRPr="00E86C69" w:rsidRDefault="00E86C69" w:rsidP="00D47333">
      <w:pPr>
        <w:ind w:firstLine="0"/>
        <w:rPr>
          <w:rFonts w:eastAsia="Times New Roman" w:cs="Times New Roman"/>
          <w:bCs/>
          <w:sz w:val="20"/>
          <w:szCs w:val="20"/>
        </w:rPr>
      </w:pPr>
      <w:r w:rsidRPr="00E86C69">
        <w:rPr>
          <w:rFonts w:eastAsia="Times New Roman" w:cs="Times New Roman"/>
          <w:bCs/>
          <w:i/>
          <w:iCs/>
          <w:sz w:val="20"/>
          <w:szCs w:val="20"/>
        </w:rPr>
        <w:t xml:space="preserve">Nota: </w:t>
      </w:r>
      <w:r w:rsidRPr="00E86C69">
        <w:rPr>
          <w:rFonts w:eastAsia="Times New Roman" w:cs="Times New Roman"/>
          <w:bCs/>
          <w:sz w:val="20"/>
          <w:szCs w:val="20"/>
        </w:rPr>
        <w:t>Elaboración propia.</w:t>
      </w:r>
    </w:p>
    <w:p w14:paraId="32C9A964" w14:textId="641A97F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lastRenderedPageBreak/>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p w14:paraId="36A0EA04" w14:textId="1D17B944" w:rsidR="004F0D6A" w:rsidRPr="004F0D6A" w:rsidRDefault="004F0D6A" w:rsidP="004F0D6A">
      <w:pPr>
        <w:pStyle w:val="Descripcin"/>
        <w:keepNext/>
        <w:ind w:firstLine="0"/>
        <w:rPr>
          <w:color w:val="auto"/>
          <w:sz w:val="24"/>
          <w:szCs w:val="24"/>
        </w:rPr>
      </w:pPr>
      <w:bookmarkStart w:id="68" w:name="_Toc47018473"/>
      <w:r w:rsidRPr="004F0D6A">
        <w:rPr>
          <w:color w:val="auto"/>
          <w:sz w:val="24"/>
          <w:szCs w:val="24"/>
        </w:rPr>
        <w:t xml:space="preserve">Tabla </w:t>
      </w:r>
      <w:r w:rsidRPr="004F0D6A">
        <w:rPr>
          <w:color w:val="auto"/>
          <w:sz w:val="24"/>
          <w:szCs w:val="24"/>
        </w:rPr>
        <w:fldChar w:fldCharType="begin"/>
      </w:r>
      <w:r w:rsidRPr="004F0D6A">
        <w:rPr>
          <w:color w:val="auto"/>
          <w:sz w:val="24"/>
          <w:szCs w:val="24"/>
        </w:rPr>
        <w:instrText xml:space="preserve"> SEQ Tabla \* ARABIC </w:instrText>
      </w:r>
      <w:r w:rsidRPr="004F0D6A">
        <w:rPr>
          <w:color w:val="auto"/>
          <w:sz w:val="24"/>
          <w:szCs w:val="24"/>
        </w:rPr>
        <w:fldChar w:fldCharType="separate"/>
      </w:r>
      <w:r w:rsidR="006868D2">
        <w:rPr>
          <w:noProof/>
          <w:color w:val="auto"/>
          <w:sz w:val="24"/>
          <w:szCs w:val="24"/>
        </w:rPr>
        <w:t>21</w:t>
      </w:r>
      <w:r w:rsidRPr="004F0D6A">
        <w:rPr>
          <w:color w:val="auto"/>
          <w:sz w:val="24"/>
          <w:szCs w:val="24"/>
        </w:rPr>
        <w:fldChar w:fldCharType="end"/>
      </w:r>
      <w:r w:rsidRPr="004F0D6A">
        <w:rPr>
          <w:color w:val="auto"/>
          <w:sz w:val="24"/>
          <w:szCs w:val="24"/>
        </w:rPr>
        <w:t>. Duración estimada de las tareas 3.3 y 3.4 (CU09 y CU11) del equipo de desarrollo.</w:t>
      </w:r>
      <w:bookmarkEnd w:id="68"/>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4F0D6A">
        <w:tc>
          <w:tcPr>
            <w:tcW w:w="620"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4F0D6A">
        <w:tc>
          <w:tcPr>
            <w:tcW w:w="620"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1BC875BA" w:rsidR="00EC7CA5" w:rsidRDefault="00EC7CA5" w:rsidP="00525E5E">
            <w:pPr>
              <w:numPr>
                <w:ilvl w:val="0"/>
                <w:numId w:val="80"/>
              </w:numPr>
              <w:jc w:val="left"/>
              <w:rPr>
                <w:rFonts w:eastAsia="Times New Roman" w:cs="Times New Roman"/>
                <w:szCs w:val="24"/>
              </w:rPr>
            </w:pPr>
            <w:r>
              <w:rPr>
                <w:rFonts w:eastAsia="Times New Roman" w:cs="Times New Roman"/>
                <w:szCs w:val="24"/>
              </w:rPr>
              <w:t xml:space="preserve">Refinamiento </w:t>
            </w:r>
            <w:r w:rsidR="008360D1">
              <w:rPr>
                <w:rFonts w:eastAsia="Times New Roman" w:cs="Times New Roman"/>
                <w:szCs w:val="24"/>
              </w:rPr>
              <w:t>de acuerdo con</w:t>
            </w:r>
            <w:r>
              <w:rPr>
                <w:rFonts w:eastAsia="Times New Roman" w:cs="Times New Roman"/>
                <w:szCs w:val="24"/>
              </w:rPr>
              <w:t xml:space="preserve">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0DDA9C04" w14:textId="77777777" w:rsidR="004F0D6A" w:rsidRDefault="004F0D6A" w:rsidP="004F0D6A">
      <w:pPr>
        <w:spacing w:line="240" w:lineRule="auto"/>
        <w:ind w:firstLine="0"/>
        <w:rPr>
          <w:rFonts w:eastAsia="Times New Roman" w:cs="Times New Roman"/>
          <w:bCs/>
          <w:i/>
          <w:iCs/>
          <w:szCs w:val="24"/>
        </w:rPr>
      </w:pPr>
    </w:p>
    <w:p w14:paraId="7E1B2A21" w14:textId="21A33951" w:rsidR="004F0D6A" w:rsidRPr="004F0D6A" w:rsidRDefault="004F0D6A" w:rsidP="00D47333">
      <w:pPr>
        <w:ind w:firstLine="0"/>
        <w:rPr>
          <w:rFonts w:eastAsia="Times New Roman" w:cs="Times New Roman"/>
          <w:bCs/>
          <w:sz w:val="20"/>
          <w:szCs w:val="20"/>
        </w:rPr>
      </w:pPr>
      <w:r w:rsidRPr="004F0D6A">
        <w:rPr>
          <w:rFonts w:eastAsia="Times New Roman" w:cs="Times New Roman"/>
          <w:bCs/>
          <w:i/>
          <w:iCs/>
          <w:sz w:val="20"/>
          <w:szCs w:val="20"/>
        </w:rPr>
        <w:t xml:space="preserve">Nota: </w:t>
      </w:r>
      <w:r w:rsidRPr="004F0D6A">
        <w:rPr>
          <w:rFonts w:eastAsia="Times New Roman" w:cs="Times New Roman"/>
          <w:bCs/>
          <w:sz w:val="20"/>
          <w:szCs w:val="20"/>
        </w:rPr>
        <w:t>Elaboración propia.</w:t>
      </w:r>
    </w:p>
    <w:p w14:paraId="364A2C4E" w14:textId="57451277"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p w14:paraId="289493A5" w14:textId="380E7E92" w:rsidR="00BB6C2C" w:rsidRPr="00BB6C2C" w:rsidRDefault="00BB6C2C" w:rsidP="00BB6C2C">
      <w:pPr>
        <w:pStyle w:val="Descripcin"/>
        <w:keepNext/>
        <w:ind w:firstLine="0"/>
        <w:rPr>
          <w:color w:val="auto"/>
          <w:sz w:val="24"/>
          <w:szCs w:val="24"/>
        </w:rPr>
      </w:pPr>
      <w:bookmarkStart w:id="69" w:name="_Toc47018474"/>
      <w:r w:rsidRPr="00BB6C2C">
        <w:rPr>
          <w:color w:val="auto"/>
          <w:sz w:val="24"/>
          <w:szCs w:val="24"/>
        </w:rPr>
        <w:t xml:space="preserve">Tabla </w:t>
      </w:r>
      <w:r w:rsidRPr="00BB6C2C">
        <w:rPr>
          <w:color w:val="auto"/>
          <w:sz w:val="24"/>
          <w:szCs w:val="24"/>
        </w:rPr>
        <w:fldChar w:fldCharType="begin"/>
      </w:r>
      <w:r w:rsidRPr="00BB6C2C">
        <w:rPr>
          <w:color w:val="auto"/>
          <w:sz w:val="24"/>
          <w:szCs w:val="24"/>
        </w:rPr>
        <w:instrText xml:space="preserve"> SEQ Tabla \* ARABIC </w:instrText>
      </w:r>
      <w:r w:rsidRPr="00BB6C2C">
        <w:rPr>
          <w:color w:val="auto"/>
          <w:sz w:val="24"/>
          <w:szCs w:val="24"/>
        </w:rPr>
        <w:fldChar w:fldCharType="separate"/>
      </w:r>
      <w:r w:rsidR="006868D2">
        <w:rPr>
          <w:noProof/>
          <w:color w:val="auto"/>
          <w:sz w:val="24"/>
          <w:szCs w:val="24"/>
        </w:rPr>
        <w:t>22</w:t>
      </w:r>
      <w:r w:rsidRPr="00BB6C2C">
        <w:rPr>
          <w:color w:val="auto"/>
          <w:sz w:val="24"/>
          <w:szCs w:val="24"/>
        </w:rPr>
        <w:fldChar w:fldCharType="end"/>
      </w:r>
      <w:r w:rsidRPr="00BB6C2C">
        <w:rPr>
          <w:color w:val="auto"/>
          <w:sz w:val="24"/>
          <w:szCs w:val="24"/>
        </w:rPr>
        <w:t>. Duración estimada de las tareas 1.1 - 4.1 (CU04 y CU08) del equipo de calidad.</w:t>
      </w:r>
      <w:bookmarkEnd w:id="69"/>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BB6C2C">
        <w:trPr>
          <w:gridAfter w:val="1"/>
          <w:wAfter w:w="9" w:type="dxa"/>
          <w:trHeight w:val="167"/>
        </w:trPr>
        <w:tc>
          <w:tcPr>
            <w:tcW w:w="62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BB6C2C">
        <w:trPr>
          <w:gridAfter w:val="1"/>
          <w:wAfter w:w="9" w:type="dxa"/>
          <w:trHeight w:val="324"/>
        </w:trPr>
        <w:tc>
          <w:tcPr>
            <w:tcW w:w="620" w:type="dxa"/>
          </w:tcPr>
          <w:p w14:paraId="69DA4188" w14:textId="77777777" w:rsidR="00EC7CA5" w:rsidRDefault="00EC7CA5" w:rsidP="00B73A68">
            <w:pPr>
              <w:spacing w:line="240" w:lineRule="auto"/>
              <w:ind w:firstLine="0"/>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13C27FC4"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r w:rsidR="00B50177">
              <w:rPr>
                <w:rFonts w:eastAsia="Times New Roman" w:cs="Times New Roman"/>
                <w:szCs w:val="24"/>
                <w:lang w:val="es-MX"/>
              </w:rPr>
              <w:t>.</w:t>
            </w:r>
          </w:p>
          <w:p w14:paraId="27AC2C17" w14:textId="77777777" w:rsidR="00B50177" w:rsidRPr="005721D7" w:rsidRDefault="00B50177" w:rsidP="00B50177">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40DFD84A" w14:textId="77777777" w:rsidR="00B50177" w:rsidRDefault="00B50177" w:rsidP="00B50177">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25F39024" w14:textId="304A01F1" w:rsidR="00B50177" w:rsidRPr="00B50177" w:rsidRDefault="00B50177" w:rsidP="00B50177">
            <w:pPr>
              <w:pStyle w:val="Prrafodelista"/>
              <w:numPr>
                <w:ilvl w:val="0"/>
                <w:numId w:val="117"/>
              </w:numPr>
              <w:spacing w:after="160" w:line="240" w:lineRule="auto"/>
              <w:jc w:val="left"/>
              <w:rPr>
                <w:rFonts w:eastAsia="Times New Roman" w:cs="Times New Roman"/>
                <w:szCs w:val="24"/>
                <w:lang w:val="es-MX"/>
              </w:rPr>
            </w:pPr>
            <w:r w:rsidRPr="00B50177">
              <w:rPr>
                <w:rFonts w:eastAsia="Times New Roman" w:cs="Times New Roman"/>
                <w:szCs w:val="24"/>
                <w:lang w:val="es-MX"/>
              </w:rPr>
              <w:t>Tipos de pruebas</w:t>
            </w:r>
            <w:r>
              <w:rPr>
                <w:rFonts w:eastAsia="Times New Roman" w:cs="Times New Roman"/>
                <w:szCs w:val="24"/>
                <w:lang w:val="es-MX"/>
              </w:rPr>
              <w:t>.</w:t>
            </w:r>
            <w:r w:rsidRPr="00B50177">
              <w:rPr>
                <w:rFonts w:eastAsia="Times New Roman" w:cs="Times New Roman"/>
                <w:szCs w:val="24"/>
                <w:lang w:val="es-MX"/>
              </w:rPr>
              <w:t xml:space="preserve">           </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BB6C2C">
        <w:trPr>
          <w:trHeight w:val="624"/>
        </w:trPr>
        <w:tc>
          <w:tcPr>
            <w:tcW w:w="62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lastRenderedPageBreak/>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BB6C2C">
        <w:trPr>
          <w:trHeight w:val="348"/>
        </w:trPr>
        <w:tc>
          <w:tcPr>
            <w:tcW w:w="62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BB6C2C">
        <w:trPr>
          <w:trHeight w:val="396"/>
        </w:trPr>
        <w:tc>
          <w:tcPr>
            <w:tcW w:w="62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5B65D8F3" w14:textId="2A81E86D" w:rsidR="00BB6C2C" w:rsidRPr="00BB6C2C" w:rsidRDefault="00BB6C2C" w:rsidP="00D47333">
      <w:pPr>
        <w:ind w:firstLine="0"/>
        <w:rPr>
          <w:rFonts w:eastAsia="Times New Roman" w:cs="Times New Roman"/>
          <w:bCs/>
          <w:sz w:val="20"/>
          <w:szCs w:val="20"/>
        </w:rPr>
      </w:pPr>
      <w:r w:rsidRPr="00BB6C2C">
        <w:rPr>
          <w:rFonts w:eastAsia="Times New Roman" w:cs="Times New Roman"/>
          <w:bCs/>
          <w:i/>
          <w:iCs/>
          <w:sz w:val="20"/>
          <w:szCs w:val="20"/>
        </w:rPr>
        <w:t xml:space="preserve">Nota: </w:t>
      </w:r>
      <w:r w:rsidRPr="00BB6C2C">
        <w:rPr>
          <w:rFonts w:eastAsia="Times New Roman" w:cs="Times New Roman"/>
          <w:bCs/>
          <w:sz w:val="20"/>
          <w:szCs w:val="20"/>
        </w:rPr>
        <w:t>Elaboración propia.</w:t>
      </w:r>
    </w:p>
    <w:p w14:paraId="403375B4" w14:textId="54EB2135"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p w14:paraId="3B1569CB" w14:textId="1112A376" w:rsidR="006868D2" w:rsidRPr="006868D2" w:rsidRDefault="006868D2" w:rsidP="006868D2">
      <w:pPr>
        <w:pStyle w:val="Descripcin"/>
        <w:keepNext/>
        <w:ind w:firstLine="0"/>
        <w:rPr>
          <w:color w:val="auto"/>
          <w:sz w:val="24"/>
          <w:szCs w:val="24"/>
        </w:rPr>
      </w:pPr>
      <w:bookmarkStart w:id="70" w:name="_Toc47018475"/>
      <w:r w:rsidRPr="006868D2">
        <w:rPr>
          <w:color w:val="auto"/>
          <w:sz w:val="24"/>
          <w:szCs w:val="24"/>
        </w:rPr>
        <w:t xml:space="preserve">Tabla </w:t>
      </w:r>
      <w:r w:rsidRPr="006868D2">
        <w:rPr>
          <w:color w:val="auto"/>
          <w:sz w:val="24"/>
          <w:szCs w:val="24"/>
        </w:rPr>
        <w:fldChar w:fldCharType="begin"/>
      </w:r>
      <w:r w:rsidRPr="006868D2">
        <w:rPr>
          <w:color w:val="auto"/>
          <w:sz w:val="24"/>
          <w:szCs w:val="24"/>
        </w:rPr>
        <w:instrText xml:space="preserve"> SEQ Tabla \* ARABIC </w:instrText>
      </w:r>
      <w:r w:rsidRPr="006868D2">
        <w:rPr>
          <w:color w:val="auto"/>
          <w:sz w:val="24"/>
          <w:szCs w:val="24"/>
        </w:rPr>
        <w:fldChar w:fldCharType="separate"/>
      </w:r>
      <w:r w:rsidRPr="006868D2">
        <w:rPr>
          <w:noProof/>
          <w:color w:val="auto"/>
          <w:sz w:val="24"/>
          <w:szCs w:val="24"/>
        </w:rPr>
        <w:t>23</w:t>
      </w:r>
      <w:r w:rsidRPr="006868D2">
        <w:rPr>
          <w:color w:val="auto"/>
          <w:sz w:val="24"/>
          <w:szCs w:val="24"/>
        </w:rPr>
        <w:fldChar w:fldCharType="end"/>
      </w:r>
      <w:r w:rsidRPr="006868D2">
        <w:rPr>
          <w:color w:val="auto"/>
          <w:sz w:val="24"/>
          <w:szCs w:val="24"/>
        </w:rPr>
        <w:t>. Duración estimada de las tareas 1.1 - 4.1 (CU16 y CU10) del equipo de calidad.</w:t>
      </w:r>
      <w:bookmarkEnd w:id="70"/>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1EC53920"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lastRenderedPageBreak/>
              <w:t xml:space="preserve">Fase 2: Preparación de pruebas según las características de la ISO/IEC 25010(adecuación funcional, eficiencia de desempeño, usabilidad, </w:t>
            </w:r>
            <w:r>
              <w:rPr>
                <w:rFonts w:eastAsia="Times New Roman" w:cs="Times New Roman"/>
                <w:b/>
                <w:szCs w:val="24"/>
                <w:lang w:val="es-MX"/>
              </w:rPr>
              <w:lastRenderedPageBreak/>
              <w:t>seguridad y mantenibilidad) 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591CC29A" w14:textId="77777777" w:rsidR="00C1521D"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
          <w:p w14:paraId="797B262D" w14:textId="0F2D54D9" w:rsidR="00EC7CA5" w:rsidRDefault="00EC7CA5" w:rsidP="00C1521D">
            <w:pPr>
              <w:spacing w:line="240" w:lineRule="auto"/>
              <w:ind w:firstLine="0"/>
              <w:jc w:val="left"/>
              <w:rPr>
                <w:rFonts w:eastAsia="Times New Roman" w:cs="Times New Roman"/>
                <w:b/>
                <w:szCs w:val="24"/>
                <w:lang w:val="es-MX"/>
              </w:rPr>
            </w:pPr>
            <w:r>
              <w:rPr>
                <w:rFonts w:eastAsia="Times New Roman" w:cs="Times New Roman"/>
                <w:b/>
                <w:szCs w:val="24"/>
                <w:lang w:val="es-MX"/>
              </w:rPr>
              <w:t>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05B38D47" w14:textId="322EA7F3" w:rsidR="006868D2" w:rsidRPr="006868D2" w:rsidRDefault="006868D2" w:rsidP="00E16B05">
      <w:pPr>
        <w:ind w:firstLine="0"/>
        <w:rPr>
          <w:rFonts w:eastAsia="Times New Roman" w:cs="Times New Roman"/>
          <w:bCs/>
          <w:sz w:val="20"/>
          <w:szCs w:val="20"/>
          <w:lang w:val="es-MX"/>
        </w:rPr>
      </w:pPr>
      <w:r w:rsidRPr="006868D2">
        <w:rPr>
          <w:rFonts w:eastAsia="Times New Roman" w:cs="Times New Roman"/>
          <w:bCs/>
          <w:i/>
          <w:iCs/>
          <w:sz w:val="20"/>
          <w:szCs w:val="20"/>
          <w:lang w:val="es-MX"/>
        </w:rPr>
        <w:t xml:space="preserve">Nota: </w:t>
      </w:r>
      <w:r w:rsidRPr="006868D2">
        <w:rPr>
          <w:rFonts w:eastAsia="Times New Roman" w:cs="Times New Roman"/>
          <w:bCs/>
          <w:sz w:val="20"/>
          <w:szCs w:val="20"/>
          <w:lang w:val="es-MX"/>
        </w:rPr>
        <w:t>Elaboración propia.</w:t>
      </w:r>
    </w:p>
    <w:p w14:paraId="3F2336A3" w14:textId="5E9E9B2A"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CU06: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lastRenderedPageBreak/>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3D7678B8" w14:textId="77777777" w:rsidR="00C1521D"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
          <w:p w14:paraId="56B2CC5B" w14:textId="0501F22E" w:rsidR="00EC7CA5" w:rsidRDefault="00EC7CA5" w:rsidP="00C1521D">
            <w:pPr>
              <w:spacing w:line="240" w:lineRule="auto"/>
              <w:ind w:firstLine="0"/>
              <w:jc w:val="left"/>
              <w:rPr>
                <w:rFonts w:eastAsia="Times New Roman" w:cs="Times New Roman"/>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lastRenderedPageBreak/>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lastRenderedPageBreak/>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lastRenderedPageBreak/>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lastRenderedPageBreak/>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45804248"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647BA8EF"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Fase 4: Finalización de pruebas 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lastRenderedPageBreak/>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lastRenderedPageBreak/>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lastRenderedPageBreak/>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lastRenderedPageBreak/>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3EF24120" w14:textId="77777777" w:rsidR="00C1521D"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
          <w:p w14:paraId="2FABE0DC" w14:textId="54EF98A0" w:rsidR="00EC7CA5" w:rsidRDefault="00EC7CA5" w:rsidP="00C1521D">
            <w:pPr>
              <w:spacing w:line="240" w:lineRule="auto"/>
              <w:ind w:firstLine="0"/>
              <w:rPr>
                <w:rFonts w:eastAsia="Times New Roman" w:cs="Times New Roman"/>
                <w:b/>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06BF1077" w:rsidR="00EC7CA5" w:rsidRDefault="00EC7CA5" w:rsidP="00C1521D">
            <w:pPr>
              <w:spacing w:line="240" w:lineRule="auto"/>
              <w:ind w:firstLine="0"/>
              <w:rPr>
                <w:rFonts w:eastAsia="Times New Roman" w:cs="Times New Roman"/>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CU08: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lastRenderedPageBreak/>
              <w:t xml:space="preserve">Fase 1: Planeación                      Obj: </w:t>
            </w:r>
            <w:r w:rsidRPr="00D20673">
              <w:rPr>
                <w:rFonts w:eastAsia="Times New Roman" w:cs="Times New Roman"/>
                <w:szCs w:val="24"/>
                <w:lang w:val="es-MX"/>
              </w:rPr>
              <w:t xml:space="preserve">Se define el alcance del </w:t>
            </w:r>
            <w:r w:rsidRPr="00D20673">
              <w:rPr>
                <w:rFonts w:eastAsia="Times New Roman" w:cs="Times New Roman"/>
                <w:szCs w:val="24"/>
                <w:lang w:val="es-MX"/>
              </w:rPr>
              <w:lastRenderedPageBreak/>
              <w:t>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493C14A" w14:textId="77777777" w:rsidR="00FD0B91"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
          <w:p w14:paraId="12B7D088" w14:textId="4C594B1F" w:rsidR="00EC7CA5" w:rsidRDefault="00EC7CA5" w:rsidP="00FD0B91">
            <w:pPr>
              <w:spacing w:line="240" w:lineRule="auto"/>
              <w:ind w:firstLine="0"/>
              <w:jc w:val="left"/>
              <w:rPr>
                <w:rFonts w:eastAsia="Times New Roman" w:cs="Times New Roman"/>
                <w:b/>
                <w:szCs w:val="24"/>
                <w:lang w:val="es-MX"/>
              </w:rPr>
            </w:pPr>
            <w:r>
              <w:rPr>
                <w:rFonts w:eastAsia="Times New Roman" w:cs="Times New Roman"/>
                <w:b/>
                <w:szCs w:val="24"/>
                <w:lang w:val="es-MX"/>
              </w:rPr>
              <w:t>Obj</w:t>
            </w:r>
            <w:r w:rsidR="00FD0B91">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FD0B91">
            <w:pPr>
              <w:spacing w:line="240" w:lineRule="auto"/>
              <w:ind w:firstLine="0"/>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18A3BE41"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Fase 4: Finalización de pruebas Obj</w:t>
            </w:r>
            <w:r w:rsidR="00FD0B91">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77A11CB6"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w:t>
      </w:r>
      <w:del w:id="71" w:author="TANIA ISADORA MORA PEDREROS" w:date="2020-07-29T15:53:00Z">
        <w:r w:rsidDel="008360D1">
          <w:rPr>
            <w:rFonts w:eastAsia="Times New Roman" w:cs="Times New Roman"/>
            <w:szCs w:val="24"/>
          </w:rPr>
          <w:delText>,</w:delText>
        </w:r>
      </w:del>
      <w:r>
        <w:rPr>
          <w:rFonts w:eastAsia="Times New Roman" w:cs="Times New Roman"/>
          <w:szCs w:val="24"/>
        </w:rPr>
        <w:t xml:space="preserve">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 xml:space="preserve">istema </w:t>
      </w:r>
      <w:proofErr w:type="spellStart"/>
      <w:r w:rsidR="000C0EB5">
        <w:rPr>
          <w:rFonts w:eastAsia="Times New Roman" w:cs="Times New Roman"/>
          <w:szCs w:val="24"/>
          <w:lang w:val="en-US"/>
        </w:rPr>
        <w:t>operativo</w:t>
      </w:r>
      <w:proofErr w:type="spellEnd"/>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proofErr w:type="spellStart"/>
      <w:r w:rsidRPr="000C0EB5">
        <w:rPr>
          <w:rFonts w:eastAsia="Times New Roman" w:cs="Times New Roman"/>
          <w:szCs w:val="24"/>
          <w:lang w:val="en-US"/>
        </w:rPr>
        <w:t>Procesador</w:t>
      </w:r>
      <w:proofErr w:type="spellEnd"/>
      <w:r w:rsidRPr="000C0EB5">
        <w:rPr>
          <w:rFonts w:eastAsia="Times New Roman" w:cs="Times New Roman"/>
          <w:szCs w:val="24"/>
          <w:lang w:val="en-US"/>
        </w:rPr>
        <w:t>: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 xml:space="preserve">Todas las herramientas que se utilizarán para el desarrollo del proyecto serán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p w14:paraId="4ED8D79C" w14:textId="73AFDEDA" w:rsidR="001C00C1" w:rsidRPr="001C00C1" w:rsidRDefault="001C00C1" w:rsidP="001C00C1">
      <w:pPr>
        <w:pStyle w:val="Descripcin"/>
        <w:keepNext/>
        <w:ind w:firstLine="0"/>
        <w:rPr>
          <w:color w:val="auto"/>
          <w:sz w:val="24"/>
          <w:szCs w:val="24"/>
        </w:rPr>
      </w:pPr>
      <w:bookmarkStart w:id="72" w:name="_Toc47018476"/>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6868D2">
        <w:rPr>
          <w:noProof/>
          <w:color w:val="auto"/>
          <w:sz w:val="24"/>
          <w:szCs w:val="24"/>
        </w:rPr>
        <w:t>24</w:t>
      </w:r>
      <w:r w:rsidRPr="001C00C1">
        <w:rPr>
          <w:color w:val="auto"/>
          <w:sz w:val="24"/>
          <w:szCs w:val="24"/>
        </w:rPr>
        <w:fldChar w:fldCharType="end"/>
      </w:r>
      <w:r w:rsidRPr="001C00C1">
        <w:rPr>
          <w:color w:val="auto"/>
          <w:sz w:val="24"/>
          <w:szCs w:val="24"/>
        </w:rPr>
        <w:t>. Calendario de las tareas 1.1 - 3.2 (CU04 y CU08) del equipo de desarrollo.</w:t>
      </w:r>
      <w:bookmarkEnd w:id="72"/>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1C00C1">
        <w:tc>
          <w:tcPr>
            <w:tcW w:w="621"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1C00C1">
        <w:tc>
          <w:tcPr>
            <w:tcW w:w="621"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23"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23"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1C00C1">
        <w:tc>
          <w:tcPr>
            <w:tcW w:w="621"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23"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23"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1C00C1">
        <w:tc>
          <w:tcPr>
            <w:tcW w:w="621"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23"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23"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66BC2D84" w14:textId="11BBFF4A" w:rsidR="001C00C1" w:rsidRPr="001C00C1" w:rsidRDefault="001C00C1" w:rsidP="00A724F7">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4810FECF" w14:textId="4C9E0F42"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Nombre CU10: Crear alerta (tabla parámetro)</w:t>
      </w:r>
    </w:p>
    <w:p w14:paraId="7EF2491B" w14:textId="689943ED" w:rsidR="001C00C1" w:rsidRPr="001C00C1" w:rsidRDefault="001C00C1" w:rsidP="001C00C1">
      <w:pPr>
        <w:pStyle w:val="Descripcin"/>
        <w:keepNext/>
        <w:ind w:firstLine="0"/>
        <w:rPr>
          <w:sz w:val="24"/>
          <w:szCs w:val="24"/>
        </w:rPr>
      </w:pPr>
      <w:bookmarkStart w:id="73" w:name="_Toc47018477"/>
      <w:r w:rsidRPr="001C00C1">
        <w:rPr>
          <w:sz w:val="24"/>
          <w:szCs w:val="24"/>
        </w:rPr>
        <w:t xml:space="preserve">Tabla </w:t>
      </w:r>
      <w:r w:rsidRPr="001C00C1">
        <w:rPr>
          <w:sz w:val="24"/>
          <w:szCs w:val="24"/>
        </w:rPr>
        <w:fldChar w:fldCharType="begin"/>
      </w:r>
      <w:r w:rsidRPr="001C00C1">
        <w:rPr>
          <w:sz w:val="24"/>
          <w:szCs w:val="24"/>
        </w:rPr>
        <w:instrText xml:space="preserve"> SEQ Tabla \* ARABIC </w:instrText>
      </w:r>
      <w:r w:rsidRPr="001C00C1">
        <w:rPr>
          <w:sz w:val="24"/>
          <w:szCs w:val="24"/>
        </w:rPr>
        <w:fldChar w:fldCharType="separate"/>
      </w:r>
      <w:r w:rsidR="006868D2">
        <w:rPr>
          <w:noProof/>
          <w:sz w:val="24"/>
          <w:szCs w:val="24"/>
        </w:rPr>
        <w:t>25</w:t>
      </w:r>
      <w:r w:rsidRPr="001C00C1">
        <w:rPr>
          <w:sz w:val="24"/>
          <w:szCs w:val="24"/>
        </w:rPr>
        <w:fldChar w:fldCharType="end"/>
      </w:r>
      <w:r w:rsidRPr="001C00C1">
        <w:rPr>
          <w:sz w:val="24"/>
          <w:szCs w:val="24"/>
        </w:rPr>
        <w:t>. Calendario de las tareas 1.1 - 3.2 (CU16 y CU10) del equipo de desarrollo.</w:t>
      </w:r>
      <w:bookmarkEnd w:id="73"/>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1C00C1">
        <w:tc>
          <w:tcPr>
            <w:tcW w:w="621"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1C00C1">
        <w:tc>
          <w:tcPr>
            <w:tcW w:w="621"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lastRenderedPageBreak/>
              <w:t>Documentar.</w:t>
            </w:r>
          </w:p>
        </w:tc>
        <w:tc>
          <w:tcPr>
            <w:tcW w:w="2223"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23"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1C00C1">
        <w:tc>
          <w:tcPr>
            <w:tcW w:w="621"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23"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1C00C1">
        <w:tc>
          <w:tcPr>
            <w:tcW w:w="621"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23"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6625AD44" w14:textId="2F23C02F" w:rsidR="001C00C1" w:rsidRPr="001C00C1" w:rsidRDefault="001C00C1" w:rsidP="00BA51E3">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5D7CABE9" w14:textId="4190AC10"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p w14:paraId="3AC4F4CB" w14:textId="5F53FC75" w:rsidR="001C00C1" w:rsidRPr="001C00C1" w:rsidRDefault="001C00C1" w:rsidP="001C00C1">
      <w:pPr>
        <w:pStyle w:val="Descripcin"/>
        <w:keepNext/>
        <w:ind w:firstLine="0"/>
        <w:rPr>
          <w:color w:val="auto"/>
          <w:sz w:val="24"/>
          <w:szCs w:val="24"/>
        </w:rPr>
      </w:pPr>
      <w:bookmarkStart w:id="74" w:name="_Toc47018478"/>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6868D2">
        <w:rPr>
          <w:noProof/>
          <w:color w:val="auto"/>
          <w:sz w:val="24"/>
          <w:szCs w:val="24"/>
        </w:rPr>
        <w:t>26</w:t>
      </w:r>
      <w:r w:rsidRPr="001C00C1">
        <w:rPr>
          <w:color w:val="auto"/>
          <w:sz w:val="24"/>
          <w:szCs w:val="24"/>
        </w:rPr>
        <w:fldChar w:fldCharType="end"/>
      </w:r>
      <w:r w:rsidRPr="001C00C1">
        <w:rPr>
          <w:color w:val="auto"/>
          <w:sz w:val="24"/>
          <w:szCs w:val="24"/>
        </w:rPr>
        <w:t>. Calendario de las tareas 1.1 - 3.2 (CU06 y CU07) del equipo de desarrollo.</w:t>
      </w:r>
      <w:bookmarkEnd w:id="74"/>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1C00C1">
        <w:tc>
          <w:tcPr>
            <w:tcW w:w="621"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1C00C1">
        <w:trPr>
          <w:trHeight w:val="1660"/>
        </w:trPr>
        <w:tc>
          <w:tcPr>
            <w:tcW w:w="621"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05"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23"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23"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1C00C1">
        <w:tc>
          <w:tcPr>
            <w:tcW w:w="621"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05"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23"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1C00C1">
        <w:tc>
          <w:tcPr>
            <w:tcW w:w="621"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05" w:type="dxa"/>
          </w:tcPr>
          <w:p w14:paraId="7C803B05"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lastRenderedPageBreak/>
              <w:t>Documentar.</w:t>
            </w:r>
          </w:p>
        </w:tc>
        <w:tc>
          <w:tcPr>
            <w:tcW w:w="2223"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23"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7A0C8FCA" w14:textId="72877C3D" w:rsidR="001C00C1" w:rsidRPr="001C00C1" w:rsidRDefault="001C00C1" w:rsidP="006F6FA2">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58178A22" w14:textId="0AEE7BB5"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p w14:paraId="7328CE58" w14:textId="457B4962" w:rsidR="001C00C1" w:rsidRPr="001C00C1" w:rsidRDefault="001C00C1" w:rsidP="001C00C1">
      <w:pPr>
        <w:pStyle w:val="Descripcin"/>
        <w:keepNext/>
        <w:ind w:firstLine="0"/>
        <w:rPr>
          <w:color w:val="auto"/>
          <w:sz w:val="24"/>
          <w:szCs w:val="24"/>
        </w:rPr>
      </w:pPr>
      <w:bookmarkStart w:id="75" w:name="_Toc47018479"/>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6868D2">
        <w:rPr>
          <w:noProof/>
          <w:color w:val="auto"/>
          <w:sz w:val="24"/>
          <w:szCs w:val="24"/>
        </w:rPr>
        <w:t>27</w:t>
      </w:r>
      <w:r w:rsidRPr="001C00C1">
        <w:rPr>
          <w:color w:val="auto"/>
          <w:sz w:val="24"/>
          <w:szCs w:val="24"/>
        </w:rPr>
        <w:fldChar w:fldCharType="end"/>
      </w:r>
      <w:r w:rsidRPr="001C00C1">
        <w:rPr>
          <w:color w:val="auto"/>
          <w:sz w:val="24"/>
          <w:szCs w:val="24"/>
        </w:rPr>
        <w:t>. Calendario de las tareas 1.1 - 3.2 (CU05) del equipo de desarrollo.</w:t>
      </w:r>
      <w:bookmarkEnd w:id="75"/>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1C00C1">
        <w:tc>
          <w:tcPr>
            <w:tcW w:w="621"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1C00C1">
        <w:tc>
          <w:tcPr>
            <w:tcW w:w="621"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23"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23"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1C00C1">
        <w:tc>
          <w:tcPr>
            <w:tcW w:w="621"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23"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1C00C1">
        <w:tc>
          <w:tcPr>
            <w:tcW w:w="621"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23"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5885919A" w14:textId="740BA502" w:rsidR="001C00C1" w:rsidRPr="001C00C1" w:rsidRDefault="001C00C1" w:rsidP="009F6C90">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173561FD" w14:textId="76027D15"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p w14:paraId="251632BE" w14:textId="4638C964" w:rsidR="001C00C1" w:rsidRPr="001C00C1" w:rsidRDefault="001C00C1" w:rsidP="001C00C1">
      <w:pPr>
        <w:pStyle w:val="Descripcin"/>
        <w:keepNext/>
        <w:ind w:firstLine="0"/>
        <w:rPr>
          <w:color w:val="auto"/>
          <w:sz w:val="24"/>
          <w:szCs w:val="24"/>
        </w:rPr>
      </w:pPr>
      <w:bookmarkStart w:id="76" w:name="_Toc47018480"/>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6868D2">
        <w:rPr>
          <w:noProof/>
          <w:color w:val="auto"/>
          <w:sz w:val="24"/>
          <w:szCs w:val="24"/>
        </w:rPr>
        <w:t>28</w:t>
      </w:r>
      <w:r w:rsidRPr="001C00C1">
        <w:rPr>
          <w:color w:val="auto"/>
          <w:sz w:val="24"/>
          <w:szCs w:val="24"/>
        </w:rPr>
        <w:fldChar w:fldCharType="end"/>
      </w:r>
      <w:r w:rsidRPr="001C00C1">
        <w:rPr>
          <w:color w:val="auto"/>
          <w:sz w:val="24"/>
          <w:szCs w:val="24"/>
        </w:rPr>
        <w:t>. Calendario de las tareas 1.1 - 3.2 (CU01) del equipo de desarrollo.</w:t>
      </w:r>
      <w:bookmarkEnd w:id="76"/>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1C00C1">
        <w:tc>
          <w:tcPr>
            <w:tcW w:w="621"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1C00C1">
        <w:tc>
          <w:tcPr>
            <w:tcW w:w="621"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23"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23"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1C00C1">
        <w:tc>
          <w:tcPr>
            <w:tcW w:w="621"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4BADEC8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23"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1C00C1">
        <w:tc>
          <w:tcPr>
            <w:tcW w:w="621"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23"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7EF3E2B3" w14:textId="0D4AC8A0" w:rsidR="00E55012" w:rsidRPr="00E55012" w:rsidRDefault="00E55012" w:rsidP="009F6C90">
      <w:pPr>
        <w:ind w:firstLine="0"/>
        <w:rPr>
          <w:rFonts w:eastAsia="Times New Roman" w:cs="Times New Roman"/>
          <w:bCs/>
          <w:sz w:val="20"/>
          <w:szCs w:val="20"/>
        </w:rPr>
      </w:pPr>
      <w:r w:rsidRPr="00E55012">
        <w:rPr>
          <w:rFonts w:eastAsia="Times New Roman" w:cs="Times New Roman"/>
          <w:bCs/>
          <w:i/>
          <w:iCs/>
          <w:sz w:val="20"/>
          <w:szCs w:val="20"/>
        </w:rPr>
        <w:t xml:space="preserve">Nota: </w:t>
      </w:r>
      <w:r w:rsidRPr="00E55012">
        <w:rPr>
          <w:rFonts w:eastAsia="Times New Roman" w:cs="Times New Roman"/>
          <w:bCs/>
          <w:sz w:val="20"/>
          <w:szCs w:val="20"/>
        </w:rPr>
        <w:t>Elaboración propia.</w:t>
      </w:r>
    </w:p>
    <w:p w14:paraId="41596154" w14:textId="19662706"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p w14:paraId="32F671BA" w14:textId="22577D87" w:rsidR="004514D9" w:rsidRPr="004514D9" w:rsidRDefault="004514D9" w:rsidP="004514D9">
      <w:pPr>
        <w:pStyle w:val="Descripcin"/>
        <w:keepNext/>
        <w:ind w:firstLine="0"/>
        <w:rPr>
          <w:color w:val="auto"/>
          <w:sz w:val="24"/>
          <w:szCs w:val="24"/>
        </w:rPr>
      </w:pPr>
      <w:bookmarkStart w:id="77" w:name="_Toc47018481"/>
      <w:r w:rsidRPr="004514D9">
        <w:rPr>
          <w:color w:val="auto"/>
          <w:sz w:val="24"/>
          <w:szCs w:val="24"/>
        </w:rPr>
        <w:t xml:space="preserve">Tabla </w:t>
      </w:r>
      <w:r w:rsidRPr="004514D9">
        <w:rPr>
          <w:color w:val="auto"/>
          <w:sz w:val="24"/>
          <w:szCs w:val="24"/>
        </w:rPr>
        <w:fldChar w:fldCharType="begin"/>
      </w:r>
      <w:r w:rsidRPr="004514D9">
        <w:rPr>
          <w:color w:val="auto"/>
          <w:sz w:val="24"/>
          <w:szCs w:val="24"/>
        </w:rPr>
        <w:instrText xml:space="preserve"> SEQ Tabla \* ARABIC </w:instrText>
      </w:r>
      <w:r w:rsidRPr="004514D9">
        <w:rPr>
          <w:color w:val="auto"/>
          <w:sz w:val="24"/>
          <w:szCs w:val="24"/>
        </w:rPr>
        <w:fldChar w:fldCharType="separate"/>
      </w:r>
      <w:r w:rsidR="006868D2">
        <w:rPr>
          <w:noProof/>
          <w:color w:val="auto"/>
          <w:sz w:val="24"/>
          <w:szCs w:val="24"/>
        </w:rPr>
        <w:t>29</w:t>
      </w:r>
      <w:r w:rsidRPr="004514D9">
        <w:rPr>
          <w:color w:val="auto"/>
          <w:sz w:val="24"/>
          <w:szCs w:val="24"/>
        </w:rPr>
        <w:fldChar w:fldCharType="end"/>
      </w:r>
      <w:r w:rsidRPr="004514D9">
        <w:rPr>
          <w:color w:val="auto"/>
          <w:sz w:val="24"/>
          <w:szCs w:val="24"/>
        </w:rPr>
        <w:t>. Calendario de las tareas 1.1 - 3.2 (CU09 y CU11) del equipo de desarrollo.</w:t>
      </w:r>
      <w:bookmarkEnd w:id="77"/>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4514D9">
        <w:tc>
          <w:tcPr>
            <w:tcW w:w="621"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4514D9">
        <w:tc>
          <w:tcPr>
            <w:tcW w:w="621"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23"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23"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4514D9">
        <w:tc>
          <w:tcPr>
            <w:tcW w:w="621"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23"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4514D9">
        <w:tc>
          <w:tcPr>
            <w:tcW w:w="621"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23"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5F8FCD72" w14:textId="1855A364" w:rsidR="004514D9" w:rsidRPr="004514D9" w:rsidRDefault="004514D9" w:rsidP="00DA6676">
      <w:pPr>
        <w:ind w:firstLine="0"/>
        <w:rPr>
          <w:rFonts w:eastAsia="Times New Roman" w:cs="Times New Roman"/>
          <w:bCs/>
          <w:sz w:val="20"/>
          <w:szCs w:val="20"/>
        </w:rPr>
      </w:pPr>
      <w:r w:rsidRPr="004514D9">
        <w:rPr>
          <w:rFonts w:eastAsia="Times New Roman" w:cs="Times New Roman"/>
          <w:bCs/>
          <w:i/>
          <w:iCs/>
          <w:sz w:val="20"/>
          <w:szCs w:val="20"/>
        </w:rPr>
        <w:t xml:space="preserve">Nota: </w:t>
      </w:r>
      <w:r w:rsidRPr="004514D9">
        <w:rPr>
          <w:rFonts w:eastAsia="Times New Roman" w:cs="Times New Roman"/>
          <w:bCs/>
          <w:sz w:val="20"/>
          <w:szCs w:val="20"/>
        </w:rPr>
        <w:t>Elaboración propia.</w:t>
      </w:r>
    </w:p>
    <w:p w14:paraId="44F7FC59" w14:textId="23E33C5F"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p w14:paraId="30AF2D66" w14:textId="033E44F2" w:rsidR="004514D9" w:rsidRPr="004514D9" w:rsidRDefault="004514D9" w:rsidP="004514D9">
      <w:pPr>
        <w:pStyle w:val="Descripcin"/>
        <w:keepNext/>
        <w:ind w:firstLine="0"/>
        <w:rPr>
          <w:color w:val="auto"/>
          <w:sz w:val="24"/>
          <w:szCs w:val="24"/>
        </w:rPr>
      </w:pPr>
      <w:bookmarkStart w:id="78" w:name="_Toc47018482"/>
      <w:r w:rsidRPr="004514D9">
        <w:rPr>
          <w:color w:val="auto"/>
          <w:sz w:val="24"/>
          <w:szCs w:val="24"/>
        </w:rPr>
        <w:t xml:space="preserve">Tabla </w:t>
      </w:r>
      <w:r w:rsidRPr="004514D9">
        <w:rPr>
          <w:color w:val="auto"/>
          <w:sz w:val="24"/>
          <w:szCs w:val="24"/>
        </w:rPr>
        <w:fldChar w:fldCharType="begin"/>
      </w:r>
      <w:r w:rsidRPr="004514D9">
        <w:rPr>
          <w:color w:val="auto"/>
          <w:sz w:val="24"/>
          <w:szCs w:val="24"/>
        </w:rPr>
        <w:instrText xml:space="preserve"> SEQ Tabla \* ARABIC </w:instrText>
      </w:r>
      <w:r w:rsidRPr="004514D9">
        <w:rPr>
          <w:color w:val="auto"/>
          <w:sz w:val="24"/>
          <w:szCs w:val="24"/>
        </w:rPr>
        <w:fldChar w:fldCharType="separate"/>
      </w:r>
      <w:r w:rsidR="006868D2">
        <w:rPr>
          <w:noProof/>
          <w:color w:val="auto"/>
          <w:sz w:val="24"/>
          <w:szCs w:val="24"/>
        </w:rPr>
        <w:t>30</w:t>
      </w:r>
      <w:r w:rsidRPr="004514D9">
        <w:rPr>
          <w:color w:val="auto"/>
          <w:sz w:val="24"/>
          <w:szCs w:val="24"/>
        </w:rPr>
        <w:fldChar w:fldCharType="end"/>
      </w:r>
      <w:r w:rsidRPr="004514D9">
        <w:rPr>
          <w:color w:val="auto"/>
          <w:sz w:val="24"/>
          <w:szCs w:val="24"/>
        </w:rPr>
        <w:t>. Calendario de las tareas 3.3 y 3.4 (CU04 y CU08) del equipo de desarrollo.</w:t>
      </w:r>
      <w:bookmarkEnd w:id="78"/>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4514D9">
        <w:tc>
          <w:tcPr>
            <w:tcW w:w="621"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4514D9">
        <w:tc>
          <w:tcPr>
            <w:tcW w:w="621"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466AF89A" w:rsidR="00EC7CA5" w:rsidRDefault="00EC7CA5" w:rsidP="00525E5E">
            <w:pPr>
              <w:numPr>
                <w:ilvl w:val="0"/>
                <w:numId w:val="93"/>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24"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61BB584" w14:textId="367A2C1A" w:rsidR="00C00ADC" w:rsidRPr="00C00ADC" w:rsidRDefault="00C00ADC" w:rsidP="00836119">
      <w:pPr>
        <w:ind w:firstLine="0"/>
        <w:rPr>
          <w:rFonts w:eastAsia="Times New Roman" w:cs="Times New Roman"/>
          <w:bCs/>
          <w:sz w:val="20"/>
          <w:szCs w:val="20"/>
        </w:rPr>
      </w:pPr>
      <w:r w:rsidRPr="00C00ADC">
        <w:rPr>
          <w:rFonts w:eastAsia="Times New Roman" w:cs="Times New Roman"/>
          <w:bCs/>
          <w:i/>
          <w:iCs/>
          <w:sz w:val="20"/>
          <w:szCs w:val="20"/>
        </w:rPr>
        <w:t xml:space="preserve">Nota: </w:t>
      </w:r>
      <w:r w:rsidRPr="00C00ADC">
        <w:rPr>
          <w:rFonts w:eastAsia="Times New Roman" w:cs="Times New Roman"/>
          <w:bCs/>
          <w:sz w:val="20"/>
          <w:szCs w:val="20"/>
        </w:rPr>
        <w:t>Elaboración propia.</w:t>
      </w:r>
    </w:p>
    <w:p w14:paraId="57A274C0" w14:textId="59DEDEF1"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p w14:paraId="41E76395" w14:textId="1FB998FA" w:rsidR="004514D9" w:rsidRPr="004514D9" w:rsidRDefault="004514D9" w:rsidP="004514D9">
      <w:pPr>
        <w:pStyle w:val="Descripcin"/>
        <w:keepNext/>
        <w:ind w:firstLine="0"/>
        <w:rPr>
          <w:sz w:val="24"/>
          <w:szCs w:val="24"/>
        </w:rPr>
      </w:pPr>
      <w:bookmarkStart w:id="79" w:name="_Toc47018483"/>
      <w:r w:rsidRPr="004514D9">
        <w:rPr>
          <w:sz w:val="24"/>
          <w:szCs w:val="24"/>
        </w:rPr>
        <w:t xml:space="preserve">Tabla </w:t>
      </w:r>
      <w:r w:rsidRPr="004514D9">
        <w:rPr>
          <w:sz w:val="24"/>
          <w:szCs w:val="24"/>
        </w:rPr>
        <w:fldChar w:fldCharType="begin"/>
      </w:r>
      <w:r w:rsidRPr="004514D9">
        <w:rPr>
          <w:sz w:val="24"/>
          <w:szCs w:val="24"/>
        </w:rPr>
        <w:instrText xml:space="preserve"> SEQ Tabla \* ARABIC </w:instrText>
      </w:r>
      <w:r w:rsidRPr="004514D9">
        <w:rPr>
          <w:sz w:val="24"/>
          <w:szCs w:val="24"/>
        </w:rPr>
        <w:fldChar w:fldCharType="separate"/>
      </w:r>
      <w:r w:rsidR="006868D2">
        <w:rPr>
          <w:noProof/>
          <w:sz w:val="24"/>
          <w:szCs w:val="24"/>
        </w:rPr>
        <w:t>31</w:t>
      </w:r>
      <w:r w:rsidRPr="004514D9">
        <w:rPr>
          <w:sz w:val="24"/>
          <w:szCs w:val="24"/>
        </w:rPr>
        <w:fldChar w:fldCharType="end"/>
      </w:r>
      <w:r w:rsidRPr="004514D9">
        <w:rPr>
          <w:sz w:val="24"/>
          <w:szCs w:val="24"/>
        </w:rPr>
        <w:t>. Calendario de las tareas 3.3 y 3.4 (CU16 y CU10) del equipo de desarrollo.</w:t>
      </w:r>
      <w:bookmarkEnd w:id="79"/>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4514D9">
        <w:tc>
          <w:tcPr>
            <w:tcW w:w="621"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4514D9">
        <w:tc>
          <w:tcPr>
            <w:tcW w:w="621"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3FDDE6FA" w:rsidR="00EC7CA5" w:rsidRDefault="00EC7CA5" w:rsidP="00525E5E">
            <w:pPr>
              <w:numPr>
                <w:ilvl w:val="0"/>
                <w:numId w:val="94"/>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24"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1B1BBEE3" w14:textId="1E7E2009" w:rsidR="004514D9" w:rsidRPr="004514D9" w:rsidRDefault="004514D9" w:rsidP="00F25B9C">
      <w:pPr>
        <w:ind w:firstLine="0"/>
        <w:rPr>
          <w:rFonts w:eastAsia="Times New Roman" w:cs="Times New Roman"/>
          <w:bCs/>
          <w:sz w:val="20"/>
          <w:szCs w:val="20"/>
        </w:rPr>
      </w:pPr>
      <w:r w:rsidRPr="004514D9">
        <w:rPr>
          <w:rFonts w:eastAsia="Times New Roman" w:cs="Times New Roman"/>
          <w:bCs/>
          <w:i/>
          <w:iCs/>
          <w:sz w:val="20"/>
          <w:szCs w:val="20"/>
        </w:rPr>
        <w:t xml:space="preserve">Nota: </w:t>
      </w:r>
      <w:r w:rsidRPr="004514D9">
        <w:rPr>
          <w:rFonts w:eastAsia="Times New Roman" w:cs="Times New Roman"/>
          <w:bCs/>
          <w:sz w:val="20"/>
          <w:szCs w:val="20"/>
        </w:rPr>
        <w:t>Elaboración propia.</w:t>
      </w:r>
    </w:p>
    <w:p w14:paraId="5F32FC6A" w14:textId="04967539"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lastRenderedPageBreak/>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p w14:paraId="47077DB2" w14:textId="75D77485" w:rsidR="00A01988" w:rsidRPr="00A01988" w:rsidRDefault="00A01988" w:rsidP="00A01988">
      <w:pPr>
        <w:pStyle w:val="Descripcin"/>
        <w:keepNext/>
        <w:ind w:firstLine="0"/>
        <w:rPr>
          <w:color w:val="auto"/>
          <w:sz w:val="24"/>
          <w:szCs w:val="24"/>
        </w:rPr>
      </w:pPr>
      <w:bookmarkStart w:id="80" w:name="_Toc47018484"/>
      <w:r w:rsidRPr="00A01988">
        <w:rPr>
          <w:color w:val="auto"/>
          <w:sz w:val="24"/>
          <w:szCs w:val="24"/>
        </w:rPr>
        <w:t xml:space="preserve">Tabla </w:t>
      </w:r>
      <w:r w:rsidRPr="00A01988">
        <w:rPr>
          <w:color w:val="auto"/>
          <w:sz w:val="24"/>
          <w:szCs w:val="24"/>
        </w:rPr>
        <w:fldChar w:fldCharType="begin"/>
      </w:r>
      <w:r w:rsidRPr="00A01988">
        <w:rPr>
          <w:color w:val="auto"/>
          <w:sz w:val="24"/>
          <w:szCs w:val="24"/>
        </w:rPr>
        <w:instrText xml:space="preserve"> SEQ Tabla \* ARABIC </w:instrText>
      </w:r>
      <w:r w:rsidRPr="00A01988">
        <w:rPr>
          <w:color w:val="auto"/>
          <w:sz w:val="24"/>
          <w:szCs w:val="24"/>
        </w:rPr>
        <w:fldChar w:fldCharType="separate"/>
      </w:r>
      <w:r w:rsidR="006868D2">
        <w:rPr>
          <w:noProof/>
          <w:color w:val="auto"/>
          <w:sz w:val="24"/>
          <w:szCs w:val="24"/>
        </w:rPr>
        <w:t>32</w:t>
      </w:r>
      <w:r w:rsidRPr="00A01988">
        <w:rPr>
          <w:color w:val="auto"/>
          <w:sz w:val="24"/>
          <w:szCs w:val="24"/>
        </w:rPr>
        <w:fldChar w:fldCharType="end"/>
      </w:r>
      <w:r w:rsidRPr="00A01988">
        <w:rPr>
          <w:color w:val="auto"/>
          <w:sz w:val="24"/>
          <w:szCs w:val="24"/>
        </w:rPr>
        <w:t>. Calendario de las tareas 3.3 y 3.4 (CU06 y CU07) del equipo de desarrollo.</w:t>
      </w:r>
      <w:bookmarkEnd w:id="80"/>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A01988">
        <w:tc>
          <w:tcPr>
            <w:tcW w:w="621"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A01988">
        <w:tc>
          <w:tcPr>
            <w:tcW w:w="621"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10929196" w:rsidR="00EC7CA5" w:rsidRDefault="00EC7CA5" w:rsidP="00525E5E">
            <w:pPr>
              <w:numPr>
                <w:ilvl w:val="0"/>
                <w:numId w:val="95"/>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t>04/11/2019</w:t>
            </w:r>
          </w:p>
          <w:p w14:paraId="671DF483" w14:textId="77777777" w:rsidR="00EC7CA5" w:rsidRDefault="00EC7CA5" w:rsidP="00D47333">
            <w:pPr>
              <w:rPr>
                <w:rFonts w:eastAsia="Times New Roman" w:cs="Times New Roman"/>
                <w:b/>
                <w:szCs w:val="24"/>
              </w:rPr>
            </w:pPr>
          </w:p>
        </w:tc>
        <w:tc>
          <w:tcPr>
            <w:tcW w:w="2224"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755061C8" w14:textId="6116C63B" w:rsidR="00A01988" w:rsidRPr="00A01988" w:rsidRDefault="00A01988" w:rsidP="004C4B8D">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624525A" w14:textId="306A33C2"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p w14:paraId="2E5508BA" w14:textId="7A2E3145" w:rsidR="00FA3BE3" w:rsidRPr="00FA3BE3" w:rsidRDefault="00FA3BE3" w:rsidP="00FA3BE3">
      <w:pPr>
        <w:pStyle w:val="Descripcin"/>
        <w:keepNext/>
        <w:ind w:firstLine="0"/>
        <w:rPr>
          <w:color w:val="auto"/>
          <w:sz w:val="24"/>
          <w:szCs w:val="24"/>
        </w:rPr>
      </w:pPr>
      <w:bookmarkStart w:id="81" w:name="_Toc47018485"/>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6868D2">
        <w:rPr>
          <w:noProof/>
          <w:color w:val="auto"/>
          <w:sz w:val="24"/>
          <w:szCs w:val="24"/>
        </w:rPr>
        <w:t>33</w:t>
      </w:r>
      <w:r w:rsidRPr="00FA3BE3">
        <w:rPr>
          <w:color w:val="auto"/>
          <w:sz w:val="24"/>
          <w:szCs w:val="24"/>
        </w:rPr>
        <w:fldChar w:fldCharType="end"/>
      </w:r>
      <w:r w:rsidRPr="00FA3BE3">
        <w:rPr>
          <w:color w:val="auto"/>
          <w:sz w:val="24"/>
          <w:szCs w:val="24"/>
        </w:rPr>
        <w:t>. Calendario de las tareas 3.3 y 3.4 (CU05) del equipo de desarrollo.</w:t>
      </w:r>
      <w:bookmarkEnd w:id="81"/>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FA3BE3">
        <w:tc>
          <w:tcPr>
            <w:tcW w:w="621"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FA3BE3">
        <w:tc>
          <w:tcPr>
            <w:tcW w:w="621"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4AEA1ED5" w:rsidR="00EC7CA5" w:rsidRDefault="00EC7CA5" w:rsidP="00525E5E">
            <w:pPr>
              <w:numPr>
                <w:ilvl w:val="0"/>
                <w:numId w:val="96"/>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24"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E72F15D" w14:textId="1E3028D6" w:rsidR="00FA3BE3" w:rsidRPr="00FA3BE3" w:rsidRDefault="00FA3BE3" w:rsidP="004C4B8D">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306DC9B8" w14:textId="2352E6F4"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p w14:paraId="7F08E75C" w14:textId="2264EE73" w:rsidR="00FA3BE3" w:rsidRPr="00FA3BE3" w:rsidRDefault="00FA3BE3" w:rsidP="00FA3BE3">
      <w:pPr>
        <w:pStyle w:val="Descripcin"/>
        <w:keepNext/>
        <w:ind w:firstLine="0"/>
        <w:rPr>
          <w:color w:val="auto"/>
          <w:sz w:val="24"/>
          <w:szCs w:val="24"/>
        </w:rPr>
      </w:pPr>
      <w:bookmarkStart w:id="82" w:name="_Toc47018486"/>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6868D2">
        <w:rPr>
          <w:noProof/>
          <w:color w:val="auto"/>
          <w:sz w:val="24"/>
          <w:szCs w:val="24"/>
        </w:rPr>
        <w:t>34</w:t>
      </w:r>
      <w:r w:rsidRPr="00FA3BE3">
        <w:rPr>
          <w:color w:val="auto"/>
          <w:sz w:val="24"/>
          <w:szCs w:val="24"/>
        </w:rPr>
        <w:fldChar w:fldCharType="end"/>
      </w:r>
      <w:r w:rsidRPr="00FA3BE3">
        <w:rPr>
          <w:color w:val="auto"/>
          <w:sz w:val="24"/>
          <w:szCs w:val="24"/>
        </w:rPr>
        <w:t>. Calendario de las tareas 3.3 y 3.4 (CU01) del equipo de desarrollo.</w:t>
      </w:r>
      <w:bookmarkEnd w:id="82"/>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FA3BE3">
        <w:tc>
          <w:tcPr>
            <w:tcW w:w="621"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FA3BE3">
        <w:tc>
          <w:tcPr>
            <w:tcW w:w="621"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0F609855"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62403005" w14:textId="2F1A3CFC" w:rsidR="00EC7CA5" w:rsidRDefault="00EC7CA5" w:rsidP="00525E5E">
            <w:pPr>
              <w:numPr>
                <w:ilvl w:val="0"/>
                <w:numId w:val="97"/>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lastRenderedPageBreak/>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24"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389B6ABE" w:rsidR="00EC7CA5" w:rsidRDefault="00EC7CA5" w:rsidP="004C4B8D">
      <w:pPr>
        <w:spacing w:line="240" w:lineRule="auto"/>
        <w:rPr>
          <w:rFonts w:eastAsia="Times New Roman" w:cs="Times New Roman"/>
          <w:b/>
          <w:szCs w:val="24"/>
        </w:rPr>
      </w:pPr>
    </w:p>
    <w:p w14:paraId="3D5ABC10" w14:textId="1E24ED96" w:rsidR="00FA3BE3" w:rsidRPr="00FA3BE3" w:rsidRDefault="00FA3BE3" w:rsidP="00FA3BE3">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p w14:paraId="2F30C0E2" w14:textId="6C83EE3A" w:rsidR="00FA3BE3" w:rsidRPr="00FA3BE3" w:rsidRDefault="00FA3BE3" w:rsidP="00FA3BE3">
      <w:pPr>
        <w:pStyle w:val="Descripcin"/>
        <w:keepNext/>
        <w:ind w:firstLine="0"/>
        <w:rPr>
          <w:color w:val="auto"/>
          <w:sz w:val="24"/>
          <w:szCs w:val="24"/>
        </w:rPr>
      </w:pPr>
      <w:bookmarkStart w:id="83" w:name="_Toc47018487"/>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6868D2">
        <w:rPr>
          <w:noProof/>
          <w:color w:val="auto"/>
          <w:sz w:val="24"/>
          <w:szCs w:val="24"/>
        </w:rPr>
        <w:t>35</w:t>
      </w:r>
      <w:r w:rsidRPr="00FA3BE3">
        <w:rPr>
          <w:color w:val="auto"/>
          <w:sz w:val="24"/>
          <w:szCs w:val="24"/>
        </w:rPr>
        <w:fldChar w:fldCharType="end"/>
      </w:r>
      <w:r w:rsidRPr="00FA3BE3">
        <w:rPr>
          <w:color w:val="auto"/>
          <w:sz w:val="24"/>
          <w:szCs w:val="24"/>
        </w:rPr>
        <w:t>. Calendario de las tareas 3.3 y 3.4 (CU09 y CU11) del equipo de desarrollo.</w:t>
      </w:r>
      <w:bookmarkEnd w:id="83"/>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FA3BE3">
        <w:tc>
          <w:tcPr>
            <w:tcW w:w="621"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FA3BE3">
        <w:tc>
          <w:tcPr>
            <w:tcW w:w="621"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6FE11A1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4DFD155" w14:textId="3729D99D" w:rsidR="00EC7CA5" w:rsidRDefault="00EC7CA5" w:rsidP="00525E5E">
            <w:pPr>
              <w:numPr>
                <w:ilvl w:val="0"/>
                <w:numId w:val="98"/>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24"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734A8AFC" w14:textId="05A1EEC8" w:rsidR="00FA3BE3" w:rsidRPr="00FA3BE3" w:rsidRDefault="00FA3BE3" w:rsidP="000F38FA">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7DC644F" w14:textId="09BB58CE"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lastRenderedPageBreak/>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lastRenderedPageBreak/>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w:t>
            </w:r>
            <w:r>
              <w:rPr>
                <w:rFonts w:eastAsia="Times New Roman" w:cs="Times New Roman"/>
                <w:b/>
                <w:szCs w:val="24"/>
              </w:rPr>
              <w:lastRenderedPageBreak/>
              <w:t>(adecuación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lastRenderedPageBreak/>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lastRenderedPageBreak/>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lastRenderedPageBreak/>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lastRenderedPageBreak/>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w:t>
            </w:r>
            <w:r>
              <w:rPr>
                <w:rFonts w:eastAsia="Times New Roman" w:cs="Times New Roman"/>
                <w:b/>
                <w:szCs w:val="24"/>
              </w:rPr>
              <w:lastRenderedPageBreak/>
              <w:t>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AB1425">
            <w:pPr>
              <w:ind w:firstLine="0"/>
              <w:jc w:val="center"/>
              <w:rPr>
                <w:rFonts w:eastAsia="Times New Roman" w:cs="Times New Roman"/>
                <w:b/>
                <w:szCs w:val="24"/>
              </w:rPr>
            </w:pPr>
            <w:r>
              <w:rPr>
                <w:rFonts w:eastAsia="Times New Roman" w:cs="Times New Roman"/>
                <w:b/>
                <w:szCs w:val="24"/>
              </w:rPr>
              <w:lastRenderedPageBreak/>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AB1425">
            <w:pPr>
              <w:ind w:firstLine="0"/>
              <w:jc w:val="center"/>
              <w:rPr>
                <w:rFonts w:eastAsia="Times New Roman" w:cs="Times New Roman"/>
                <w:szCs w:val="24"/>
              </w:rPr>
            </w:pPr>
          </w:p>
          <w:p w14:paraId="64056CF7" w14:textId="77777777" w:rsidR="00EC7CA5" w:rsidRDefault="00EC7CA5" w:rsidP="00AB1425">
            <w:pPr>
              <w:ind w:firstLine="0"/>
              <w:jc w:val="center"/>
              <w:rPr>
                <w:rFonts w:eastAsia="Times New Roman" w:cs="Times New Roman"/>
                <w:szCs w:val="24"/>
              </w:rPr>
            </w:pPr>
          </w:p>
          <w:p w14:paraId="3F321CDE" w14:textId="77777777" w:rsidR="00EC7CA5" w:rsidRDefault="00EC7CA5" w:rsidP="00AB1425">
            <w:pPr>
              <w:ind w:firstLine="0"/>
              <w:rPr>
                <w:rFonts w:eastAsia="Times New Roman" w:cs="Times New Roman"/>
                <w:szCs w:val="24"/>
              </w:rPr>
            </w:pPr>
          </w:p>
          <w:p w14:paraId="008A4206" w14:textId="77777777" w:rsidR="00EC7CA5" w:rsidRPr="002834B1" w:rsidRDefault="00EC7CA5" w:rsidP="00AB1425">
            <w:pPr>
              <w:ind w:firstLine="0"/>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lastRenderedPageBreak/>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lastRenderedPageBreak/>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lastRenderedPageBreak/>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Nombre CU10: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lastRenderedPageBreak/>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84" w:name="_Hlk17138738"/>
      <w:bookmarkStart w:id="85"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84"/>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lastRenderedPageBreak/>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85"/>
    </w:p>
    <w:p w14:paraId="18906F52" w14:textId="6E748C0C" w:rsidR="00513742" w:rsidRPr="00513742" w:rsidRDefault="00513742" w:rsidP="00513742">
      <w:pPr>
        <w:pStyle w:val="Ttulo3"/>
      </w:pPr>
      <w:bookmarkStart w:id="86" w:name="_Toc47018730"/>
      <w:r>
        <w:rPr>
          <w:rStyle w:val="Ttulo3Car"/>
          <w:b/>
        </w:rPr>
        <w:t>Crear r</w:t>
      </w:r>
      <w:r w:rsidR="00EC2A35" w:rsidRPr="00513742">
        <w:rPr>
          <w:rStyle w:val="Ttulo3Car"/>
          <w:b/>
        </w:rPr>
        <w:t>epositorio del proyecto</w:t>
      </w:r>
      <w:bookmarkEnd w:id="86"/>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87" w:name="_Toc47018748"/>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87"/>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56D3EFE5" w:rsidR="00607D18" w:rsidRDefault="00607D18" w:rsidP="00607D18">
      <w:pPr>
        <w:rPr>
          <w:color w:val="000000"/>
        </w:rPr>
      </w:pPr>
      <w:r>
        <w:lastRenderedPageBreak/>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w:t>
      </w:r>
      <w:r w:rsidR="0068066D">
        <w:rPr>
          <w:color w:val="000000"/>
        </w:rPr>
        <w:t>estas</w:t>
      </w:r>
      <w:r>
        <w:rPr>
          <w:color w:val="000000"/>
        </w:rPr>
        <w:t xml:space="preserve">.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88" w:name="_Toc47018749"/>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88"/>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89" w:name="_Toc47018731"/>
      <w:r w:rsidRPr="00513742">
        <w:rPr>
          <w:rStyle w:val="Ttulo3Car"/>
          <w:b/>
        </w:rPr>
        <w:t>R</w:t>
      </w:r>
      <w:r w:rsidR="00513742">
        <w:rPr>
          <w:rStyle w:val="Ttulo3Car"/>
          <w:b/>
        </w:rPr>
        <w:t>egistrar los r</w:t>
      </w:r>
      <w:r w:rsidRPr="00513742">
        <w:rPr>
          <w:rStyle w:val="Ttulo3Car"/>
          <w:b/>
        </w:rPr>
        <w:t>esultados de la verificación</w:t>
      </w:r>
      <w:bookmarkEnd w:id="89"/>
    </w:p>
    <w:p w14:paraId="5269DE47" w14:textId="10663818" w:rsidR="008A791E" w:rsidRPr="00C471F1" w:rsidRDefault="00E71F13" w:rsidP="00367D47">
      <w:r>
        <w:rPr>
          <w:bCs/>
        </w:rPr>
        <w:lastRenderedPageBreak/>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90" w:name="_Toc47018750"/>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90"/>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w:t>
      </w:r>
      <w:r>
        <w:lastRenderedPageBreak/>
        <w:t>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91" w:name="_Toc47018732"/>
      <w:r>
        <w:rPr>
          <w:rFonts w:eastAsia="Times New Roman"/>
        </w:rPr>
        <w:t>Fase 2: Ejecución del plan de</w:t>
      </w:r>
      <w:r w:rsidR="00944DC8">
        <w:rPr>
          <w:rFonts w:eastAsia="Times New Roman"/>
        </w:rPr>
        <w:t>l</w:t>
      </w:r>
      <w:r>
        <w:rPr>
          <w:rFonts w:eastAsia="Times New Roman"/>
        </w:rPr>
        <w:t xml:space="preserve"> proyecto</w:t>
      </w:r>
      <w:bookmarkEnd w:id="91"/>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92" w:name="_Toc4701873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92"/>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93" w:name="_Toc47018751"/>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93"/>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94" w:name="_Toc4701873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94"/>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95" w:name="_Toc47018752"/>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95"/>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96" w:name="_Toc4701873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96"/>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97" w:name="_Toc47018753"/>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97"/>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98" w:name="_Toc47018736"/>
      <w:r>
        <w:t xml:space="preserve">Fase 3: </w:t>
      </w:r>
      <w:r w:rsidR="00D15048">
        <w:t>Evaluación y control del proyecto</w:t>
      </w:r>
      <w:bookmarkEnd w:id="98"/>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99" w:name="_Toc4701873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99"/>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100" w:name="_Toc47018754"/>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100"/>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101" w:name="_Toc47018738"/>
      <w:r>
        <w:t>Fase 4: Cierre del proyecto</w:t>
      </w:r>
      <w:bookmarkEnd w:id="101"/>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102" w:name="_Toc47018739"/>
      <w:r w:rsidRPr="00C1064C">
        <w:rPr>
          <w:rStyle w:val="Ttulo3Car"/>
          <w:b/>
        </w:rPr>
        <w:t>Diligenciar un r</w:t>
      </w:r>
      <w:r w:rsidR="00406CE3" w:rsidRPr="00C1064C">
        <w:rPr>
          <w:rStyle w:val="Ttulo3Car"/>
          <w:b/>
        </w:rPr>
        <w:t>egistro de aceptación</w:t>
      </w:r>
      <w:r w:rsidR="002F25FA" w:rsidRPr="00C1064C">
        <w:rPr>
          <w:rStyle w:val="Ttulo3Car"/>
          <w:b/>
        </w:rPr>
        <w:t>.</w:t>
      </w:r>
      <w:bookmarkEnd w:id="102"/>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103" w:name="_Toc47018755"/>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103"/>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104" w:name="_Toc47018740"/>
      <w:r>
        <w:lastRenderedPageBreak/>
        <w:t>Conclusiones</w:t>
      </w:r>
      <w:bookmarkEnd w:id="104"/>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105" w:name="_Toc47018741"/>
      <w:r>
        <w:lastRenderedPageBreak/>
        <w:t>Referencias</w:t>
      </w:r>
      <w:bookmarkEnd w:id="105"/>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84DB" w16cex:dateUtc="2020-07-28T16:04:00Z"/>
  <w16cex:commentExtensible w16cex:durableId="22CC1DB7" w16cex:dateUtc="2020-07-29T21:09:00Z"/>
  <w16cex:commentExtensible w16cex:durableId="22CC1EB5" w16cex:dateUtc="2020-07-29T21:13:00Z"/>
  <w16cex:commentExtensible w16cex:durableId="22CC1A7D" w16cex:dateUtc="2020-07-29T20: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D3B59" w14:textId="77777777" w:rsidR="007F416B" w:rsidRDefault="007F416B" w:rsidP="00294A0E">
      <w:pPr>
        <w:spacing w:line="240" w:lineRule="auto"/>
      </w:pPr>
      <w:r>
        <w:separator/>
      </w:r>
    </w:p>
  </w:endnote>
  <w:endnote w:type="continuationSeparator" w:id="0">
    <w:p w14:paraId="799AF48F" w14:textId="77777777" w:rsidR="007F416B" w:rsidRDefault="007F416B"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DE6512" w:rsidRDefault="00DE65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DE6512" w:rsidRDefault="00DE65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DE6512" w:rsidRDefault="00DE65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BEA70" w14:textId="77777777" w:rsidR="007F416B" w:rsidRDefault="007F416B" w:rsidP="00294A0E">
      <w:pPr>
        <w:spacing w:line="240" w:lineRule="auto"/>
      </w:pPr>
      <w:r>
        <w:separator/>
      </w:r>
    </w:p>
  </w:footnote>
  <w:footnote w:type="continuationSeparator" w:id="0">
    <w:p w14:paraId="472B6CFC" w14:textId="77777777" w:rsidR="007F416B" w:rsidRDefault="007F416B"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19C5A0F8" w:rsidR="00DE6512" w:rsidRDefault="00DE6512">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DE6512" w:rsidRDefault="00DE65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DE6512" w:rsidRDefault="00DE65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8F6F02" w:rsidR="00DE6512" w:rsidRDefault="00DE6512">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DE6512" w:rsidRDefault="00DE651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DE6512" w:rsidRDefault="00DE65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5712E8"/>
    <w:multiLevelType w:val="hybridMultilevel"/>
    <w:tmpl w:val="0DFA7B10"/>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1004233C"/>
    <w:multiLevelType w:val="hybridMultilevel"/>
    <w:tmpl w:val="BE94DDEC"/>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4" w15:restartNumberingAfterBreak="0">
    <w:nsid w:val="102341A3"/>
    <w:multiLevelType w:val="hybridMultilevel"/>
    <w:tmpl w:val="7D021F3A"/>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5"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7"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19F3BD3"/>
    <w:multiLevelType w:val="hybridMultilevel"/>
    <w:tmpl w:val="B612454C"/>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1"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4"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8"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50"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3"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97E03BD"/>
    <w:multiLevelType w:val="hybridMultilevel"/>
    <w:tmpl w:val="92262696"/>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2"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3"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4"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0"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2"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3"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6"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8"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90"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5"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7"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8"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0"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3"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4"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5"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6"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7"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8"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9"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1"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5"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0"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5"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6"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8"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9"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0"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9"/>
  </w:num>
  <w:num w:numId="2">
    <w:abstractNumId w:val="57"/>
  </w:num>
  <w:num w:numId="3">
    <w:abstractNumId w:val="63"/>
  </w:num>
  <w:num w:numId="4">
    <w:abstractNumId w:val="47"/>
  </w:num>
  <w:num w:numId="5">
    <w:abstractNumId w:val="124"/>
  </w:num>
  <w:num w:numId="6">
    <w:abstractNumId w:val="26"/>
  </w:num>
  <w:num w:numId="7">
    <w:abstractNumId w:val="46"/>
  </w:num>
  <w:num w:numId="8">
    <w:abstractNumId w:val="115"/>
  </w:num>
  <w:num w:numId="9">
    <w:abstractNumId w:val="138"/>
  </w:num>
  <w:num w:numId="10">
    <w:abstractNumId w:val="91"/>
  </w:num>
  <w:num w:numId="11">
    <w:abstractNumId w:val="97"/>
  </w:num>
  <w:num w:numId="12">
    <w:abstractNumId w:val="4"/>
  </w:num>
  <w:num w:numId="13">
    <w:abstractNumId w:val="117"/>
  </w:num>
  <w:num w:numId="14">
    <w:abstractNumId w:val="58"/>
  </w:num>
  <w:num w:numId="15">
    <w:abstractNumId w:val="38"/>
  </w:num>
  <w:num w:numId="16">
    <w:abstractNumId w:val="131"/>
  </w:num>
  <w:num w:numId="17">
    <w:abstractNumId w:val="74"/>
  </w:num>
  <w:num w:numId="18">
    <w:abstractNumId w:val="11"/>
  </w:num>
  <w:num w:numId="19">
    <w:abstractNumId w:val="92"/>
  </w:num>
  <w:num w:numId="20">
    <w:abstractNumId w:val="17"/>
  </w:num>
  <w:num w:numId="21">
    <w:abstractNumId w:val="33"/>
  </w:num>
  <w:num w:numId="22">
    <w:abstractNumId w:val="94"/>
  </w:num>
  <w:num w:numId="23">
    <w:abstractNumId w:val="89"/>
  </w:num>
  <w:num w:numId="24">
    <w:abstractNumId w:val="85"/>
  </w:num>
  <w:num w:numId="25">
    <w:abstractNumId w:val="98"/>
  </w:num>
  <w:num w:numId="26">
    <w:abstractNumId w:val="28"/>
  </w:num>
  <w:num w:numId="27">
    <w:abstractNumId w:val="10"/>
  </w:num>
  <w:num w:numId="28">
    <w:abstractNumId w:val="44"/>
  </w:num>
  <w:num w:numId="29">
    <w:abstractNumId w:val="127"/>
  </w:num>
  <w:num w:numId="30">
    <w:abstractNumId w:val="3"/>
  </w:num>
  <w:num w:numId="31">
    <w:abstractNumId w:val="101"/>
  </w:num>
  <w:num w:numId="32">
    <w:abstractNumId w:val="104"/>
  </w:num>
  <w:num w:numId="33">
    <w:abstractNumId w:val="13"/>
  </w:num>
  <w:num w:numId="34">
    <w:abstractNumId w:val="15"/>
  </w:num>
  <w:num w:numId="35">
    <w:abstractNumId w:val="90"/>
  </w:num>
  <w:num w:numId="36">
    <w:abstractNumId w:val="123"/>
  </w:num>
  <w:num w:numId="37">
    <w:abstractNumId w:val="77"/>
  </w:num>
  <w:num w:numId="38">
    <w:abstractNumId w:val="110"/>
  </w:num>
  <w:num w:numId="39">
    <w:abstractNumId w:val="78"/>
  </w:num>
  <w:num w:numId="40">
    <w:abstractNumId w:val="0"/>
  </w:num>
  <w:num w:numId="41">
    <w:abstractNumId w:val="48"/>
  </w:num>
  <w:num w:numId="42">
    <w:abstractNumId w:val="140"/>
  </w:num>
  <w:num w:numId="43">
    <w:abstractNumId w:val="34"/>
  </w:num>
  <w:num w:numId="44">
    <w:abstractNumId w:val="121"/>
  </w:num>
  <w:num w:numId="45">
    <w:abstractNumId w:val="42"/>
  </w:num>
  <w:num w:numId="46">
    <w:abstractNumId w:val="55"/>
  </w:num>
  <w:num w:numId="47">
    <w:abstractNumId w:val="107"/>
  </w:num>
  <w:num w:numId="48">
    <w:abstractNumId w:val="141"/>
  </w:num>
  <w:num w:numId="49">
    <w:abstractNumId w:val="67"/>
  </w:num>
  <w:num w:numId="50">
    <w:abstractNumId w:val="70"/>
  </w:num>
  <w:num w:numId="51">
    <w:abstractNumId w:val="68"/>
  </w:num>
  <w:num w:numId="52">
    <w:abstractNumId w:val="59"/>
  </w:num>
  <w:num w:numId="53">
    <w:abstractNumId w:val="53"/>
  </w:num>
  <w:num w:numId="54">
    <w:abstractNumId w:val="31"/>
  </w:num>
  <w:num w:numId="55">
    <w:abstractNumId w:val="43"/>
  </w:num>
  <w:num w:numId="56">
    <w:abstractNumId w:val="39"/>
  </w:num>
  <w:num w:numId="57">
    <w:abstractNumId w:val="109"/>
  </w:num>
  <w:num w:numId="58">
    <w:abstractNumId w:val="84"/>
  </w:num>
  <w:num w:numId="59">
    <w:abstractNumId w:val="119"/>
  </w:num>
  <w:num w:numId="60">
    <w:abstractNumId w:val="103"/>
  </w:num>
  <w:num w:numId="61">
    <w:abstractNumId w:val="9"/>
  </w:num>
  <w:num w:numId="62">
    <w:abstractNumId w:val="99"/>
  </w:num>
  <w:num w:numId="63">
    <w:abstractNumId w:val="21"/>
  </w:num>
  <w:num w:numId="64">
    <w:abstractNumId w:val="122"/>
  </w:num>
  <w:num w:numId="65">
    <w:abstractNumId w:val="41"/>
  </w:num>
  <w:num w:numId="66">
    <w:abstractNumId w:val="73"/>
  </w:num>
  <w:num w:numId="67">
    <w:abstractNumId w:val="102"/>
  </w:num>
  <w:num w:numId="68">
    <w:abstractNumId w:val="1"/>
  </w:num>
  <w:num w:numId="69">
    <w:abstractNumId w:val="18"/>
  </w:num>
  <w:num w:numId="70">
    <w:abstractNumId w:val="105"/>
  </w:num>
  <w:num w:numId="71">
    <w:abstractNumId w:val="136"/>
  </w:num>
  <w:num w:numId="72">
    <w:abstractNumId w:val="27"/>
  </w:num>
  <w:num w:numId="73">
    <w:abstractNumId w:val="64"/>
  </w:num>
  <w:num w:numId="74">
    <w:abstractNumId w:val="12"/>
  </w:num>
  <w:num w:numId="75">
    <w:abstractNumId w:val="82"/>
  </w:num>
  <w:num w:numId="76">
    <w:abstractNumId w:val="143"/>
  </w:num>
  <w:num w:numId="77">
    <w:abstractNumId w:val="112"/>
  </w:num>
  <w:num w:numId="78">
    <w:abstractNumId w:val="116"/>
  </w:num>
  <w:num w:numId="79">
    <w:abstractNumId w:val="139"/>
  </w:num>
  <w:num w:numId="80">
    <w:abstractNumId w:val="62"/>
  </w:num>
  <w:num w:numId="81">
    <w:abstractNumId w:val="45"/>
  </w:num>
  <w:num w:numId="82">
    <w:abstractNumId w:val="128"/>
  </w:num>
  <w:num w:numId="83">
    <w:abstractNumId w:val="93"/>
  </w:num>
  <w:num w:numId="84">
    <w:abstractNumId w:val="80"/>
  </w:num>
  <w:num w:numId="85">
    <w:abstractNumId w:val="133"/>
  </w:num>
  <w:num w:numId="86">
    <w:abstractNumId w:val="125"/>
  </w:num>
  <w:num w:numId="87">
    <w:abstractNumId w:val="40"/>
  </w:num>
  <w:num w:numId="88">
    <w:abstractNumId w:val="108"/>
  </w:num>
  <w:num w:numId="89">
    <w:abstractNumId w:val="88"/>
  </w:num>
  <w:num w:numId="90">
    <w:abstractNumId w:val="75"/>
  </w:num>
  <w:num w:numId="91">
    <w:abstractNumId w:val="37"/>
  </w:num>
  <w:num w:numId="92">
    <w:abstractNumId w:val="19"/>
  </w:num>
  <w:num w:numId="93">
    <w:abstractNumId w:val="52"/>
  </w:num>
  <w:num w:numId="94">
    <w:abstractNumId w:val="79"/>
  </w:num>
  <w:num w:numId="95">
    <w:abstractNumId w:val="114"/>
  </w:num>
  <w:num w:numId="96">
    <w:abstractNumId w:val="96"/>
  </w:num>
  <w:num w:numId="97">
    <w:abstractNumId w:val="113"/>
  </w:num>
  <w:num w:numId="98">
    <w:abstractNumId w:val="135"/>
  </w:num>
  <w:num w:numId="99">
    <w:abstractNumId w:val="60"/>
  </w:num>
  <w:num w:numId="100">
    <w:abstractNumId w:val="72"/>
  </w:num>
  <w:num w:numId="101">
    <w:abstractNumId w:val="129"/>
  </w:num>
  <w:num w:numId="102">
    <w:abstractNumId w:val="81"/>
  </w:num>
  <w:num w:numId="103">
    <w:abstractNumId w:val="29"/>
  </w:num>
  <w:num w:numId="104">
    <w:abstractNumId w:val="56"/>
  </w:num>
  <w:num w:numId="105">
    <w:abstractNumId w:val="7"/>
  </w:num>
  <w:num w:numId="106">
    <w:abstractNumId w:val="32"/>
  </w:num>
  <w:num w:numId="107">
    <w:abstractNumId w:val="71"/>
  </w:num>
  <w:num w:numId="108">
    <w:abstractNumId w:val="8"/>
  </w:num>
  <w:num w:numId="109">
    <w:abstractNumId w:val="2"/>
  </w:num>
  <w:num w:numId="110">
    <w:abstractNumId w:val="22"/>
  </w:num>
  <w:num w:numId="111">
    <w:abstractNumId w:val="118"/>
  </w:num>
  <w:num w:numId="112">
    <w:abstractNumId w:val="137"/>
  </w:num>
  <w:num w:numId="113">
    <w:abstractNumId w:val="120"/>
  </w:num>
  <w:num w:numId="114">
    <w:abstractNumId w:val="50"/>
  </w:num>
  <w:num w:numId="115">
    <w:abstractNumId w:val="76"/>
  </w:num>
  <w:num w:numId="116">
    <w:abstractNumId w:val="86"/>
  </w:num>
  <w:num w:numId="117">
    <w:abstractNumId w:val="132"/>
  </w:num>
  <w:num w:numId="118">
    <w:abstractNumId w:val="130"/>
  </w:num>
  <w:num w:numId="119">
    <w:abstractNumId w:val="95"/>
  </w:num>
  <w:num w:numId="120">
    <w:abstractNumId w:val="142"/>
  </w:num>
  <w:num w:numId="121">
    <w:abstractNumId w:val="35"/>
  </w:num>
  <w:num w:numId="122">
    <w:abstractNumId w:val="16"/>
  </w:num>
  <w:num w:numId="123">
    <w:abstractNumId w:val="83"/>
  </w:num>
  <w:num w:numId="124">
    <w:abstractNumId w:val="100"/>
  </w:num>
  <w:num w:numId="125">
    <w:abstractNumId w:val="51"/>
  </w:num>
  <w:num w:numId="126">
    <w:abstractNumId w:val="6"/>
  </w:num>
  <w:num w:numId="127">
    <w:abstractNumId w:val="126"/>
  </w:num>
  <w:num w:numId="128">
    <w:abstractNumId w:val="106"/>
  </w:num>
  <w:num w:numId="129">
    <w:abstractNumId w:val="25"/>
  </w:num>
  <w:num w:numId="130">
    <w:abstractNumId w:val="111"/>
  </w:num>
  <w:num w:numId="131">
    <w:abstractNumId w:val="65"/>
  </w:num>
  <w:num w:numId="132">
    <w:abstractNumId w:val="36"/>
  </w:num>
  <w:num w:numId="133">
    <w:abstractNumId w:val="20"/>
  </w:num>
  <w:num w:numId="134">
    <w:abstractNumId w:val="66"/>
  </w:num>
  <w:num w:numId="135">
    <w:abstractNumId w:val="69"/>
  </w:num>
  <w:num w:numId="136">
    <w:abstractNumId w:val="54"/>
  </w:num>
  <w:num w:numId="137">
    <w:abstractNumId w:val="14"/>
  </w:num>
  <w:num w:numId="138">
    <w:abstractNumId w:val="87"/>
  </w:num>
  <w:num w:numId="139">
    <w:abstractNumId w:val="134"/>
  </w:num>
  <w:num w:numId="140">
    <w:abstractNumId w:val="61"/>
  </w:num>
  <w:num w:numId="141">
    <w:abstractNumId w:val="30"/>
  </w:num>
  <w:num w:numId="142">
    <w:abstractNumId w:val="23"/>
  </w:num>
  <w:num w:numId="143">
    <w:abstractNumId w:val="24"/>
  </w:num>
  <w:num w:numId="144">
    <w:abstractNumId w:val="5"/>
  </w:num>
  <w:numIdMacAtCleanup w:val="1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NIA ISADORA MORA PEDREROS">
    <w15:presenceInfo w15:providerId="AD" w15:userId="S::timora@admon.uniajc.edu.co::a26240c4-cb39-4b96-92fb-eae7d16b3a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3E8"/>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013"/>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6FF0"/>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21A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01D"/>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56FE6"/>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970EC"/>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0C1"/>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663"/>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35A"/>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4FD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5A1"/>
    <w:rsid w:val="00274BC6"/>
    <w:rsid w:val="00274ECB"/>
    <w:rsid w:val="00276966"/>
    <w:rsid w:val="00276B9A"/>
    <w:rsid w:val="00277492"/>
    <w:rsid w:val="002811C5"/>
    <w:rsid w:val="002826F4"/>
    <w:rsid w:val="00282829"/>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58C"/>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01"/>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0CE"/>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7D4"/>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A768A"/>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DCE"/>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14D9"/>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0D6A"/>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1DF4"/>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A53"/>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3DA1"/>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55D"/>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2B09"/>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6D"/>
    <w:rsid w:val="00680686"/>
    <w:rsid w:val="0068282C"/>
    <w:rsid w:val="0068453C"/>
    <w:rsid w:val="006847A3"/>
    <w:rsid w:val="006868D2"/>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598"/>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416B"/>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5B3"/>
    <w:rsid w:val="00834BB1"/>
    <w:rsid w:val="00834E9B"/>
    <w:rsid w:val="00835AE4"/>
    <w:rsid w:val="00835CA4"/>
    <w:rsid w:val="008360D1"/>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2C68"/>
    <w:rsid w:val="00853FC7"/>
    <w:rsid w:val="008546A9"/>
    <w:rsid w:val="0085474E"/>
    <w:rsid w:val="00854C47"/>
    <w:rsid w:val="0085513E"/>
    <w:rsid w:val="008555C1"/>
    <w:rsid w:val="00856CD7"/>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3E74"/>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6BA"/>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6D64"/>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1988"/>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425"/>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2F0"/>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14BD"/>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857"/>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7AB"/>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1D1"/>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177"/>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A68"/>
    <w:rsid w:val="00B73D22"/>
    <w:rsid w:val="00B73FCC"/>
    <w:rsid w:val="00B7446E"/>
    <w:rsid w:val="00B7448C"/>
    <w:rsid w:val="00B74701"/>
    <w:rsid w:val="00B7499A"/>
    <w:rsid w:val="00B7592A"/>
    <w:rsid w:val="00B75F3B"/>
    <w:rsid w:val="00B76C61"/>
    <w:rsid w:val="00B76C63"/>
    <w:rsid w:val="00B76CB0"/>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B6C2C"/>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ADC"/>
    <w:rsid w:val="00C00BC2"/>
    <w:rsid w:val="00C01F5C"/>
    <w:rsid w:val="00C02B89"/>
    <w:rsid w:val="00C03AEF"/>
    <w:rsid w:val="00C03DD4"/>
    <w:rsid w:val="00C03E1A"/>
    <w:rsid w:val="00C05A3E"/>
    <w:rsid w:val="00C05D91"/>
    <w:rsid w:val="00C061CF"/>
    <w:rsid w:val="00C06472"/>
    <w:rsid w:val="00C06980"/>
    <w:rsid w:val="00C079A7"/>
    <w:rsid w:val="00C100DB"/>
    <w:rsid w:val="00C1064C"/>
    <w:rsid w:val="00C10CF1"/>
    <w:rsid w:val="00C10EB4"/>
    <w:rsid w:val="00C115ED"/>
    <w:rsid w:val="00C12748"/>
    <w:rsid w:val="00C12B74"/>
    <w:rsid w:val="00C12B84"/>
    <w:rsid w:val="00C13025"/>
    <w:rsid w:val="00C1335A"/>
    <w:rsid w:val="00C146A8"/>
    <w:rsid w:val="00C14813"/>
    <w:rsid w:val="00C14BFD"/>
    <w:rsid w:val="00C1521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4DFB"/>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4913"/>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842"/>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40CE"/>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4D"/>
    <w:rsid w:val="00D34782"/>
    <w:rsid w:val="00D35116"/>
    <w:rsid w:val="00D35859"/>
    <w:rsid w:val="00D35B9A"/>
    <w:rsid w:val="00D36E1B"/>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512"/>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012"/>
    <w:rsid w:val="00E5549C"/>
    <w:rsid w:val="00E5554D"/>
    <w:rsid w:val="00E55E60"/>
    <w:rsid w:val="00E56506"/>
    <w:rsid w:val="00E568D3"/>
    <w:rsid w:val="00E56B3D"/>
    <w:rsid w:val="00E57738"/>
    <w:rsid w:val="00E57D08"/>
    <w:rsid w:val="00E57F36"/>
    <w:rsid w:val="00E60657"/>
    <w:rsid w:val="00E60787"/>
    <w:rsid w:val="00E60F43"/>
    <w:rsid w:val="00E619F7"/>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6C69"/>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509"/>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36CF"/>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D87"/>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5EDF"/>
    <w:rsid w:val="00F6614E"/>
    <w:rsid w:val="00F66429"/>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065F"/>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3BE3"/>
    <w:rsid w:val="00FA4195"/>
    <w:rsid w:val="00FA4A0B"/>
    <w:rsid w:val="00FA63FF"/>
    <w:rsid w:val="00FA64D5"/>
    <w:rsid w:val="00FA7657"/>
    <w:rsid w:val="00FA76E7"/>
    <w:rsid w:val="00FA7A9C"/>
    <w:rsid w:val="00FB0754"/>
    <w:rsid w:val="00FB0821"/>
    <w:rsid w:val="00FB0CA7"/>
    <w:rsid w:val="00FB0F71"/>
    <w:rsid w:val="00FB129A"/>
    <w:rsid w:val="00FB13C7"/>
    <w:rsid w:val="00FB250F"/>
    <w:rsid w:val="00FB271E"/>
    <w:rsid w:val="00FB3274"/>
    <w:rsid w:val="00FB32C8"/>
    <w:rsid w:val="00FB399B"/>
    <w:rsid w:val="00FB41DA"/>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B91"/>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1">
    <w:name w:val="Table Normal1"/>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13B6EB0-84E5-426E-AA37-9E8641F30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10754</TotalTime>
  <Pages>113</Pages>
  <Words>33327</Words>
  <Characters>183304</Characters>
  <Application>Microsoft Office Word</Application>
  <DocSecurity>0</DocSecurity>
  <Lines>1527</Lines>
  <Paragraphs>432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1672</cp:revision>
  <cp:lastPrinted>2019-06-02T21:58:00Z</cp:lastPrinted>
  <dcterms:created xsi:type="dcterms:W3CDTF">2019-06-02T21:14:00Z</dcterms:created>
  <dcterms:modified xsi:type="dcterms:W3CDTF">2020-07-30T21:25:00Z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