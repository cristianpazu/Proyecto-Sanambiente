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w:t>
      </w:r>
      <w:proofErr w:type="spellStart"/>
      <w:r w:rsidR="00FD1908" w:rsidRPr="009825A8">
        <w:rPr>
          <w:rStyle w:val="tl8wme"/>
          <w:b/>
        </w:rPr>
        <w:t>SANAMBIENTE</w:t>
      </w:r>
      <w:proofErr w:type="spellEnd"/>
      <w:r w:rsidR="00FD1908" w:rsidRPr="009825A8">
        <w:rPr>
          <w:rStyle w:val="tl8wme"/>
          <w:b/>
        </w:rPr>
        <w:t>.</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 xml:space="preserve">ian Fernando Balanta </w:t>
      </w:r>
      <w:proofErr w:type="spellStart"/>
      <w:r w:rsidRPr="00F21782">
        <w:rPr>
          <w:rFonts w:cs="Times New Roman"/>
          <w:bCs/>
          <w:szCs w:val="24"/>
        </w:rPr>
        <w:t>Pazú</w:t>
      </w:r>
      <w:proofErr w:type="spellEnd"/>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 xml:space="preserve">Semillero </w:t>
      </w:r>
      <w:proofErr w:type="spellStart"/>
      <w:r w:rsidRPr="0009266B">
        <w:rPr>
          <w:rFonts w:cs="Times New Roman"/>
          <w:szCs w:val="24"/>
        </w:rPr>
        <w:t>ITMedia</w:t>
      </w:r>
      <w:proofErr w:type="spellEnd"/>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 xml:space="preserve">rupo de investigación </w:t>
      </w:r>
      <w:proofErr w:type="spellStart"/>
      <w:r w:rsidRPr="0009266B">
        <w:rPr>
          <w:rFonts w:cs="Times New Roman"/>
          <w:szCs w:val="24"/>
        </w:rPr>
        <w:t>GRINTIC</w:t>
      </w:r>
      <w:proofErr w:type="spellEnd"/>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05D91">
      <w:pPr>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05D91">
      <w:pPr>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xml:space="preserve">, integrando la metodología </w:t>
      </w:r>
      <w:proofErr w:type="spellStart"/>
      <w:r w:rsidR="00F244E6">
        <w:rPr>
          <w:rFonts w:cs="Times New Roman"/>
          <w:bCs/>
          <w:szCs w:val="24"/>
        </w:rPr>
        <w:t>Iconix</w:t>
      </w:r>
      <w:proofErr w:type="spellEnd"/>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 xml:space="preserve">marco del desarrollo del módulo de transferencia y comunicación de datos de las estaciones ambientales de la empresa </w:t>
      </w:r>
      <w:proofErr w:type="spellStart"/>
      <w:r w:rsidR="005C75B7">
        <w:rPr>
          <w:rFonts w:cs="Times New Roman"/>
          <w:bCs/>
          <w:szCs w:val="24"/>
        </w:rPr>
        <w:t>Sanambiente</w:t>
      </w:r>
      <w:proofErr w:type="spellEnd"/>
      <w:r w:rsidR="005C75B7">
        <w:rPr>
          <w:rFonts w:cs="Times New Roman"/>
          <w:bCs/>
          <w:szCs w:val="24"/>
        </w:rPr>
        <w:t xml:space="preserve"> de Cali.</w:t>
      </w:r>
    </w:p>
    <w:p w14:paraId="3B63563A" w14:textId="6CEFBCB2" w:rsidR="00D15FE1" w:rsidRPr="00D15FE1" w:rsidRDefault="000D4B0D" w:rsidP="00C05D91">
      <w:pPr>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proofErr w:type="spellStart"/>
      <w:r>
        <w:rPr>
          <w:rFonts w:cs="Times New Roman"/>
          <w:bCs/>
          <w:szCs w:val="24"/>
        </w:rPr>
        <w:t>I</w:t>
      </w:r>
      <w:r w:rsidR="00550816">
        <w:rPr>
          <w:rFonts w:cs="Times New Roman"/>
          <w:bCs/>
          <w:szCs w:val="24"/>
        </w:rPr>
        <w:t>conix</w:t>
      </w:r>
      <w:proofErr w:type="spellEnd"/>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 xml:space="preserve">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w:t>
      </w:r>
      <w:proofErr w:type="spellStart"/>
      <w:r w:rsidRPr="0094364C">
        <w:rPr>
          <w:lang w:val="en-US"/>
        </w:rPr>
        <w:t>Sanambiente</w:t>
      </w:r>
      <w:proofErr w:type="spellEnd"/>
      <w:r w:rsidRPr="0094364C">
        <w:rPr>
          <w:lang w:val="en-US"/>
        </w:rPr>
        <w:t xml:space="preserv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F85563">
          <w:pPr>
            <w:jc w:val="center"/>
            <w:rPr>
              <w:rFonts w:cs="Times New Roman"/>
              <w:b/>
            </w:rPr>
          </w:pPr>
          <w:r>
            <w:rPr>
              <w:rFonts w:cs="Times New Roman"/>
              <w:b/>
            </w:rPr>
            <w:t>Tabla de contenido</w:t>
          </w:r>
        </w:p>
        <w:p w14:paraId="335F5B68" w14:textId="4A30096F" w:rsidR="00F85563" w:rsidRDefault="00E17CC1" w:rsidP="00F85563">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362940" w:history="1">
            <w:r w:rsidR="00F85563" w:rsidRPr="008A2E46">
              <w:rPr>
                <w:rStyle w:val="Hipervnculo"/>
                <w:noProof/>
              </w:rPr>
              <w:t>Introducción</w:t>
            </w:r>
            <w:r w:rsidR="00F85563">
              <w:rPr>
                <w:noProof/>
                <w:webHidden/>
              </w:rPr>
              <w:tab/>
            </w:r>
            <w:r w:rsidR="00F85563">
              <w:rPr>
                <w:noProof/>
                <w:webHidden/>
              </w:rPr>
              <w:fldChar w:fldCharType="begin"/>
            </w:r>
            <w:r w:rsidR="00F85563">
              <w:rPr>
                <w:noProof/>
                <w:webHidden/>
              </w:rPr>
              <w:instrText xml:space="preserve"> PAGEREF _Toc43362940 \h </w:instrText>
            </w:r>
            <w:r w:rsidR="00F85563">
              <w:rPr>
                <w:noProof/>
                <w:webHidden/>
              </w:rPr>
            </w:r>
            <w:r w:rsidR="00F85563">
              <w:rPr>
                <w:noProof/>
                <w:webHidden/>
              </w:rPr>
              <w:fldChar w:fldCharType="separate"/>
            </w:r>
            <w:r w:rsidR="00F85563">
              <w:rPr>
                <w:noProof/>
                <w:webHidden/>
              </w:rPr>
              <w:t>1</w:t>
            </w:r>
            <w:r w:rsidR="00F85563">
              <w:rPr>
                <w:noProof/>
                <w:webHidden/>
              </w:rPr>
              <w:fldChar w:fldCharType="end"/>
            </w:r>
          </w:hyperlink>
        </w:p>
        <w:p w14:paraId="6C4260A6" w14:textId="3DAFE7FD" w:rsidR="00F85563" w:rsidRDefault="008360D1" w:rsidP="00F85563">
          <w:pPr>
            <w:pStyle w:val="TDC1"/>
            <w:spacing w:line="480" w:lineRule="auto"/>
            <w:rPr>
              <w:rFonts w:asciiTheme="minorHAnsi" w:eastAsiaTheme="minorEastAsia" w:hAnsiTheme="minorHAnsi"/>
              <w:noProof/>
              <w:sz w:val="22"/>
              <w:lang w:eastAsia="es-CO"/>
            </w:rPr>
          </w:pPr>
          <w:hyperlink w:anchor="_Toc43362941" w:history="1">
            <w:r w:rsidR="00F85563" w:rsidRPr="008A2E46">
              <w:rPr>
                <w:rStyle w:val="Hipervnculo"/>
                <w:noProof/>
              </w:rPr>
              <w:t>1. Planteamiento del problema</w:t>
            </w:r>
            <w:r w:rsidR="00F85563">
              <w:rPr>
                <w:noProof/>
                <w:webHidden/>
              </w:rPr>
              <w:tab/>
            </w:r>
            <w:r w:rsidR="00F85563">
              <w:rPr>
                <w:noProof/>
                <w:webHidden/>
              </w:rPr>
              <w:fldChar w:fldCharType="begin"/>
            </w:r>
            <w:r w:rsidR="00F85563">
              <w:rPr>
                <w:noProof/>
                <w:webHidden/>
              </w:rPr>
              <w:instrText xml:space="preserve"> PAGEREF _Toc43362941 \h </w:instrText>
            </w:r>
            <w:r w:rsidR="00F85563">
              <w:rPr>
                <w:noProof/>
                <w:webHidden/>
              </w:rPr>
            </w:r>
            <w:r w:rsidR="00F85563">
              <w:rPr>
                <w:noProof/>
                <w:webHidden/>
              </w:rPr>
              <w:fldChar w:fldCharType="separate"/>
            </w:r>
            <w:r w:rsidR="00F85563">
              <w:rPr>
                <w:noProof/>
                <w:webHidden/>
              </w:rPr>
              <w:t>5</w:t>
            </w:r>
            <w:r w:rsidR="00F85563">
              <w:rPr>
                <w:noProof/>
                <w:webHidden/>
              </w:rPr>
              <w:fldChar w:fldCharType="end"/>
            </w:r>
          </w:hyperlink>
        </w:p>
        <w:p w14:paraId="49829F2A" w14:textId="1AC99630" w:rsidR="00F85563" w:rsidRDefault="008360D1" w:rsidP="00F85563">
          <w:pPr>
            <w:pStyle w:val="TDC1"/>
            <w:spacing w:line="480" w:lineRule="auto"/>
            <w:rPr>
              <w:rFonts w:asciiTheme="minorHAnsi" w:eastAsiaTheme="minorEastAsia" w:hAnsiTheme="minorHAnsi"/>
              <w:noProof/>
              <w:sz w:val="22"/>
              <w:lang w:eastAsia="es-CO"/>
            </w:rPr>
          </w:pPr>
          <w:hyperlink w:anchor="_Toc43362942" w:history="1">
            <w:r w:rsidR="00F85563" w:rsidRPr="008A2E46">
              <w:rPr>
                <w:rStyle w:val="Hipervnculo"/>
                <w:noProof/>
              </w:rPr>
              <w:t>2. Objetivos</w:t>
            </w:r>
            <w:r w:rsidR="00F85563">
              <w:rPr>
                <w:noProof/>
                <w:webHidden/>
              </w:rPr>
              <w:tab/>
            </w:r>
            <w:r w:rsidR="00F85563">
              <w:rPr>
                <w:noProof/>
                <w:webHidden/>
              </w:rPr>
              <w:fldChar w:fldCharType="begin"/>
            </w:r>
            <w:r w:rsidR="00F85563">
              <w:rPr>
                <w:noProof/>
                <w:webHidden/>
              </w:rPr>
              <w:instrText xml:space="preserve"> PAGEREF _Toc43362942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3320E699" w14:textId="24379338"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43" w:history="1">
            <w:r w:rsidR="00F85563" w:rsidRPr="008A2E46">
              <w:rPr>
                <w:rStyle w:val="Hipervnculo"/>
                <w:noProof/>
              </w:rPr>
              <w:t>2.1 Objetivo general</w:t>
            </w:r>
            <w:r w:rsidR="00F85563">
              <w:rPr>
                <w:noProof/>
                <w:webHidden/>
              </w:rPr>
              <w:tab/>
            </w:r>
            <w:r w:rsidR="00F85563">
              <w:rPr>
                <w:noProof/>
                <w:webHidden/>
              </w:rPr>
              <w:fldChar w:fldCharType="begin"/>
            </w:r>
            <w:r w:rsidR="00F85563">
              <w:rPr>
                <w:noProof/>
                <w:webHidden/>
              </w:rPr>
              <w:instrText xml:space="preserve"> PAGEREF _Toc43362943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103B5B58" w14:textId="4222816A"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44" w:history="1">
            <w:r w:rsidR="00F85563" w:rsidRPr="008A2E46">
              <w:rPr>
                <w:rStyle w:val="Hipervnculo"/>
                <w:noProof/>
              </w:rPr>
              <w:t>2.2 Objetivos específicos</w:t>
            </w:r>
            <w:r w:rsidR="00F85563">
              <w:rPr>
                <w:noProof/>
                <w:webHidden/>
              </w:rPr>
              <w:tab/>
            </w:r>
            <w:r w:rsidR="00F85563">
              <w:rPr>
                <w:noProof/>
                <w:webHidden/>
              </w:rPr>
              <w:fldChar w:fldCharType="begin"/>
            </w:r>
            <w:r w:rsidR="00F85563">
              <w:rPr>
                <w:noProof/>
                <w:webHidden/>
              </w:rPr>
              <w:instrText xml:space="preserve"> PAGEREF _Toc43362944 \h </w:instrText>
            </w:r>
            <w:r w:rsidR="00F85563">
              <w:rPr>
                <w:noProof/>
                <w:webHidden/>
              </w:rPr>
            </w:r>
            <w:r w:rsidR="00F85563">
              <w:rPr>
                <w:noProof/>
                <w:webHidden/>
              </w:rPr>
              <w:fldChar w:fldCharType="separate"/>
            </w:r>
            <w:r w:rsidR="00F85563">
              <w:rPr>
                <w:noProof/>
                <w:webHidden/>
              </w:rPr>
              <w:t>8</w:t>
            </w:r>
            <w:r w:rsidR="00F85563">
              <w:rPr>
                <w:noProof/>
                <w:webHidden/>
              </w:rPr>
              <w:fldChar w:fldCharType="end"/>
            </w:r>
          </w:hyperlink>
        </w:p>
        <w:p w14:paraId="502BF7B0" w14:textId="01CB1E82" w:rsidR="00F85563" w:rsidRDefault="008360D1" w:rsidP="00F85563">
          <w:pPr>
            <w:pStyle w:val="TDC1"/>
            <w:spacing w:line="480" w:lineRule="auto"/>
            <w:rPr>
              <w:rFonts w:asciiTheme="minorHAnsi" w:eastAsiaTheme="minorEastAsia" w:hAnsiTheme="minorHAnsi"/>
              <w:noProof/>
              <w:sz w:val="22"/>
              <w:lang w:eastAsia="es-CO"/>
            </w:rPr>
          </w:pPr>
          <w:hyperlink w:anchor="_Toc43362945" w:history="1">
            <w:r w:rsidR="00F85563" w:rsidRPr="008A2E46">
              <w:rPr>
                <w:rStyle w:val="Hipervnculo"/>
                <w:noProof/>
              </w:rPr>
              <w:t>3. Problema de investigación</w:t>
            </w:r>
            <w:r w:rsidR="00F85563">
              <w:rPr>
                <w:noProof/>
                <w:webHidden/>
              </w:rPr>
              <w:tab/>
            </w:r>
            <w:r w:rsidR="00F85563">
              <w:rPr>
                <w:noProof/>
                <w:webHidden/>
              </w:rPr>
              <w:fldChar w:fldCharType="begin"/>
            </w:r>
            <w:r w:rsidR="00F85563">
              <w:rPr>
                <w:noProof/>
                <w:webHidden/>
              </w:rPr>
              <w:instrText xml:space="preserve"> PAGEREF _Toc43362945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1CA0809" w14:textId="079EB588"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46" w:history="1">
            <w:r w:rsidR="00F85563" w:rsidRPr="008A2E46">
              <w:rPr>
                <w:rStyle w:val="Hipervnculo"/>
                <w:noProof/>
              </w:rPr>
              <w:t>3.1 Formulación del problema</w:t>
            </w:r>
            <w:r w:rsidR="00F85563">
              <w:rPr>
                <w:noProof/>
                <w:webHidden/>
              </w:rPr>
              <w:tab/>
            </w:r>
            <w:r w:rsidR="00F85563">
              <w:rPr>
                <w:noProof/>
                <w:webHidden/>
              </w:rPr>
              <w:fldChar w:fldCharType="begin"/>
            </w:r>
            <w:r w:rsidR="00F85563">
              <w:rPr>
                <w:noProof/>
                <w:webHidden/>
              </w:rPr>
              <w:instrText xml:space="preserve"> PAGEREF _Toc43362946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7EA306B9" w14:textId="64D1FDDC"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47" w:history="1">
            <w:r w:rsidR="00F85563" w:rsidRPr="008A2E46">
              <w:rPr>
                <w:rStyle w:val="Hipervnculo"/>
                <w:noProof/>
              </w:rPr>
              <w:t>3.2 Sistematización del problema</w:t>
            </w:r>
            <w:r w:rsidR="00F85563">
              <w:rPr>
                <w:noProof/>
                <w:webHidden/>
              </w:rPr>
              <w:tab/>
            </w:r>
            <w:r w:rsidR="00F85563">
              <w:rPr>
                <w:noProof/>
                <w:webHidden/>
              </w:rPr>
              <w:fldChar w:fldCharType="begin"/>
            </w:r>
            <w:r w:rsidR="00F85563">
              <w:rPr>
                <w:noProof/>
                <w:webHidden/>
              </w:rPr>
              <w:instrText xml:space="preserve"> PAGEREF _Toc43362947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F45F605" w14:textId="69E00CDB"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48" w:history="1">
            <w:r w:rsidR="00F85563" w:rsidRPr="008A2E46">
              <w:rPr>
                <w:rStyle w:val="Hipervnculo"/>
                <w:noProof/>
              </w:rPr>
              <w:t>3.3 Justificación</w:t>
            </w:r>
            <w:r w:rsidR="00F85563">
              <w:rPr>
                <w:noProof/>
                <w:webHidden/>
              </w:rPr>
              <w:tab/>
            </w:r>
            <w:r w:rsidR="00F85563">
              <w:rPr>
                <w:noProof/>
                <w:webHidden/>
              </w:rPr>
              <w:fldChar w:fldCharType="begin"/>
            </w:r>
            <w:r w:rsidR="00F85563">
              <w:rPr>
                <w:noProof/>
                <w:webHidden/>
              </w:rPr>
              <w:instrText xml:space="preserve"> PAGEREF _Toc43362948 \h </w:instrText>
            </w:r>
            <w:r w:rsidR="00F85563">
              <w:rPr>
                <w:noProof/>
                <w:webHidden/>
              </w:rPr>
            </w:r>
            <w:r w:rsidR="00F85563">
              <w:rPr>
                <w:noProof/>
                <w:webHidden/>
              </w:rPr>
              <w:fldChar w:fldCharType="separate"/>
            </w:r>
            <w:r w:rsidR="00F85563">
              <w:rPr>
                <w:noProof/>
                <w:webHidden/>
              </w:rPr>
              <w:t>9</w:t>
            </w:r>
            <w:r w:rsidR="00F85563">
              <w:rPr>
                <w:noProof/>
                <w:webHidden/>
              </w:rPr>
              <w:fldChar w:fldCharType="end"/>
            </w:r>
          </w:hyperlink>
        </w:p>
        <w:p w14:paraId="49FBFFBF" w14:textId="33035B3E" w:rsidR="00F85563" w:rsidRDefault="008360D1" w:rsidP="00F85563">
          <w:pPr>
            <w:pStyle w:val="TDC1"/>
            <w:spacing w:line="480" w:lineRule="auto"/>
            <w:rPr>
              <w:rFonts w:asciiTheme="minorHAnsi" w:eastAsiaTheme="minorEastAsia" w:hAnsiTheme="minorHAnsi"/>
              <w:noProof/>
              <w:sz w:val="22"/>
              <w:lang w:eastAsia="es-CO"/>
            </w:rPr>
          </w:pPr>
          <w:hyperlink w:anchor="_Toc43362949" w:history="1">
            <w:r w:rsidR="00F85563" w:rsidRPr="008A2E46">
              <w:rPr>
                <w:rStyle w:val="Hipervnculo"/>
                <w:noProof/>
              </w:rPr>
              <w:t>4. Marco de referencia</w:t>
            </w:r>
            <w:r w:rsidR="00F85563">
              <w:rPr>
                <w:noProof/>
                <w:webHidden/>
              </w:rPr>
              <w:tab/>
            </w:r>
            <w:r w:rsidR="00F85563">
              <w:rPr>
                <w:noProof/>
                <w:webHidden/>
              </w:rPr>
              <w:fldChar w:fldCharType="begin"/>
            </w:r>
            <w:r w:rsidR="00F85563">
              <w:rPr>
                <w:noProof/>
                <w:webHidden/>
              </w:rPr>
              <w:instrText xml:space="preserve"> PAGEREF _Toc43362949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638F2BBC" w14:textId="0F122D80"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50" w:history="1">
            <w:r w:rsidR="00F85563" w:rsidRPr="008A2E46">
              <w:rPr>
                <w:rStyle w:val="Hipervnculo"/>
                <w:noProof/>
              </w:rPr>
              <w:t>4.1 Antecedentes</w:t>
            </w:r>
            <w:r w:rsidR="00F85563">
              <w:rPr>
                <w:noProof/>
                <w:webHidden/>
              </w:rPr>
              <w:tab/>
            </w:r>
            <w:r w:rsidR="00F85563">
              <w:rPr>
                <w:noProof/>
                <w:webHidden/>
              </w:rPr>
              <w:fldChar w:fldCharType="begin"/>
            </w:r>
            <w:r w:rsidR="00F85563">
              <w:rPr>
                <w:noProof/>
                <w:webHidden/>
              </w:rPr>
              <w:instrText xml:space="preserve"> PAGEREF _Toc43362950 \h </w:instrText>
            </w:r>
            <w:r w:rsidR="00F85563">
              <w:rPr>
                <w:noProof/>
                <w:webHidden/>
              </w:rPr>
            </w:r>
            <w:r w:rsidR="00F85563">
              <w:rPr>
                <w:noProof/>
                <w:webHidden/>
              </w:rPr>
              <w:fldChar w:fldCharType="separate"/>
            </w:r>
            <w:r w:rsidR="00F85563">
              <w:rPr>
                <w:noProof/>
                <w:webHidden/>
              </w:rPr>
              <w:t>11</w:t>
            </w:r>
            <w:r w:rsidR="00F85563">
              <w:rPr>
                <w:noProof/>
                <w:webHidden/>
              </w:rPr>
              <w:fldChar w:fldCharType="end"/>
            </w:r>
          </w:hyperlink>
        </w:p>
        <w:p w14:paraId="068DB3FA" w14:textId="08246CC3"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51" w:history="1">
            <w:r w:rsidR="00F85563" w:rsidRPr="008A2E46">
              <w:rPr>
                <w:rStyle w:val="Hipervnculo"/>
                <w:noProof/>
              </w:rPr>
              <w:t>4.2 Marco conceptual</w:t>
            </w:r>
            <w:r w:rsidR="00F85563">
              <w:rPr>
                <w:noProof/>
                <w:webHidden/>
              </w:rPr>
              <w:tab/>
            </w:r>
            <w:r w:rsidR="00F85563">
              <w:rPr>
                <w:noProof/>
                <w:webHidden/>
              </w:rPr>
              <w:fldChar w:fldCharType="begin"/>
            </w:r>
            <w:r w:rsidR="00F85563">
              <w:rPr>
                <w:noProof/>
                <w:webHidden/>
              </w:rPr>
              <w:instrText xml:space="preserve"> PAGEREF _Toc43362951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053E27C9" w14:textId="5361BC09"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2" w:history="1">
            <w:r w:rsidR="00F85563" w:rsidRPr="008A2E46">
              <w:rPr>
                <w:rStyle w:val="Hipervnculo"/>
                <w:noProof/>
              </w:rPr>
              <w:t>4.2.1 Proceso de software</w:t>
            </w:r>
            <w:r w:rsidR="00F85563">
              <w:rPr>
                <w:noProof/>
                <w:webHidden/>
              </w:rPr>
              <w:tab/>
            </w:r>
            <w:r w:rsidR="00F85563">
              <w:rPr>
                <w:noProof/>
                <w:webHidden/>
              </w:rPr>
              <w:fldChar w:fldCharType="begin"/>
            </w:r>
            <w:r w:rsidR="00F85563">
              <w:rPr>
                <w:noProof/>
                <w:webHidden/>
              </w:rPr>
              <w:instrText xml:space="preserve"> PAGEREF _Toc43362952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3C88F2B5" w14:textId="1108CB86"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3" w:history="1">
            <w:r w:rsidR="00F85563" w:rsidRPr="008A2E46">
              <w:rPr>
                <w:rStyle w:val="Hipervnculo"/>
                <w:noProof/>
              </w:rPr>
              <w:t>4.2.2</w:t>
            </w:r>
            <w:r w:rsidR="00F85563" w:rsidRPr="008A2E46">
              <w:rPr>
                <w:rStyle w:val="Hipervnculo"/>
                <w:bCs/>
                <w:noProof/>
              </w:rPr>
              <w:t xml:space="preserve"> Metodología de desarrollo de software</w:t>
            </w:r>
            <w:r w:rsidR="00F85563">
              <w:rPr>
                <w:noProof/>
                <w:webHidden/>
              </w:rPr>
              <w:tab/>
            </w:r>
            <w:r w:rsidR="00F85563">
              <w:rPr>
                <w:noProof/>
                <w:webHidden/>
              </w:rPr>
              <w:fldChar w:fldCharType="begin"/>
            </w:r>
            <w:r w:rsidR="00F85563">
              <w:rPr>
                <w:noProof/>
                <w:webHidden/>
              </w:rPr>
              <w:instrText xml:space="preserve"> PAGEREF _Toc43362953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6CD3D56E" w14:textId="68E39579"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4" w:history="1">
            <w:r w:rsidR="00F85563" w:rsidRPr="008A2E46">
              <w:rPr>
                <w:rStyle w:val="Hipervnculo"/>
                <w:bCs/>
                <w:noProof/>
              </w:rPr>
              <w:t>4.2.3 Lenguaje Unificado de Modelado (Unified Modeling Language (UML))</w:t>
            </w:r>
            <w:r w:rsidR="00F85563">
              <w:rPr>
                <w:noProof/>
                <w:webHidden/>
              </w:rPr>
              <w:tab/>
            </w:r>
            <w:r w:rsidR="00F85563">
              <w:rPr>
                <w:noProof/>
                <w:webHidden/>
              </w:rPr>
              <w:fldChar w:fldCharType="begin"/>
            </w:r>
            <w:r w:rsidR="00F85563">
              <w:rPr>
                <w:noProof/>
                <w:webHidden/>
              </w:rPr>
              <w:instrText xml:space="preserve"> PAGEREF _Toc43362954 \h </w:instrText>
            </w:r>
            <w:r w:rsidR="00F85563">
              <w:rPr>
                <w:noProof/>
                <w:webHidden/>
              </w:rPr>
            </w:r>
            <w:r w:rsidR="00F85563">
              <w:rPr>
                <w:noProof/>
                <w:webHidden/>
              </w:rPr>
              <w:fldChar w:fldCharType="separate"/>
            </w:r>
            <w:r w:rsidR="00F85563">
              <w:rPr>
                <w:noProof/>
                <w:webHidden/>
              </w:rPr>
              <w:t>14</w:t>
            </w:r>
            <w:r w:rsidR="00F85563">
              <w:rPr>
                <w:noProof/>
                <w:webHidden/>
              </w:rPr>
              <w:fldChar w:fldCharType="end"/>
            </w:r>
          </w:hyperlink>
        </w:p>
        <w:p w14:paraId="15AFC856" w14:textId="2006F7A0"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5" w:history="1">
            <w:r w:rsidR="00F85563" w:rsidRPr="008A2E46">
              <w:rPr>
                <w:rStyle w:val="Hipervnculo"/>
                <w:noProof/>
              </w:rPr>
              <w:t>4.2.4</w:t>
            </w:r>
            <w:r w:rsidR="00F85563" w:rsidRPr="008A2E46">
              <w:rPr>
                <w:rStyle w:val="Hipervnculo"/>
                <w:bCs/>
                <w:noProof/>
              </w:rPr>
              <w:t xml:space="preserve"> Calidad de software</w:t>
            </w:r>
            <w:r w:rsidR="00F85563">
              <w:rPr>
                <w:noProof/>
                <w:webHidden/>
              </w:rPr>
              <w:tab/>
            </w:r>
            <w:r w:rsidR="00F85563">
              <w:rPr>
                <w:noProof/>
                <w:webHidden/>
              </w:rPr>
              <w:fldChar w:fldCharType="begin"/>
            </w:r>
            <w:r w:rsidR="00F85563">
              <w:rPr>
                <w:noProof/>
                <w:webHidden/>
              </w:rPr>
              <w:instrText xml:space="preserve"> PAGEREF _Toc43362955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13A549F6" w14:textId="175C21A0"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6" w:history="1">
            <w:r w:rsidR="00F85563" w:rsidRPr="008A2E46">
              <w:rPr>
                <w:rStyle w:val="Hipervnculo"/>
                <w:noProof/>
              </w:rPr>
              <w:t>4.2.5</w:t>
            </w:r>
            <w:r w:rsidR="00F85563" w:rsidRPr="008A2E46">
              <w:rPr>
                <w:rStyle w:val="Hipervnculo"/>
                <w:bCs/>
                <w:noProof/>
              </w:rPr>
              <w:t xml:space="preserve"> Modelo de calidad de software</w:t>
            </w:r>
            <w:r w:rsidR="00F85563">
              <w:rPr>
                <w:noProof/>
                <w:webHidden/>
              </w:rPr>
              <w:tab/>
            </w:r>
            <w:r w:rsidR="00F85563">
              <w:rPr>
                <w:noProof/>
                <w:webHidden/>
              </w:rPr>
              <w:fldChar w:fldCharType="begin"/>
            </w:r>
            <w:r w:rsidR="00F85563">
              <w:rPr>
                <w:noProof/>
                <w:webHidden/>
              </w:rPr>
              <w:instrText xml:space="preserve"> PAGEREF _Toc43362956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4713171E" w14:textId="750F8CEA"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57" w:history="1">
            <w:r w:rsidR="00F85563" w:rsidRPr="008A2E46">
              <w:rPr>
                <w:rStyle w:val="Hipervnculo"/>
                <w:noProof/>
              </w:rPr>
              <w:t>4.3 Marco teórico</w:t>
            </w:r>
            <w:r w:rsidR="00F85563">
              <w:rPr>
                <w:noProof/>
                <w:webHidden/>
              </w:rPr>
              <w:tab/>
            </w:r>
            <w:r w:rsidR="00F85563">
              <w:rPr>
                <w:noProof/>
                <w:webHidden/>
              </w:rPr>
              <w:fldChar w:fldCharType="begin"/>
            </w:r>
            <w:r w:rsidR="00F85563">
              <w:rPr>
                <w:noProof/>
                <w:webHidden/>
              </w:rPr>
              <w:instrText xml:space="preserve"> PAGEREF _Toc43362957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426AAEF1" w14:textId="5DCCFF88"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58" w:history="1">
            <w:r w:rsidR="00F85563" w:rsidRPr="008A2E46">
              <w:rPr>
                <w:rStyle w:val="Hipervnculo"/>
                <w:noProof/>
              </w:rPr>
              <w:t>4.3.1 Revisión de área</w:t>
            </w:r>
            <w:r w:rsidR="00F85563">
              <w:rPr>
                <w:noProof/>
                <w:webHidden/>
              </w:rPr>
              <w:tab/>
            </w:r>
            <w:r w:rsidR="00F85563">
              <w:rPr>
                <w:noProof/>
                <w:webHidden/>
              </w:rPr>
              <w:fldChar w:fldCharType="begin"/>
            </w:r>
            <w:r w:rsidR="00F85563">
              <w:rPr>
                <w:noProof/>
                <w:webHidden/>
              </w:rPr>
              <w:instrText xml:space="preserve"> PAGEREF _Toc43362958 \h </w:instrText>
            </w:r>
            <w:r w:rsidR="00F85563">
              <w:rPr>
                <w:noProof/>
                <w:webHidden/>
              </w:rPr>
            </w:r>
            <w:r w:rsidR="00F85563">
              <w:rPr>
                <w:noProof/>
                <w:webHidden/>
              </w:rPr>
              <w:fldChar w:fldCharType="separate"/>
            </w:r>
            <w:r w:rsidR="00F85563">
              <w:rPr>
                <w:noProof/>
                <w:webHidden/>
              </w:rPr>
              <w:t>16</w:t>
            </w:r>
            <w:r w:rsidR="00F85563">
              <w:rPr>
                <w:noProof/>
                <w:webHidden/>
              </w:rPr>
              <w:fldChar w:fldCharType="end"/>
            </w:r>
          </w:hyperlink>
        </w:p>
        <w:p w14:paraId="11C6339D" w14:textId="2CB97817"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59" w:history="1">
            <w:r w:rsidR="00F85563" w:rsidRPr="008A2E46">
              <w:rPr>
                <w:rStyle w:val="Hipervnculo"/>
                <w:noProof/>
              </w:rPr>
              <w:t>4.3.1.1 PMBOK</w:t>
            </w:r>
            <w:r w:rsidR="00F85563">
              <w:rPr>
                <w:noProof/>
                <w:webHidden/>
              </w:rPr>
              <w:tab/>
            </w:r>
            <w:r w:rsidR="00F85563">
              <w:rPr>
                <w:noProof/>
                <w:webHidden/>
              </w:rPr>
              <w:fldChar w:fldCharType="begin"/>
            </w:r>
            <w:r w:rsidR="00F85563">
              <w:rPr>
                <w:noProof/>
                <w:webHidden/>
              </w:rPr>
              <w:instrText xml:space="preserve"> PAGEREF _Toc43362959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7BB6BC43" w14:textId="2A3B1649"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60" w:history="1">
            <w:r w:rsidR="00F85563" w:rsidRPr="008A2E46">
              <w:rPr>
                <w:rStyle w:val="Hipervnculo"/>
                <w:noProof/>
              </w:rPr>
              <w:t>4.3.2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_Toc43362960 \h </w:instrText>
            </w:r>
            <w:r w:rsidR="00F85563">
              <w:rPr>
                <w:noProof/>
                <w:webHidden/>
              </w:rPr>
            </w:r>
            <w:r w:rsidR="00F85563">
              <w:rPr>
                <w:noProof/>
                <w:webHidden/>
              </w:rPr>
              <w:fldChar w:fldCharType="separate"/>
            </w:r>
            <w:r w:rsidR="00F85563">
              <w:rPr>
                <w:noProof/>
                <w:webHidden/>
              </w:rPr>
              <w:t>18</w:t>
            </w:r>
            <w:r w:rsidR="00F85563">
              <w:rPr>
                <w:noProof/>
                <w:webHidden/>
              </w:rPr>
              <w:fldChar w:fldCharType="end"/>
            </w:r>
          </w:hyperlink>
        </w:p>
        <w:p w14:paraId="2C615951" w14:textId="5EC556FB"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61" w:history="1">
            <w:r w:rsidR="00F85563" w:rsidRPr="008A2E46">
              <w:rPr>
                <w:rStyle w:val="Hipervnculo"/>
                <w:noProof/>
              </w:rPr>
              <w:t>4.3.3</w:t>
            </w:r>
            <w:r w:rsidR="00F85563" w:rsidRPr="008A2E46">
              <w:rPr>
                <w:rStyle w:val="Hipervnculo"/>
                <w:bCs/>
                <w:noProof/>
              </w:rPr>
              <w:t xml:space="preserve"> Estándar ISO/IEC 29110.</w:t>
            </w:r>
            <w:r w:rsidR="00F85563">
              <w:rPr>
                <w:noProof/>
                <w:webHidden/>
              </w:rPr>
              <w:tab/>
            </w:r>
            <w:r w:rsidR="00F85563">
              <w:rPr>
                <w:noProof/>
                <w:webHidden/>
              </w:rPr>
              <w:fldChar w:fldCharType="begin"/>
            </w:r>
            <w:r w:rsidR="00F85563">
              <w:rPr>
                <w:noProof/>
                <w:webHidden/>
              </w:rPr>
              <w:instrText xml:space="preserve"> PAGEREF _Toc43362961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2DAC3F62" w14:textId="61BBC862"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62" w:history="1">
            <w:r w:rsidR="00F85563" w:rsidRPr="008A2E46">
              <w:rPr>
                <w:rStyle w:val="Hipervnculo"/>
                <w:noProof/>
              </w:rPr>
              <w:t>4.3.4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_Toc43362962 \h </w:instrText>
            </w:r>
            <w:r w:rsidR="00F85563">
              <w:rPr>
                <w:noProof/>
                <w:webHidden/>
              </w:rPr>
            </w:r>
            <w:r w:rsidR="00F85563">
              <w:rPr>
                <w:noProof/>
                <w:webHidden/>
              </w:rPr>
              <w:fldChar w:fldCharType="separate"/>
            </w:r>
            <w:r w:rsidR="00F85563">
              <w:rPr>
                <w:noProof/>
                <w:webHidden/>
              </w:rPr>
              <w:t>26</w:t>
            </w:r>
            <w:r w:rsidR="00F85563">
              <w:rPr>
                <w:noProof/>
                <w:webHidden/>
              </w:rPr>
              <w:fldChar w:fldCharType="end"/>
            </w:r>
          </w:hyperlink>
        </w:p>
        <w:p w14:paraId="44086CF7" w14:textId="1AB6AE70"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63" w:history="1">
            <w:r w:rsidR="00F85563" w:rsidRPr="008A2E46">
              <w:rPr>
                <w:rStyle w:val="Hipervnculo"/>
                <w:noProof/>
              </w:rPr>
              <w:t>4.3.5 Metodología Iconix.</w:t>
            </w:r>
            <w:r w:rsidR="00F85563">
              <w:rPr>
                <w:noProof/>
                <w:webHidden/>
              </w:rPr>
              <w:tab/>
            </w:r>
            <w:r w:rsidR="00F85563">
              <w:rPr>
                <w:noProof/>
                <w:webHidden/>
              </w:rPr>
              <w:fldChar w:fldCharType="begin"/>
            </w:r>
            <w:r w:rsidR="00F85563">
              <w:rPr>
                <w:noProof/>
                <w:webHidden/>
              </w:rPr>
              <w:instrText xml:space="preserve"> PAGEREF _Toc43362963 \h </w:instrText>
            </w:r>
            <w:r w:rsidR="00F85563">
              <w:rPr>
                <w:noProof/>
                <w:webHidden/>
              </w:rPr>
            </w:r>
            <w:r w:rsidR="00F85563">
              <w:rPr>
                <w:noProof/>
                <w:webHidden/>
              </w:rPr>
              <w:fldChar w:fldCharType="separate"/>
            </w:r>
            <w:r w:rsidR="00F85563">
              <w:rPr>
                <w:noProof/>
                <w:webHidden/>
              </w:rPr>
              <w:t>28</w:t>
            </w:r>
            <w:r w:rsidR="00F85563">
              <w:rPr>
                <w:noProof/>
                <w:webHidden/>
              </w:rPr>
              <w:fldChar w:fldCharType="end"/>
            </w:r>
          </w:hyperlink>
        </w:p>
        <w:p w14:paraId="12491BD2" w14:textId="447DF248"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64" w:history="1">
            <w:r w:rsidR="00F85563" w:rsidRPr="008A2E46">
              <w:rPr>
                <w:rStyle w:val="Hipervnculo"/>
                <w:noProof/>
              </w:rPr>
              <w:t>4.3.6 Reconocimiento de las tecnologías utilizadas por los equipos de trabajo</w:t>
            </w:r>
            <w:r w:rsidR="00F85563">
              <w:rPr>
                <w:noProof/>
                <w:webHidden/>
              </w:rPr>
              <w:tab/>
            </w:r>
            <w:r w:rsidR="00F85563">
              <w:rPr>
                <w:noProof/>
                <w:webHidden/>
              </w:rPr>
              <w:fldChar w:fldCharType="begin"/>
            </w:r>
            <w:r w:rsidR="00F85563">
              <w:rPr>
                <w:noProof/>
                <w:webHidden/>
              </w:rPr>
              <w:instrText xml:space="preserve"> PAGEREF _Toc43362964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9BD03D5" w14:textId="1469E3D2"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65" w:history="1">
            <w:r w:rsidR="00F85563" w:rsidRPr="008A2E46">
              <w:rPr>
                <w:rStyle w:val="Hipervnculo"/>
                <w:noProof/>
              </w:rPr>
              <w:t>4.3.6.1 Angular Framework</w:t>
            </w:r>
            <w:r w:rsidR="00F85563">
              <w:rPr>
                <w:noProof/>
                <w:webHidden/>
              </w:rPr>
              <w:tab/>
            </w:r>
            <w:r w:rsidR="00F85563">
              <w:rPr>
                <w:noProof/>
                <w:webHidden/>
              </w:rPr>
              <w:fldChar w:fldCharType="begin"/>
            </w:r>
            <w:r w:rsidR="00F85563">
              <w:rPr>
                <w:noProof/>
                <w:webHidden/>
              </w:rPr>
              <w:instrText xml:space="preserve"> PAGEREF _Toc43362965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0348D33B" w14:textId="5DA000FE"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66" w:history="1">
            <w:r w:rsidR="00F85563" w:rsidRPr="008A2E46">
              <w:rPr>
                <w:rStyle w:val="Hipervnculo"/>
                <w:noProof/>
              </w:rPr>
              <w:t>4.3.6.2 JavaScript</w:t>
            </w:r>
            <w:r w:rsidR="00F85563">
              <w:rPr>
                <w:noProof/>
                <w:webHidden/>
              </w:rPr>
              <w:tab/>
            </w:r>
            <w:r w:rsidR="00F85563">
              <w:rPr>
                <w:noProof/>
                <w:webHidden/>
              </w:rPr>
              <w:fldChar w:fldCharType="begin"/>
            </w:r>
            <w:r w:rsidR="00F85563">
              <w:rPr>
                <w:noProof/>
                <w:webHidden/>
              </w:rPr>
              <w:instrText xml:space="preserve"> PAGEREF _Toc43362966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1BDC318A" w14:textId="7E07076D"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67" w:history="1">
            <w:r w:rsidR="00F85563" w:rsidRPr="008A2E46">
              <w:rPr>
                <w:rStyle w:val="Hipervnculo"/>
                <w:noProof/>
              </w:rPr>
              <w:t>4.3.6.3 TypeScript</w:t>
            </w:r>
            <w:r w:rsidR="00F85563">
              <w:rPr>
                <w:noProof/>
                <w:webHidden/>
              </w:rPr>
              <w:tab/>
            </w:r>
            <w:r w:rsidR="00F85563">
              <w:rPr>
                <w:noProof/>
                <w:webHidden/>
              </w:rPr>
              <w:fldChar w:fldCharType="begin"/>
            </w:r>
            <w:r w:rsidR="00F85563">
              <w:rPr>
                <w:noProof/>
                <w:webHidden/>
              </w:rPr>
              <w:instrText xml:space="preserve"> PAGEREF _Toc43362967 \h </w:instrText>
            </w:r>
            <w:r w:rsidR="00F85563">
              <w:rPr>
                <w:noProof/>
                <w:webHidden/>
              </w:rPr>
            </w:r>
            <w:r w:rsidR="00F85563">
              <w:rPr>
                <w:noProof/>
                <w:webHidden/>
              </w:rPr>
              <w:fldChar w:fldCharType="separate"/>
            </w:r>
            <w:r w:rsidR="00F85563">
              <w:rPr>
                <w:noProof/>
                <w:webHidden/>
              </w:rPr>
              <w:t>33</w:t>
            </w:r>
            <w:r w:rsidR="00F85563">
              <w:rPr>
                <w:noProof/>
                <w:webHidden/>
              </w:rPr>
              <w:fldChar w:fldCharType="end"/>
            </w:r>
          </w:hyperlink>
        </w:p>
        <w:p w14:paraId="696529F7" w14:textId="5F0026D4"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68" w:history="1">
            <w:r w:rsidR="00F85563" w:rsidRPr="008A2E46">
              <w:rPr>
                <w:rStyle w:val="Hipervnculo"/>
                <w:noProof/>
              </w:rPr>
              <w:t>4.3.6.4 PostgreSQL</w:t>
            </w:r>
            <w:r w:rsidR="00F85563">
              <w:rPr>
                <w:noProof/>
                <w:webHidden/>
              </w:rPr>
              <w:tab/>
            </w:r>
            <w:r w:rsidR="00F85563">
              <w:rPr>
                <w:noProof/>
                <w:webHidden/>
              </w:rPr>
              <w:fldChar w:fldCharType="begin"/>
            </w:r>
            <w:r w:rsidR="00F85563">
              <w:rPr>
                <w:noProof/>
                <w:webHidden/>
              </w:rPr>
              <w:instrText xml:space="preserve"> PAGEREF _Toc43362968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907C75D" w14:textId="789CD650"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69" w:history="1">
            <w:r w:rsidR="00F85563" w:rsidRPr="008A2E46">
              <w:rPr>
                <w:rStyle w:val="Hipervnculo"/>
                <w:noProof/>
              </w:rPr>
              <w:t>4.3.6.5 NodeJS</w:t>
            </w:r>
            <w:r w:rsidR="00F85563">
              <w:rPr>
                <w:noProof/>
                <w:webHidden/>
              </w:rPr>
              <w:tab/>
            </w:r>
            <w:r w:rsidR="00F85563">
              <w:rPr>
                <w:noProof/>
                <w:webHidden/>
              </w:rPr>
              <w:fldChar w:fldCharType="begin"/>
            </w:r>
            <w:r w:rsidR="00F85563">
              <w:rPr>
                <w:noProof/>
                <w:webHidden/>
              </w:rPr>
              <w:instrText xml:space="preserve"> PAGEREF _Toc43362969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6A78246F" w14:textId="623749DC"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70" w:history="1">
            <w:r w:rsidR="00F85563" w:rsidRPr="008A2E46">
              <w:rPr>
                <w:rStyle w:val="Hipervnculo"/>
                <w:noProof/>
              </w:rPr>
              <w:t>4.3.6.6 GitHub</w:t>
            </w:r>
            <w:r w:rsidR="00F85563">
              <w:rPr>
                <w:noProof/>
                <w:webHidden/>
              </w:rPr>
              <w:tab/>
            </w:r>
            <w:r w:rsidR="00F85563">
              <w:rPr>
                <w:noProof/>
                <w:webHidden/>
              </w:rPr>
              <w:fldChar w:fldCharType="begin"/>
            </w:r>
            <w:r w:rsidR="00F85563">
              <w:rPr>
                <w:noProof/>
                <w:webHidden/>
              </w:rPr>
              <w:instrText xml:space="preserve"> PAGEREF _Toc43362970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1E1A9483" w14:textId="32CF146D"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71" w:history="1">
            <w:r w:rsidR="00F85563" w:rsidRPr="008A2E46">
              <w:rPr>
                <w:rStyle w:val="Hipervnculo"/>
                <w:noProof/>
              </w:rPr>
              <w:t>4.3.6.7 GitHub Desktop</w:t>
            </w:r>
            <w:r w:rsidR="00F85563">
              <w:rPr>
                <w:noProof/>
                <w:webHidden/>
              </w:rPr>
              <w:tab/>
            </w:r>
            <w:r w:rsidR="00F85563">
              <w:rPr>
                <w:noProof/>
                <w:webHidden/>
              </w:rPr>
              <w:fldChar w:fldCharType="begin"/>
            </w:r>
            <w:r w:rsidR="00F85563">
              <w:rPr>
                <w:noProof/>
                <w:webHidden/>
              </w:rPr>
              <w:instrText xml:space="preserve"> PAGEREF _Toc43362971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CC0256D" w14:textId="74FE1CAC"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72" w:history="1">
            <w:r w:rsidR="00F85563" w:rsidRPr="008A2E46">
              <w:rPr>
                <w:rStyle w:val="Hipervnculo"/>
                <w:noProof/>
              </w:rPr>
              <w:t>4.3.6.8 Visual Studio Code</w:t>
            </w:r>
            <w:r w:rsidR="00F85563">
              <w:rPr>
                <w:noProof/>
                <w:webHidden/>
              </w:rPr>
              <w:tab/>
            </w:r>
            <w:r w:rsidR="00F85563">
              <w:rPr>
                <w:noProof/>
                <w:webHidden/>
              </w:rPr>
              <w:fldChar w:fldCharType="begin"/>
            </w:r>
            <w:r w:rsidR="00F85563">
              <w:rPr>
                <w:noProof/>
                <w:webHidden/>
              </w:rPr>
              <w:instrText xml:space="preserve"> PAGEREF _Toc43362972 \h </w:instrText>
            </w:r>
            <w:r w:rsidR="00F85563">
              <w:rPr>
                <w:noProof/>
                <w:webHidden/>
              </w:rPr>
            </w:r>
            <w:r w:rsidR="00F85563">
              <w:rPr>
                <w:noProof/>
                <w:webHidden/>
              </w:rPr>
              <w:fldChar w:fldCharType="separate"/>
            </w:r>
            <w:r w:rsidR="00F85563">
              <w:rPr>
                <w:noProof/>
                <w:webHidden/>
              </w:rPr>
              <w:t>34</w:t>
            </w:r>
            <w:r w:rsidR="00F85563">
              <w:rPr>
                <w:noProof/>
                <w:webHidden/>
              </w:rPr>
              <w:fldChar w:fldCharType="end"/>
            </w:r>
          </w:hyperlink>
        </w:p>
        <w:p w14:paraId="7268BD82" w14:textId="0AEB2765"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73" w:history="1">
            <w:r w:rsidR="00F85563" w:rsidRPr="008A2E46">
              <w:rPr>
                <w:rStyle w:val="Hipervnculo"/>
                <w:noProof/>
              </w:rPr>
              <w:t>4.3.6.9 Jest</w:t>
            </w:r>
            <w:r w:rsidR="00F85563">
              <w:rPr>
                <w:noProof/>
                <w:webHidden/>
              </w:rPr>
              <w:tab/>
            </w:r>
            <w:r w:rsidR="00F85563">
              <w:rPr>
                <w:noProof/>
                <w:webHidden/>
              </w:rPr>
              <w:fldChar w:fldCharType="begin"/>
            </w:r>
            <w:r w:rsidR="00F85563">
              <w:rPr>
                <w:noProof/>
                <w:webHidden/>
              </w:rPr>
              <w:instrText xml:space="preserve"> PAGEREF _Toc43362973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73B0842" w14:textId="38E5B557" w:rsidR="00F85563" w:rsidRDefault="008360D1" w:rsidP="00F85563">
          <w:pPr>
            <w:pStyle w:val="TDC4"/>
            <w:tabs>
              <w:tab w:val="right" w:leader="dot" w:pos="9350"/>
            </w:tabs>
            <w:rPr>
              <w:rFonts w:asciiTheme="minorHAnsi" w:eastAsiaTheme="minorEastAsia" w:hAnsiTheme="minorHAnsi"/>
              <w:noProof/>
              <w:sz w:val="22"/>
              <w:lang w:eastAsia="es-CO"/>
            </w:rPr>
          </w:pPr>
          <w:hyperlink w:anchor="_Toc43362974" w:history="1">
            <w:r w:rsidR="00F85563" w:rsidRPr="008A2E46">
              <w:rPr>
                <w:rStyle w:val="Hipervnculo"/>
                <w:noProof/>
              </w:rPr>
              <w:t>4.3.6.10 Jmeter</w:t>
            </w:r>
            <w:r w:rsidR="00F85563">
              <w:rPr>
                <w:noProof/>
                <w:webHidden/>
              </w:rPr>
              <w:tab/>
            </w:r>
            <w:r w:rsidR="00F85563">
              <w:rPr>
                <w:noProof/>
                <w:webHidden/>
              </w:rPr>
              <w:fldChar w:fldCharType="begin"/>
            </w:r>
            <w:r w:rsidR="00F85563">
              <w:rPr>
                <w:noProof/>
                <w:webHidden/>
              </w:rPr>
              <w:instrText xml:space="preserve"> PAGEREF _Toc43362974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6EB89255" w14:textId="2606D379"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75" w:history="1">
            <w:r w:rsidR="00F85563" w:rsidRPr="008A2E46">
              <w:rPr>
                <w:rStyle w:val="Hipervnculo"/>
                <w:noProof/>
              </w:rPr>
              <w:t>4.4 Marco legal</w:t>
            </w:r>
            <w:r w:rsidR="00F85563">
              <w:rPr>
                <w:noProof/>
                <w:webHidden/>
              </w:rPr>
              <w:tab/>
            </w:r>
            <w:r w:rsidR="00F85563">
              <w:rPr>
                <w:noProof/>
                <w:webHidden/>
              </w:rPr>
              <w:fldChar w:fldCharType="begin"/>
            </w:r>
            <w:r w:rsidR="00F85563">
              <w:rPr>
                <w:noProof/>
                <w:webHidden/>
              </w:rPr>
              <w:instrText xml:space="preserve"> PAGEREF _Toc43362975 \h </w:instrText>
            </w:r>
            <w:r w:rsidR="00F85563">
              <w:rPr>
                <w:noProof/>
                <w:webHidden/>
              </w:rPr>
            </w:r>
            <w:r w:rsidR="00F85563">
              <w:rPr>
                <w:noProof/>
                <w:webHidden/>
              </w:rPr>
              <w:fldChar w:fldCharType="separate"/>
            </w:r>
            <w:r w:rsidR="00F85563">
              <w:rPr>
                <w:noProof/>
                <w:webHidden/>
              </w:rPr>
              <w:t>35</w:t>
            </w:r>
            <w:r w:rsidR="00F85563">
              <w:rPr>
                <w:noProof/>
                <w:webHidden/>
              </w:rPr>
              <w:fldChar w:fldCharType="end"/>
            </w:r>
          </w:hyperlink>
        </w:p>
        <w:p w14:paraId="39D2B639" w14:textId="4BAD4DE8" w:rsidR="00F85563" w:rsidRDefault="008360D1" w:rsidP="00F85563">
          <w:pPr>
            <w:pStyle w:val="TDC1"/>
            <w:spacing w:line="480" w:lineRule="auto"/>
            <w:rPr>
              <w:rFonts w:asciiTheme="minorHAnsi" w:eastAsiaTheme="minorEastAsia" w:hAnsiTheme="minorHAnsi"/>
              <w:noProof/>
              <w:sz w:val="22"/>
              <w:lang w:eastAsia="es-CO"/>
            </w:rPr>
          </w:pPr>
          <w:hyperlink w:anchor="_Toc43362976" w:history="1">
            <w:r w:rsidR="00F85563" w:rsidRPr="008A2E46">
              <w:rPr>
                <w:rStyle w:val="Hipervnculo"/>
                <w:noProof/>
              </w:rPr>
              <w:t>5. Resultados</w:t>
            </w:r>
            <w:r w:rsidR="00F85563">
              <w:rPr>
                <w:noProof/>
                <w:webHidden/>
              </w:rPr>
              <w:tab/>
            </w:r>
            <w:r w:rsidR="00F85563">
              <w:rPr>
                <w:noProof/>
                <w:webHidden/>
              </w:rPr>
              <w:fldChar w:fldCharType="begin"/>
            </w:r>
            <w:r w:rsidR="00F85563">
              <w:rPr>
                <w:noProof/>
                <w:webHidden/>
              </w:rPr>
              <w:instrText xml:space="preserve"> PAGEREF _Toc43362976 \h </w:instrText>
            </w:r>
            <w:r w:rsidR="00F85563">
              <w:rPr>
                <w:noProof/>
                <w:webHidden/>
              </w:rPr>
            </w:r>
            <w:r w:rsidR="00F85563">
              <w:rPr>
                <w:noProof/>
                <w:webHidden/>
              </w:rPr>
              <w:fldChar w:fldCharType="separate"/>
            </w:r>
            <w:r w:rsidR="00F85563">
              <w:rPr>
                <w:noProof/>
                <w:webHidden/>
              </w:rPr>
              <w:t>37</w:t>
            </w:r>
            <w:r w:rsidR="00F85563">
              <w:rPr>
                <w:noProof/>
                <w:webHidden/>
              </w:rPr>
              <w:fldChar w:fldCharType="end"/>
            </w:r>
          </w:hyperlink>
        </w:p>
        <w:p w14:paraId="63A57F8C" w14:textId="1D99E7F0"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77" w:history="1">
            <w:r w:rsidR="00F85563" w:rsidRPr="008A2E46">
              <w:rPr>
                <w:rStyle w:val="Hipervnculo"/>
                <w:noProof/>
              </w:rPr>
              <w:t>5.1 Fase 1: Planificación del proyecto</w:t>
            </w:r>
            <w:r w:rsidR="00F85563">
              <w:rPr>
                <w:noProof/>
                <w:webHidden/>
              </w:rPr>
              <w:tab/>
            </w:r>
            <w:r w:rsidR="00F85563">
              <w:rPr>
                <w:noProof/>
                <w:webHidden/>
              </w:rPr>
              <w:fldChar w:fldCharType="begin"/>
            </w:r>
            <w:r w:rsidR="00F85563">
              <w:rPr>
                <w:noProof/>
                <w:webHidden/>
              </w:rPr>
              <w:instrText xml:space="preserve"> PAGEREF _Toc43362977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5F1B0BB4" w14:textId="07EFE543"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78" w:history="1">
            <w:r w:rsidR="00F85563" w:rsidRPr="008A2E46">
              <w:rPr>
                <w:rStyle w:val="Hipervnculo"/>
                <w:noProof/>
              </w:rPr>
              <w:t>5.1.1 Crear el plan del proyecto.</w:t>
            </w:r>
            <w:r w:rsidR="00F85563">
              <w:rPr>
                <w:noProof/>
                <w:webHidden/>
              </w:rPr>
              <w:tab/>
            </w:r>
            <w:r w:rsidR="00F85563">
              <w:rPr>
                <w:noProof/>
                <w:webHidden/>
              </w:rPr>
              <w:fldChar w:fldCharType="begin"/>
            </w:r>
            <w:r w:rsidR="00F85563">
              <w:rPr>
                <w:noProof/>
                <w:webHidden/>
              </w:rPr>
              <w:instrText xml:space="preserve"> PAGEREF _Toc43362978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2B9CDD2C" w14:textId="6859F861"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79" w:history="1">
            <w:r w:rsidR="00F85563" w:rsidRPr="008A2E46">
              <w:rPr>
                <w:rStyle w:val="Hipervnculo"/>
                <w:noProof/>
              </w:rPr>
              <w:t>5.1.2 Crear repositorio del proyecto</w:t>
            </w:r>
            <w:r w:rsidR="00F85563">
              <w:rPr>
                <w:noProof/>
                <w:webHidden/>
              </w:rPr>
              <w:tab/>
            </w:r>
            <w:r w:rsidR="00F85563">
              <w:rPr>
                <w:noProof/>
                <w:webHidden/>
              </w:rPr>
              <w:fldChar w:fldCharType="begin"/>
            </w:r>
            <w:r w:rsidR="00F85563">
              <w:rPr>
                <w:noProof/>
                <w:webHidden/>
              </w:rPr>
              <w:instrText xml:space="preserve"> PAGEREF _Toc43362979 \h </w:instrText>
            </w:r>
            <w:r w:rsidR="00F85563">
              <w:rPr>
                <w:noProof/>
                <w:webHidden/>
              </w:rPr>
            </w:r>
            <w:r w:rsidR="00F85563">
              <w:rPr>
                <w:noProof/>
                <w:webHidden/>
              </w:rPr>
              <w:fldChar w:fldCharType="separate"/>
            </w:r>
            <w:r w:rsidR="00F85563">
              <w:rPr>
                <w:noProof/>
                <w:webHidden/>
              </w:rPr>
              <w:t>41</w:t>
            </w:r>
            <w:r w:rsidR="00F85563">
              <w:rPr>
                <w:noProof/>
                <w:webHidden/>
              </w:rPr>
              <w:fldChar w:fldCharType="end"/>
            </w:r>
          </w:hyperlink>
        </w:p>
        <w:p w14:paraId="3BDDA039" w14:textId="036E8CFE"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0" w:history="1">
            <w:r w:rsidR="00F85563" w:rsidRPr="008A2E46">
              <w:rPr>
                <w:rStyle w:val="Hipervnculo"/>
                <w:noProof/>
              </w:rPr>
              <w:t>5.1.3 Registrar los resultados de la verificación</w:t>
            </w:r>
            <w:r w:rsidR="00F85563">
              <w:rPr>
                <w:noProof/>
                <w:webHidden/>
              </w:rPr>
              <w:tab/>
            </w:r>
            <w:r w:rsidR="00F85563">
              <w:rPr>
                <w:noProof/>
                <w:webHidden/>
              </w:rPr>
              <w:fldChar w:fldCharType="begin"/>
            </w:r>
            <w:r w:rsidR="00F85563">
              <w:rPr>
                <w:noProof/>
                <w:webHidden/>
              </w:rPr>
              <w:instrText xml:space="preserve"> PAGEREF _Toc43362980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058903C" w14:textId="6DAADE6D"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81" w:history="1">
            <w:r w:rsidR="00F85563" w:rsidRPr="008A2E46">
              <w:rPr>
                <w:rStyle w:val="Hipervnculo"/>
                <w:rFonts w:eastAsia="Times New Roman"/>
                <w:noProof/>
              </w:rPr>
              <w:t>5.2 Fase 2: Ejecución del plan del proyecto</w:t>
            </w:r>
            <w:r w:rsidR="00F85563">
              <w:rPr>
                <w:noProof/>
                <w:webHidden/>
              </w:rPr>
              <w:tab/>
            </w:r>
            <w:r w:rsidR="00F85563">
              <w:rPr>
                <w:noProof/>
                <w:webHidden/>
              </w:rPr>
              <w:fldChar w:fldCharType="begin"/>
            </w:r>
            <w:r w:rsidR="00F85563">
              <w:rPr>
                <w:noProof/>
                <w:webHidden/>
              </w:rPr>
              <w:instrText xml:space="preserve"> PAGEREF _Toc43362981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20A22C5C" w14:textId="701C64EC"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2" w:history="1">
            <w:r w:rsidR="00F85563" w:rsidRPr="008A2E46">
              <w:rPr>
                <w:rStyle w:val="Hipervnculo"/>
                <w:noProof/>
              </w:rPr>
              <w:t>5.2.1 Diligenciar un acta de reunión</w:t>
            </w:r>
            <w:r w:rsidR="00F85563">
              <w:rPr>
                <w:noProof/>
                <w:webHidden/>
              </w:rPr>
              <w:tab/>
            </w:r>
            <w:r w:rsidR="00F85563">
              <w:rPr>
                <w:noProof/>
                <w:webHidden/>
              </w:rPr>
              <w:fldChar w:fldCharType="begin"/>
            </w:r>
            <w:r w:rsidR="00F85563">
              <w:rPr>
                <w:noProof/>
                <w:webHidden/>
              </w:rPr>
              <w:instrText xml:space="preserve"> PAGEREF _Toc43362982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088C81BE" w14:textId="7BE87E92"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3" w:history="1">
            <w:r w:rsidR="00F85563" w:rsidRPr="008A2E46">
              <w:rPr>
                <w:rStyle w:val="Hipervnculo"/>
                <w:noProof/>
              </w:rPr>
              <w:t>5.2.2 Diligenciar el registro de estado de progreso</w:t>
            </w:r>
            <w:r w:rsidR="00F85563">
              <w:rPr>
                <w:noProof/>
                <w:webHidden/>
              </w:rPr>
              <w:tab/>
            </w:r>
            <w:r w:rsidR="00F85563">
              <w:rPr>
                <w:noProof/>
                <w:webHidden/>
              </w:rPr>
              <w:fldChar w:fldCharType="begin"/>
            </w:r>
            <w:r w:rsidR="00F85563">
              <w:rPr>
                <w:noProof/>
                <w:webHidden/>
              </w:rPr>
              <w:instrText xml:space="preserve"> PAGEREF _Toc43362983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115A11F8" w14:textId="68A7CC02"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4" w:history="1">
            <w:r w:rsidR="00F85563" w:rsidRPr="008A2E46">
              <w:rPr>
                <w:rStyle w:val="Hipervnculo"/>
                <w:noProof/>
              </w:rPr>
              <w:t>5.2.3 Diligenciar una solicitud de cambio</w:t>
            </w:r>
            <w:r w:rsidR="00F85563">
              <w:rPr>
                <w:noProof/>
                <w:webHidden/>
              </w:rPr>
              <w:tab/>
            </w:r>
            <w:r w:rsidR="00F85563">
              <w:rPr>
                <w:noProof/>
                <w:webHidden/>
              </w:rPr>
              <w:fldChar w:fldCharType="begin"/>
            </w:r>
            <w:r w:rsidR="00F85563">
              <w:rPr>
                <w:noProof/>
                <w:webHidden/>
              </w:rPr>
              <w:instrText xml:space="preserve"> PAGEREF _Toc43362984 \h </w:instrText>
            </w:r>
            <w:r w:rsidR="00F85563">
              <w:rPr>
                <w:noProof/>
                <w:webHidden/>
              </w:rPr>
            </w:r>
            <w:r w:rsidR="00F85563">
              <w:rPr>
                <w:noProof/>
                <w:webHidden/>
              </w:rPr>
              <w:fldChar w:fldCharType="separate"/>
            </w:r>
            <w:r w:rsidR="00F85563">
              <w:rPr>
                <w:noProof/>
                <w:webHidden/>
              </w:rPr>
              <w:t>47</w:t>
            </w:r>
            <w:r w:rsidR="00F85563">
              <w:rPr>
                <w:noProof/>
                <w:webHidden/>
              </w:rPr>
              <w:fldChar w:fldCharType="end"/>
            </w:r>
          </w:hyperlink>
        </w:p>
        <w:p w14:paraId="4770168F" w14:textId="775285E8"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85" w:history="1">
            <w:r w:rsidR="00F85563" w:rsidRPr="008A2E46">
              <w:rPr>
                <w:rStyle w:val="Hipervnculo"/>
                <w:noProof/>
              </w:rPr>
              <w:t>5.3 Fase 3: Evaluación y control del proyecto</w:t>
            </w:r>
            <w:r w:rsidR="00F85563">
              <w:rPr>
                <w:noProof/>
                <w:webHidden/>
              </w:rPr>
              <w:tab/>
            </w:r>
            <w:r w:rsidR="00F85563">
              <w:rPr>
                <w:noProof/>
                <w:webHidden/>
              </w:rPr>
              <w:fldChar w:fldCharType="begin"/>
            </w:r>
            <w:r w:rsidR="00F85563">
              <w:rPr>
                <w:noProof/>
                <w:webHidden/>
              </w:rPr>
              <w:instrText xml:space="preserve"> PAGEREF _Toc43362985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321E4005" w14:textId="1BB130F8"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6" w:history="1">
            <w:r w:rsidR="00F85563" w:rsidRPr="008A2E46">
              <w:rPr>
                <w:rStyle w:val="Hipervnculo"/>
                <w:noProof/>
              </w:rPr>
              <w:t>5.3.1 Diligenciar el registro de corrección</w:t>
            </w:r>
            <w:r w:rsidR="00F85563">
              <w:rPr>
                <w:noProof/>
                <w:webHidden/>
              </w:rPr>
              <w:tab/>
            </w:r>
            <w:r w:rsidR="00F85563">
              <w:rPr>
                <w:noProof/>
                <w:webHidden/>
              </w:rPr>
              <w:fldChar w:fldCharType="begin"/>
            </w:r>
            <w:r w:rsidR="00F85563">
              <w:rPr>
                <w:noProof/>
                <w:webHidden/>
              </w:rPr>
              <w:instrText xml:space="preserve"> PAGEREF _Toc43362986 \h </w:instrText>
            </w:r>
            <w:r w:rsidR="00F85563">
              <w:rPr>
                <w:noProof/>
                <w:webHidden/>
              </w:rPr>
            </w:r>
            <w:r w:rsidR="00F85563">
              <w:rPr>
                <w:noProof/>
                <w:webHidden/>
              </w:rPr>
              <w:fldChar w:fldCharType="separate"/>
            </w:r>
            <w:r w:rsidR="00F85563">
              <w:rPr>
                <w:noProof/>
                <w:webHidden/>
              </w:rPr>
              <w:t>49</w:t>
            </w:r>
            <w:r w:rsidR="00F85563">
              <w:rPr>
                <w:noProof/>
                <w:webHidden/>
              </w:rPr>
              <w:fldChar w:fldCharType="end"/>
            </w:r>
          </w:hyperlink>
        </w:p>
        <w:p w14:paraId="4D8AD203" w14:textId="26105D10" w:rsidR="00F85563" w:rsidRDefault="008360D1" w:rsidP="00F85563">
          <w:pPr>
            <w:pStyle w:val="TDC2"/>
            <w:tabs>
              <w:tab w:val="right" w:leader="dot" w:pos="9350"/>
            </w:tabs>
            <w:rPr>
              <w:rFonts w:asciiTheme="minorHAnsi" w:eastAsiaTheme="minorEastAsia" w:hAnsiTheme="minorHAnsi"/>
              <w:noProof/>
              <w:sz w:val="22"/>
              <w:lang w:eastAsia="es-CO"/>
            </w:rPr>
          </w:pPr>
          <w:hyperlink w:anchor="_Toc43362987" w:history="1">
            <w:r w:rsidR="00F85563" w:rsidRPr="008A2E46">
              <w:rPr>
                <w:rStyle w:val="Hipervnculo"/>
                <w:noProof/>
              </w:rPr>
              <w:t>5.4 Fase 4: Cierre del proyecto</w:t>
            </w:r>
            <w:r w:rsidR="00F85563">
              <w:rPr>
                <w:noProof/>
                <w:webHidden/>
              </w:rPr>
              <w:tab/>
            </w:r>
            <w:r w:rsidR="00F85563">
              <w:rPr>
                <w:noProof/>
                <w:webHidden/>
              </w:rPr>
              <w:fldChar w:fldCharType="begin"/>
            </w:r>
            <w:r w:rsidR="00F85563">
              <w:rPr>
                <w:noProof/>
                <w:webHidden/>
              </w:rPr>
              <w:instrText xml:space="preserve"> PAGEREF _Toc43362987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61A7A0E5" w14:textId="71352062" w:rsidR="00F85563" w:rsidRDefault="008360D1" w:rsidP="00F85563">
          <w:pPr>
            <w:pStyle w:val="TDC3"/>
            <w:tabs>
              <w:tab w:val="right" w:leader="dot" w:pos="9350"/>
            </w:tabs>
            <w:rPr>
              <w:rFonts w:asciiTheme="minorHAnsi" w:eastAsiaTheme="minorEastAsia" w:hAnsiTheme="minorHAnsi"/>
              <w:noProof/>
              <w:sz w:val="22"/>
              <w:lang w:eastAsia="es-CO"/>
            </w:rPr>
          </w:pPr>
          <w:hyperlink w:anchor="_Toc43362988" w:history="1">
            <w:r w:rsidR="00F85563" w:rsidRPr="008A2E46">
              <w:rPr>
                <w:rStyle w:val="Hipervnculo"/>
                <w:noProof/>
              </w:rPr>
              <w:t>5.4.1 Diligenciar un registro de aceptación.</w:t>
            </w:r>
            <w:r w:rsidR="00F85563">
              <w:rPr>
                <w:noProof/>
                <w:webHidden/>
              </w:rPr>
              <w:tab/>
            </w:r>
            <w:r w:rsidR="00F85563">
              <w:rPr>
                <w:noProof/>
                <w:webHidden/>
              </w:rPr>
              <w:fldChar w:fldCharType="begin"/>
            </w:r>
            <w:r w:rsidR="00F85563">
              <w:rPr>
                <w:noProof/>
                <w:webHidden/>
              </w:rPr>
              <w:instrText xml:space="preserve"> PAGEREF _Toc43362988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76D448EE" w14:textId="2511A718" w:rsidR="00F85563" w:rsidRDefault="008360D1" w:rsidP="00F85563">
          <w:pPr>
            <w:pStyle w:val="TDC1"/>
            <w:spacing w:line="480" w:lineRule="auto"/>
            <w:rPr>
              <w:rFonts w:asciiTheme="minorHAnsi" w:eastAsiaTheme="minorEastAsia" w:hAnsiTheme="minorHAnsi"/>
              <w:noProof/>
              <w:sz w:val="22"/>
              <w:lang w:eastAsia="es-CO"/>
            </w:rPr>
          </w:pPr>
          <w:hyperlink w:anchor="_Toc43362989" w:history="1">
            <w:r w:rsidR="00F85563" w:rsidRPr="008A2E46">
              <w:rPr>
                <w:rStyle w:val="Hipervnculo"/>
                <w:noProof/>
              </w:rPr>
              <w:t>6. Conclusiones</w:t>
            </w:r>
            <w:r w:rsidR="00F85563">
              <w:rPr>
                <w:noProof/>
                <w:webHidden/>
              </w:rPr>
              <w:tab/>
            </w:r>
            <w:r w:rsidR="00F85563">
              <w:rPr>
                <w:noProof/>
                <w:webHidden/>
              </w:rPr>
              <w:fldChar w:fldCharType="begin"/>
            </w:r>
            <w:r w:rsidR="00F85563">
              <w:rPr>
                <w:noProof/>
                <w:webHidden/>
              </w:rPr>
              <w:instrText xml:space="preserve"> PAGEREF _Toc43362989 \h </w:instrText>
            </w:r>
            <w:r w:rsidR="00F85563">
              <w:rPr>
                <w:noProof/>
                <w:webHidden/>
              </w:rPr>
            </w:r>
            <w:r w:rsidR="00F85563">
              <w:rPr>
                <w:noProof/>
                <w:webHidden/>
              </w:rPr>
              <w:fldChar w:fldCharType="separate"/>
            </w:r>
            <w:r w:rsidR="00F85563">
              <w:rPr>
                <w:noProof/>
                <w:webHidden/>
              </w:rPr>
              <w:t>53</w:t>
            </w:r>
            <w:r w:rsidR="00F85563">
              <w:rPr>
                <w:noProof/>
                <w:webHidden/>
              </w:rPr>
              <w:fldChar w:fldCharType="end"/>
            </w:r>
          </w:hyperlink>
        </w:p>
        <w:p w14:paraId="48FEC733" w14:textId="49893A42" w:rsidR="00F85563" w:rsidRDefault="008360D1" w:rsidP="00F85563">
          <w:pPr>
            <w:pStyle w:val="TDC1"/>
            <w:spacing w:line="480" w:lineRule="auto"/>
            <w:rPr>
              <w:rFonts w:asciiTheme="minorHAnsi" w:eastAsiaTheme="minorEastAsia" w:hAnsiTheme="minorHAnsi"/>
              <w:noProof/>
              <w:sz w:val="22"/>
              <w:lang w:eastAsia="es-CO"/>
            </w:rPr>
          </w:pPr>
          <w:hyperlink w:anchor="_Toc43362990" w:history="1">
            <w:r w:rsidR="00F85563" w:rsidRPr="008A2E46">
              <w:rPr>
                <w:rStyle w:val="Hipervnculo"/>
                <w:noProof/>
              </w:rPr>
              <w:t>7. Referencias</w:t>
            </w:r>
            <w:r w:rsidR="00F85563">
              <w:rPr>
                <w:noProof/>
                <w:webHidden/>
              </w:rPr>
              <w:tab/>
            </w:r>
            <w:r w:rsidR="00F85563">
              <w:rPr>
                <w:noProof/>
                <w:webHidden/>
              </w:rPr>
              <w:fldChar w:fldCharType="begin"/>
            </w:r>
            <w:r w:rsidR="00F85563">
              <w:rPr>
                <w:noProof/>
                <w:webHidden/>
              </w:rPr>
              <w:instrText xml:space="preserve"> PAGEREF _Toc43362990 \h </w:instrText>
            </w:r>
            <w:r w:rsidR="00F85563">
              <w:rPr>
                <w:noProof/>
                <w:webHidden/>
              </w:rPr>
            </w:r>
            <w:r w:rsidR="00F85563">
              <w:rPr>
                <w:noProof/>
                <w:webHidden/>
              </w:rPr>
              <w:fldChar w:fldCharType="separate"/>
            </w:r>
            <w:r w:rsidR="00F85563">
              <w:rPr>
                <w:noProof/>
                <w:webHidden/>
              </w:rPr>
              <w:t>60</w:t>
            </w:r>
            <w:r w:rsidR="00F85563">
              <w:rPr>
                <w:noProof/>
                <w:webHidden/>
              </w:rPr>
              <w:fldChar w:fldCharType="end"/>
            </w:r>
          </w:hyperlink>
        </w:p>
        <w:p w14:paraId="6B1EB913" w14:textId="712CC95D" w:rsidR="00127F3D" w:rsidRDefault="00E17CC1" w:rsidP="00F85563">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85563">
      <w:pPr>
        <w:jc w:val="center"/>
        <w:rPr>
          <w:rFonts w:cs="Times New Roman"/>
          <w:b/>
        </w:rPr>
      </w:pPr>
      <w:r>
        <w:rPr>
          <w:rFonts w:cs="Times New Roman"/>
          <w:b/>
        </w:rPr>
        <w:lastRenderedPageBreak/>
        <w:t>Lista de tablas</w:t>
      </w:r>
    </w:p>
    <w:p w14:paraId="034A92B0" w14:textId="0788F8C7" w:rsidR="00F85563" w:rsidRDefault="00991E2E" w:rsidP="00F85563">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362919" w:history="1">
        <w:r w:rsidR="00F85563" w:rsidRPr="00C6554D">
          <w:rPr>
            <w:rStyle w:val="Hipervnculo"/>
            <w:noProof/>
          </w:rPr>
          <w:t>Tabla 1. Diagnóstico y pronóstico del proyecto.</w:t>
        </w:r>
        <w:r w:rsidR="00F85563">
          <w:rPr>
            <w:noProof/>
            <w:webHidden/>
          </w:rPr>
          <w:tab/>
        </w:r>
        <w:r w:rsidR="00F85563">
          <w:rPr>
            <w:noProof/>
            <w:webHidden/>
          </w:rPr>
          <w:fldChar w:fldCharType="begin"/>
        </w:r>
        <w:r w:rsidR="00F85563">
          <w:rPr>
            <w:noProof/>
            <w:webHidden/>
          </w:rPr>
          <w:instrText xml:space="preserve"> PAGEREF _Toc43362919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5EEA128C" w14:textId="1568F15C"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0" w:history="1">
        <w:r w:rsidR="00F85563" w:rsidRPr="00C6554D">
          <w:rPr>
            <w:rStyle w:val="Hipervnculo"/>
            <w:noProof/>
          </w:rPr>
          <w:t>Tabla 2. Diagramas de UML por categoría.</w:t>
        </w:r>
        <w:r w:rsidR="00F85563">
          <w:rPr>
            <w:noProof/>
            <w:webHidden/>
          </w:rPr>
          <w:tab/>
        </w:r>
        <w:r w:rsidR="00F85563">
          <w:rPr>
            <w:noProof/>
            <w:webHidden/>
          </w:rPr>
          <w:fldChar w:fldCharType="begin"/>
        </w:r>
        <w:r w:rsidR="00F85563">
          <w:rPr>
            <w:noProof/>
            <w:webHidden/>
          </w:rPr>
          <w:instrText xml:space="preserve"> PAGEREF _Toc43362920 \h </w:instrText>
        </w:r>
        <w:r w:rsidR="00F85563">
          <w:rPr>
            <w:noProof/>
            <w:webHidden/>
          </w:rPr>
        </w:r>
        <w:r w:rsidR="00F85563">
          <w:rPr>
            <w:noProof/>
            <w:webHidden/>
          </w:rPr>
          <w:fldChar w:fldCharType="separate"/>
        </w:r>
        <w:r w:rsidR="00F85563">
          <w:rPr>
            <w:noProof/>
            <w:webHidden/>
          </w:rPr>
          <w:t>15</w:t>
        </w:r>
        <w:r w:rsidR="00F85563">
          <w:rPr>
            <w:noProof/>
            <w:webHidden/>
          </w:rPr>
          <w:fldChar w:fldCharType="end"/>
        </w:r>
      </w:hyperlink>
    </w:p>
    <w:p w14:paraId="54D66FEF" w14:textId="18A9C21E"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1" w:history="1">
        <w:r w:rsidR="00F85563" w:rsidRPr="00C6554D">
          <w:rPr>
            <w:rStyle w:val="Hipervnculo"/>
            <w:noProof/>
          </w:rPr>
          <w:t>Tabla 3. Estándares para la gestión de proyectos.</w:t>
        </w:r>
        <w:r w:rsidR="00F85563">
          <w:rPr>
            <w:noProof/>
            <w:webHidden/>
          </w:rPr>
          <w:tab/>
        </w:r>
        <w:r w:rsidR="00F85563">
          <w:rPr>
            <w:noProof/>
            <w:webHidden/>
          </w:rPr>
          <w:fldChar w:fldCharType="begin"/>
        </w:r>
        <w:r w:rsidR="00F85563">
          <w:rPr>
            <w:noProof/>
            <w:webHidden/>
          </w:rPr>
          <w:instrText xml:space="preserve"> PAGEREF _Toc43362921 \h </w:instrText>
        </w:r>
        <w:r w:rsidR="00F85563">
          <w:rPr>
            <w:noProof/>
            <w:webHidden/>
          </w:rPr>
        </w:r>
        <w:r w:rsidR="00F85563">
          <w:rPr>
            <w:noProof/>
            <w:webHidden/>
          </w:rPr>
          <w:fldChar w:fldCharType="separate"/>
        </w:r>
        <w:r w:rsidR="00F85563">
          <w:rPr>
            <w:noProof/>
            <w:webHidden/>
          </w:rPr>
          <w:t>17</w:t>
        </w:r>
        <w:r w:rsidR="00F85563">
          <w:rPr>
            <w:noProof/>
            <w:webHidden/>
          </w:rPr>
          <w:fldChar w:fldCharType="end"/>
        </w:r>
      </w:hyperlink>
    </w:p>
    <w:p w14:paraId="419103F5" w14:textId="51B3D708"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2" w:history="1">
        <w:r w:rsidR="00F85563" w:rsidRPr="00C6554D">
          <w:rPr>
            <w:rStyle w:val="Hipervnculo"/>
            <w:noProof/>
          </w:rPr>
          <w:t>Tabla 4. Comparación entre estándares para la gestión de proyectos.</w:t>
        </w:r>
        <w:r w:rsidR="00F85563">
          <w:rPr>
            <w:noProof/>
            <w:webHidden/>
          </w:rPr>
          <w:tab/>
        </w:r>
        <w:r w:rsidR="00F85563">
          <w:rPr>
            <w:noProof/>
            <w:webHidden/>
          </w:rPr>
          <w:fldChar w:fldCharType="begin"/>
        </w:r>
        <w:r w:rsidR="00F85563">
          <w:rPr>
            <w:noProof/>
            <w:webHidden/>
          </w:rPr>
          <w:instrText xml:space="preserve"> PAGEREF _Toc43362922 \h </w:instrText>
        </w:r>
        <w:r w:rsidR="00F85563">
          <w:rPr>
            <w:noProof/>
            <w:webHidden/>
          </w:rPr>
        </w:r>
        <w:r w:rsidR="00F85563">
          <w:rPr>
            <w:noProof/>
            <w:webHidden/>
          </w:rPr>
          <w:fldChar w:fldCharType="separate"/>
        </w:r>
        <w:r w:rsidR="00F85563">
          <w:rPr>
            <w:noProof/>
            <w:webHidden/>
          </w:rPr>
          <w:t>19</w:t>
        </w:r>
        <w:r w:rsidR="00F85563">
          <w:rPr>
            <w:noProof/>
            <w:webHidden/>
          </w:rPr>
          <w:fldChar w:fldCharType="end"/>
        </w:r>
      </w:hyperlink>
    </w:p>
    <w:p w14:paraId="7351A990" w14:textId="6AF3766F"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3" w:history="1">
        <w:r w:rsidR="00F85563" w:rsidRPr="00C6554D">
          <w:rPr>
            <w:rStyle w:val="Hipervnculo"/>
            <w:rFonts w:cs="Times New Roman"/>
            <w:noProof/>
          </w:rPr>
          <w:t>Tabla 5. Público objetivo de la ISO/IEC 29110.</w:t>
        </w:r>
        <w:r w:rsidR="00F85563">
          <w:rPr>
            <w:noProof/>
            <w:webHidden/>
          </w:rPr>
          <w:tab/>
        </w:r>
        <w:r w:rsidR="00F85563">
          <w:rPr>
            <w:noProof/>
            <w:webHidden/>
          </w:rPr>
          <w:fldChar w:fldCharType="begin"/>
        </w:r>
        <w:r w:rsidR="00F85563">
          <w:rPr>
            <w:noProof/>
            <w:webHidden/>
          </w:rPr>
          <w:instrText xml:space="preserve"> PAGEREF _Toc43362923 \h </w:instrText>
        </w:r>
        <w:r w:rsidR="00F85563">
          <w:rPr>
            <w:noProof/>
            <w:webHidden/>
          </w:rPr>
        </w:r>
        <w:r w:rsidR="00F85563">
          <w:rPr>
            <w:noProof/>
            <w:webHidden/>
          </w:rPr>
          <w:fldChar w:fldCharType="separate"/>
        </w:r>
        <w:r w:rsidR="00F85563">
          <w:rPr>
            <w:noProof/>
            <w:webHidden/>
          </w:rPr>
          <w:t>20</w:t>
        </w:r>
        <w:r w:rsidR="00F85563">
          <w:rPr>
            <w:noProof/>
            <w:webHidden/>
          </w:rPr>
          <w:fldChar w:fldCharType="end"/>
        </w:r>
      </w:hyperlink>
    </w:p>
    <w:p w14:paraId="1EE2F82B" w14:textId="768E66E7"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4" w:history="1">
        <w:r w:rsidR="00F85563" w:rsidRPr="00C6554D">
          <w:rPr>
            <w:rStyle w:val="Hipervnculo"/>
            <w:noProof/>
          </w:rPr>
          <w:t>Tabla 6. Productos o artefactos según la ISO/IEC 29110.</w:t>
        </w:r>
        <w:r w:rsidR="00F85563">
          <w:rPr>
            <w:noProof/>
            <w:webHidden/>
          </w:rPr>
          <w:tab/>
        </w:r>
        <w:r w:rsidR="00F85563">
          <w:rPr>
            <w:noProof/>
            <w:webHidden/>
          </w:rPr>
          <w:fldChar w:fldCharType="begin"/>
        </w:r>
        <w:r w:rsidR="00F85563">
          <w:rPr>
            <w:noProof/>
            <w:webHidden/>
          </w:rPr>
          <w:instrText xml:space="preserve"> PAGEREF _Toc43362924 \h </w:instrText>
        </w:r>
        <w:r w:rsidR="00F85563">
          <w:rPr>
            <w:noProof/>
            <w:webHidden/>
          </w:rPr>
        </w:r>
        <w:r w:rsidR="00F85563">
          <w:rPr>
            <w:noProof/>
            <w:webHidden/>
          </w:rPr>
          <w:fldChar w:fldCharType="separate"/>
        </w:r>
        <w:r w:rsidR="00F85563">
          <w:rPr>
            <w:noProof/>
            <w:webHidden/>
          </w:rPr>
          <w:t>25</w:t>
        </w:r>
        <w:r w:rsidR="00F85563">
          <w:rPr>
            <w:noProof/>
            <w:webHidden/>
          </w:rPr>
          <w:fldChar w:fldCharType="end"/>
        </w:r>
      </w:hyperlink>
    </w:p>
    <w:p w14:paraId="04575108" w14:textId="65EAD9C9"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25" w:history="1">
        <w:r w:rsidR="00F85563" w:rsidRPr="00C6554D">
          <w:rPr>
            <w:rStyle w:val="Hipervnculo"/>
            <w:noProof/>
          </w:rPr>
          <w:t>Tabla 7. Comparación entre metodologías de desarrollo de software.</w:t>
        </w:r>
        <w:r w:rsidR="00F85563">
          <w:rPr>
            <w:noProof/>
            <w:webHidden/>
          </w:rPr>
          <w:tab/>
        </w:r>
        <w:r w:rsidR="00F85563">
          <w:rPr>
            <w:noProof/>
            <w:webHidden/>
          </w:rPr>
          <w:fldChar w:fldCharType="begin"/>
        </w:r>
        <w:r w:rsidR="00F85563">
          <w:rPr>
            <w:noProof/>
            <w:webHidden/>
          </w:rPr>
          <w:instrText xml:space="preserve"> PAGEREF _Toc43362925 \h </w:instrText>
        </w:r>
        <w:r w:rsidR="00F85563">
          <w:rPr>
            <w:noProof/>
            <w:webHidden/>
          </w:rPr>
        </w:r>
        <w:r w:rsidR="00F85563">
          <w:rPr>
            <w:noProof/>
            <w:webHidden/>
          </w:rPr>
          <w:fldChar w:fldCharType="separate"/>
        </w:r>
        <w:r w:rsidR="00F85563">
          <w:rPr>
            <w:noProof/>
            <w:webHidden/>
          </w:rPr>
          <w:t>27</w:t>
        </w:r>
        <w:r w:rsidR="00F85563">
          <w:rPr>
            <w:noProof/>
            <w:webHidden/>
          </w:rPr>
          <w:fldChar w:fldCharType="end"/>
        </w:r>
      </w:hyperlink>
    </w:p>
    <w:p w14:paraId="1AB64F39" w14:textId="24CC575B" w:rsidR="00127F3D" w:rsidRDefault="00991E2E" w:rsidP="00F85563">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85563">
      <w:pPr>
        <w:tabs>
          <w:tab w:val="left" w:pos="5610"/>
        </w:tabs>
        <w:ind w:firstLine="0"/>
        <w:jc w:val="center"/>
        <w:rPr>
          <w:b/>
        </w:rPr>
      </w:pPr>
      <w:r w:rsidRPr="00D802CB">
        <w:rPr>
          <w:b/>
        </w:rPr>
        <w:lastRenderedPageBreak/>
        <w:t>Lista de figuras</w:t>
      </w:r>
    </w:p>
    <w:p w14:paraId="4B3D9A30" w14:textId="788159E4" w:rsidR="00F85563" w:rsidRDefault="00D802CB" w:rsidP="00F85563">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362898" w:history="1">
        <w:r w:rsidR="00F85563" w:rsidRPr="0011446E">
          <w:rPr>
            <w:rStyle w:val="Hipervnculo"/>
            <w:noProof/>
          </w:rPr>
          <w:t>Figura 1. Diagrama Causa y efecto.</w:t>
        </w:r>
        <w:r w:rsidR="00F85563">
          <w:rPr>
            <w:noProof/>
            <w:webHidden/>
          </w:rPr>
          <w:tab/>
        </w:r>
        <w:r w:rsidR="00F85563">
          <w:rPr>
            <w:noProof/>
            <w:webHidden/>
          </w:rPr>
          <w:fldChar w:fldCharType="begin"/>
        </w:r>
        <w:r w:rsidR="00F85563">
          <w:rPr>
            <w:noProof/>
            <w:webHidden/>
          </w:rPr>
          <w:instrText xml:space="preserve"> PAGEREF _Toc43362898 \h </w:instrText>
        </w:r>
        <w:r w:rsidR="00F85563">
          <w:rPr>
            <w:noProof/>
            <w:webHidden/>
          </w:rPr>
        </w:r>
        <w:r w:rsidR="00F85563">
          <w:rPr>
            <w:noProof/>
            <w:webHidden/>
          </w:rPr>
          <w:fldChar w:fldCharType="separate"/>
        </w:r>
        <w:r w:rsidR="00F85563">
          <w:rPr>
            <w:noProof/>
            <w:webHidden/>
          </w:rPr>
          <w:t>7</w:t>
        </w:r>
        <w:r w:rsidR="00F85563">
          <w:rPr>
            <w:noProof/>
            <w:webHidden/>
          </w:rPr>
          <w:fldChar w:fldCharType="end"/>
        </w:r>
      </w:hyperlink>
    </w:p>
    <w:p w14:paraId="15510645" w14:textId="0A2B47D6"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899" w:history="1">
        <w:r w:rsidR="00F85563" w:rsidRPr="0011446E">
          <w:rPr>
            <w:rStyle w:val="Hipervnculo"/>
            <w:noProof/>
          </w:rPr>
          <w:t>Figura 2. Procesos del perfil básico.</w:t>
        </w:r>
        <w:r w:rsidR="00F85563">
          <w:rPr>
            <w:noProof/>
            <w:webHidden/>
          </w:rPr>
          <w:tab/>
        </w:r>
        <w:r w:rsidR="00F85563">
          <w:rPr>
            <w:noProof/>
            <w:webHidden/>
          </w:rPr>
          <w:fldChar w:fldCharType="begin"/>
        </w:r>
        <w:r w:rsidR="00F85563">
          <w:rPr>
            <w:noProof/>
            <w:webHidden/>
          </w:rPr>
          <w:instrText xml:space="preserve"> PAGEREF _Toc43362899 \h </w:instrText>
        </w:r>
        <w:r w:rsidR="00F85563">
          <w:rPr>
            <w:noProof/>
            <w:webHidden/>
          </w:rPr>
        </w:r>
        <w:r w:rsidR="00F85563">
          <w:rPr>
            <w:noProof/>
            <w:webHidden/>
          </w:rPr>
          <w:fldChar w:fldCharType="separate"/>
        </w:r>
        <w:r w:rsidR="00F85563">
          <w:rPr>
            <w:noProof/>
            <w:webHidden/>
          </w:rPr>
          <w:t>22</w:t>
        </w:r>
        <w:r w:rsidR="00F85563">
          <w:rPr>
            <w:noProof/>
            <w:webHidden/>
          </w:rPr>
          <w:fldChar w:fldCharType="end"/>
        </w:r>
      </w:hyperlink>
    </w:p>
    <w:p w14:paraId="606A4EF2" w14:textId="534464CB"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0" w:history="1">
        <w:r w:rsidR="00F85563" w:rsidRPr="0011446E">
          <w:rPr>
            <w:rStyle w:val="Hipervnculo"/>
            <w:noProof/>
          </w:rPr>
          <w:t>Figura 3. Diagrama del proceso de gestión del proyecto.</w:t>
        </w:r>
        <w:r w:rsidR="00F85563">
          <w:rPr>
            <w:noProof/>
            <w:webHidden/>
          </w:rPr>
          <w:tab/>
        </w:r>
        <w:r w:rsidR="00F85563">
          <w:rPr>
            <w:noProof/>
            <w:webHidden/>
          </w:rPr>
          <w:fldChar w:fldCharType="begin"/>
        </w:r>
        <w:r w:rsidR="00F85563">
          <w:rPr>
            <w:noProof/>
            <w:webHidden/>
          </w:rPr>
          <w:instrText xml:space="preserve"> PAGEREF _Toc43362900 \h </w:instrText>
        </w:r>
        <w:r w:rsidR="00F85563">
          <w:rPr>
            <w:noProof/>
            <w:webHidden/>
          </w:rPr>
        </w:r>
        <w:r w:rsidR="00F85563">
          <w:rPr>
            <w:noProof/>
            <w:webHidden/>
          </w:rPr>
          <w:fldChar w:fldCharType="separate"/>
        </w:r>
        <w:r w:rsidR="00F85563">
          <w:rPr>
            <w:noProof/>
            <w:webHidden/>
          </w:rPr>
          <w:t>23</w:t>
        </w:r>
        <w:r w:rsidR="00F85563">
          <w:rPr>
            <w:noProof/>
            <w:webHidden/>
          </w:rPr>
          <w:fldChar w:fldCharType="end"/>
        </w:r>
      </w:hyperlink>
    </w:p>
    <w:p w14:paraId="6963777F" w14:textId="11ECE6AA"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1" w:history="1">
        <w:r w:rsidR="00F85563" w:rsidRPr="0011446E">
          <w:rPr>
            <w:rStyle w:val="Hipervnculo"/>
            <w:noProof/>
          </w:rPr>
          <w:t>Figura 4. Diagrama del proceso de implementación de software.</w:t>
        </w:r>
        <w:r w:rsidR="00F85563">
          <w:rPr>
            <w:noProof/>
            <w:webHidden/>
          </w:rPr>
          <w:tab/>
        </w:r>
        <w:r w:rsidR="00F85563">
          <w:rPr>
            <w:noProof/>
            <w:webHidden/>
          </w:rPr>
          <w:fldChar w:fldCharType="begin"/>
        </w:r>
        <w:r w:rsidR="00F85563">
          <w:rPr>
            <w:noProof/>
            <w:webHidden/>
          </w:rPr>
          <w:instrText xml:space="preserve"> PAGEREF _Toc43362901 \h </w:instrText>
        </w:r>
        <w:r w:rsidR="00F85563">
          <w:rPr>
            <w:noProof/>
            <w:webHidden/>
          </w:rPr>
        </w:r>
        <w:r w:rsidR="00F85563">
          <w:rPr>
            <w:noProof/>
            <w:webHidden/>
          </w:rPr>
          <w:fldChar w:fldCharType="separate"/>
        </w:r>
        <w:r w:rsidR="00F85563">
          <w:rPr>
            <w:noProof/>
            <w:webHidden/>
          </w:rPr>
          <w:t>24</w:t>
        </w:r>
        <w:r w:rsidR="00F85563">
          <w:rPr>
            <w:noProof/>
            <w:webHidden/>
          </w:rPr>
          <w:fldChar w:fldCharType="end"/>
        </w:r>
      </w:hyperlink>
    </w:p>
    <w:p w14:paraId="27EC3E52" w14:textId="22C2CD0F"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2" w:history="1">
        <w:r w:rsidR="00F85563" w:rsidRPr="0011446E">
          <w:rPr>
            <w:rStyle w:val="Hipervnculo"/>
            <w:noProof/>
          </w:rPr>
          <w:t>Figura 5. Procesos de ICONIX.</w:t>
        </w:r>
        <w:r w:rsidR="00F85563">
          <w:rPr>
            <w:noProof/>
            <w:webHidden/>
          </w:rPr>
          <w:tab/>
        </w:r>
        <w:r w:rsidR="00F85563">
          <w:rPr>
            <w:noProof/>
            <w:webHidden/>
          </w:rPr>
          <w:fldChar w:fldCharType="begin"/>
        </w:r>
        <w:r w:rsidR="00F85563">
          <w:rPr>
            <w:noProof/>
            <w:webHidden/>
          </w:rPr>
          <w:instrText xml:space="preserve"> PAGEREF _Toc43362902 \h </w:instrText>
        </w:r>
        <w:r w:rsidR="00F85563">
          <w:rPr>
            <w:noProof/>
            <w:webHidden/>
          </w:rPr>
        </w:r>
        <w:r w:rsidR="00F85563">
          <w:rPr>
            <w:noProof/>
            <w:webHidden/>
          </w:rPr>
          <w:fldChar w:fldCharType="separate"/>
        </w:r>
        <w:r w:rsidR="00F85563">
          <w:rPr>
            <w:noProof/>
            <w:webHidden/>
          </w:rPr>
          <w:t>29</w:t>
        </w:r>
        <w:r w:rsidR="00F85563">
          <w:rPr>
            <w:noProof/>
            <w:webHidden/>
          </w:rPr>
          <w:fldChar w:fldCharType="end"/>
        </w:r>
      </w:hyperlink>
    </w:p>
    <w:p w14:paraId="2D1F9AF2" w14:textId="2EF9726B"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3" w:history="1">
        <w:r w:rsidR="00F85563" w:rsidRPr="0011446E">
          <w:rPr>
            <w:rStyle w:val="Hipervnculo"/>
            <w:noProof/>
          </w:rPr>
          <w:t>Figura 6. Ruta de procesos y herramientas del proyecto.</w:t>
        </w:r>
        <w:r w:rsidR="00F85563">
          <w:rPr>
            <w:noProof/>
            <w:webHidden/>
          </w:rPr>
          <w:tab/>
        </w:r>
        <w:r w:rsidR="00F85563">
          <w:rPr>
            <w:noProof/>
            <w:webHidden/>
          </w:rPr>
          <w:fldChar w:fldCharType="begin"/>
        </w:r>
        <w:r w:rsidR="00F85563">
          <w:rPr>
            <w:noProof/>
            <w:webHidden/>
          </w:rPr>
          <w:instrText xml:space="preserve"> PAGEREF _Toc43362903 \h </w:instrText>
        </w:r>
        <w:r w:rsidR="00F85563">
          <w:rPr>
            <w:noProof/>
            <w:webHidden/>
          </w:rPr>
        </w:r>
        <w:r w:rsidR="00F85563">
          <w:rPr>
            <w:noProof/>
            <w:webHidden/>
          </w:rPr>
          <w:fldChar w:fldCharType="separate"/>
        </w:r>
        <w:r w:rsidR="00F85563">
          <w:rPr>
            <w:noProof/>
            <w:webHidden/>
          </w:rPr>
          <w:t>39</w:t>
        </w:r>
        <w:r w:rsidR="00F85563">
          <w:rPr>
            <w:noProof/>
            <w:webHidden/>
          </w:rPr>
          <w:fldChar w:fldCharType="end"/>
        </w:r>
      </w:hyperlink>
    </w:p>
    <w:p w14:paraId="3087F082" w14:textId="71A77116"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4" w:history="1">
        <w:r w:rsidR="00F85563" w:rsidRPr="0011446E">
          <w:rPr>
            <w:rStyle w:val="Hipervnculo"/>
            <w:noProof/>
          </w:rPr>
          <w:t>Figura 7. Captura de imagen de referencia de la aplicación de escritorio de GitHub: GitHub Desktop.</w:t>
        </w:r>
        <w:r w:rsidR="00F85563">
          <w:rPr>
            <w:noProof/>
            <w:webHidden/>
          </w:rPr>
          <w:tab/>
        </w:r>
        <w:r w:rsidR="00F85563">
          <w:rPr>
            <w:noProof/>
            <w:webHidden/>
          </w:rPr>
          <w:fldChar w:fldCharType="begin"/>
        </w:r>
        <w:r w:rsidR="00F85563">
          <w:rPr>
            <w:noProof/>
            <w:webHidden/>
          </w:rPr>
          <w:instrText xml:space="preserve"> PAGEREF _Toc43362904 \h </w:instrText>
        </w:r>
        <w:r w:rsidR="00F85563">
          <w:rPr>
            <w:noProof/>
            <w:webHidden/>
          </w:rPr>
        </w:r>
        <w:r w:rsidR="00F85563">
          <w:rPr>
            <w:noProof/>
            <w:webHidden/>
          </w:rPr>
          <w:fldChar w:fldCharType="separate"/>
        </w:r>
        <w:r w:rsidR="00F85563">
          <w:rPr>
            <w:noProof/>
            <w:webHidden/>
          </w:rPr>
          <w:t>42</w:t>
        </w:r>
        <w:r w:rsidR="00F85563">
          <w:rPr>
            <w:noProof/>
            <w:webHidden/>
          </w:rPr>
          <w:fldChar w:fldCharType="end"/>
        </w:r>
      </w:hyperlink>
    </w:p>
    <w:p w14:paraId="6A2286B6" w14:textId="3209BA6B"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5" w:history="1">
        <w:r w:rsidR="00F85563" w:rsidRPr="0011446E">
          <w:rPr>
            <w:rStyle w:val="Hipervnculo"/>
            <w:noProof/>
          </w:rPr>
          <w:t>Figura 8. Repositorio del proyecto, visto desde la aplicación web de GitHub.</w:t>
        </w:r>
        <w:r w:rsidR="00F85563">
          <w:rPr>
            <w:noProof/>
            <w:webHidden/>
          </w:rPr>
          <w:tab/>
        </w:r>
        <w:r w:rsidR="00F85563">
          <w:rPr>
            <w:noProof/>
            <w:webHidden/>
          </w:rPr>
          <w:fldChar w:fldCharType="begin"/>
        </w:r>
        <w:r w:rsidR="00F85563">
          <w:rPr>
            <w:noProof/>
            <w:webHidden/>
          </w:rPr>
          <w:instrText xml:space="preserve"> PAGEREF _Toc43362905 \h </w:instrText>
        </w:r>
        <w:r w:rsidR="00F85563">
          <w:rPr>
            <w:noProof/>
            <w:webHidden/>
          </w:rPr>
        </w:r>
        <w:r w:rsidR="00F85563">
          <w:rPr>
            <w:noProof/>
            <w:webHidden/>
          </w:rPr>
          <w:fldChar w:fldCharType="separate"/>
        </w:r>
        <w:r w:rsidR="00F85563">
          <w:rPr>
            <w:noProof/>
            <w:webHidden/>
          </w:rPr>
          <w:t>43</w:t>
        </w:r>
        <w:r w:rsidR="00F85563">
          <w:rPr>
            <w:noProof/>
            <w:webHidden/>
          </w:rPr>
          <w:fldChar w:fldCharType="end"/>
        </w:r>
      </w:hyperlink>
    </w:p>
    <w:p w14:paraId="4996EC01" w14:textId="7F8C5773"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6" w:history="1">
        <w:r w:rsidR="00F85563" w:rsidRPr="0011446E">
          <w:rPr>
            <w:rStyle w:val="Hipervnculo"/>
            <w:noProof/>
          </w:rPr>
          <w:t>Figura 9. Ejemplo de una plantilla de resultados de la verificación del plan de proyecto.</w:t>
        </w:r>
        <w:r w:rsidR="00F85563">
          <w:rPr>
            <w:noProof/>
            <w:webHidden/>
          </w:rPr>
          <w:tab/>
        </w:r>
        <w:r w:rsidR="00F85563">
          <w:rPr>
            <w:noProof/>
            <w:webHidden/>
          </w:rPr>
          <w:fldChar w:fldCharType="begin"/>
        </w:r>
        <w:r w:rsidR="00F85563">
          <w:rPr>
            <w:noProof/>
            <w:webHidden/>
          </w:rPr>
          <w:instrText xml:space="preserve"> PAGEREF _Toc43362906 \h </w:instrText>
        </w:r>
        <w:r w:rsidR="00F85563">
          <w:rPr>
            <w:noProof/>
            <w:webHidden/>
          </w:rPr>
        </w:r>
        <w:r w:rsidR="00F85563">
          <w:rPr>
            <w:noProof/>
            <w:webHidden/>
          </w:rPr>
          <w:fldChar w:fldCharType="separate"/>
        </w:r>
        <w:r w:rsidR="00F85563">
          <w:rPr>
            <w:noProof/>
            <w:webHidden/>
          </w:rPr>
          <w:t>44</w:t>
        </w:r>
        <w:r w:rsidR="00F85563">
          <w:rPr>
            <w:noProof/>
            <w:webHidden/>
          </w:rPr>
          <w:fldChar w:fldCharType="end"/>
        </w:r>
      </w:hyperlink>
    </w:p>
    <w:p w14:paraId="3DE8ADD1" w14:textId="05E76ADD"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7" w:history="1">
        <w:r w:rsidR="00F85563" w:rsidRPr="0011446E">
          <w:rPr>
            <w:rStyle w:val="Hipervnculo"/>
            <w:noProof/>
          </w:rPr>
          <w:t>Figura 10. Ejemplo de un acta de reunión lograda con el equipo de trabajo.</w:t>
        </w:r>
        <w:r w:rsidR="00F85563">
          <w:rPr>
            <w:noProof/>
            <w:webHidden/>
          </w:rPr>
          <w:tab/>
        </w:r>
        <w:r w:rsidR="00F85563">
          <w:rPr>
            <w:noProof/>
            <w:webHidden/>
          </w:rPr>
          <w:fldChar w:fldCharType="begin"/>
        </w:r>
        <w:r w:rsidR="00F85563">
          <w:rPr>
            <w:noProof/>
            <w:webHidden/>
          </w:rPr>
          <w:instrText xml:space="preserve"> PAGEREF _Toc43362907 \h </w:instrText>
        </w:r>
        <w:r w:rsidR="00F85563">
          <w:rPr>
            <w:noProof/>
            <w:webHidden/>
          </w:rPr>
        </w:r>
        <w:r w:rsidR="00F85563">
          <w:rPr>
            <w:noProof/>
            <w:webHidden/>
          </w:rPr>
          <w:fldChar w:fldCharType="separate"/>
        </w:r>
        <w:r w:rsidR="00F85563">
          <w:rPr>
            <w:noProof/>
            <w:webHidden/>
          </w:rPr>
          <w:t>45</w:t>
        </w:r>
        <w:r w:rsidR="00F85563">
          <w:rPr>
            <w:noProof/>
            <w:webHidden/>
          </w:rPr>
          <w:fldChar w:fldCharType="end"/>
        </w:r>
      </w:hyperlink>
    </w:p>
    <w:p w14:paraId="22610165" w14:textId="5C2D355C"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8" w:history="1">
        <w:r w:rsidR="00F85563" w:rsidRPr="0011446E">
          <w:rPr>
            <w:rStyle w:val="Hipervnculo"/>
            <w:noProof/>
          </w:rPr>
          <w:t>Figura 11. Ejemplo de un registro de estado de progreso sobre los casos de uso 04 y 08 pertenecientes al equipo de desarrollo.</w:t>
        </w:r>
        <w:r w:rsidR="00F85563">
          <w:rPr>
            <w:noProof/>
            <w:webHidden/>
          </w:rPr>
          <w:tab/>
        </w:r>
        <w:r w:rsidR="00F85563">
          <w:rPr>
            <w:noProof/>
            <w:webHidden/>
          </w:rPr>
          <w:fldChar w:fldCharType="begin"/>
        </w:r>
        <w:r w:rsidR="00F85563">
          <w:rPr>
            <w:noProof/>
            <w:webHidden/>
          </w:rPr>
          <w:instrText xml:space="preserve"> PAGEREF _Toc43362908 \h </w:instrText>
        </w:r>
        <w:r w:rsidR="00F85563">
          <w:rPr>
            <w:noProof/>
            <w:webHidden/>
          </w:rPr>
        </w:r>
        <w:r w:rsidR="00F85563">
          <w:rPr>
            <w:noProof/>
            <w:webHidden/>
          </w:rPr>
          <w:fldChar w:fldCharType="separate"/>
        </w:r>
        <w:r w:rsidR="00F85563">
          <w:rPr>
            <w:noProof/>
            <w:webHidden/>
          </w:rPr>
          <w:t>46</w:t>
        </w:r>
        <w:r w:rsidR="00F85563">
          <w:rPr>
            <w:noProof/>
            <w:webHidden/>
          </w:rPr>
          <w:fldChar w:fldCharType="end"/>
        </w:r>
      </w:hyperlink>
    </w:p>
    <w:p w14:paraId="7E7F4AB1" w14:textId="22C3AAEF"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09" w:history="1">
        <w:r w:rsidR="00F85563" w:rsidRPr="0011446E">
          <w:rPr>
            <w:rStyle w:val="Hipervnculo"/>
            <w:noProof/>
          </w:rPr>
          <w:t>Figura 12. Ejemplo de una solicitud de cambio iniciada.</w:t>
        </w:r>
        <w:r w:rsidR="00F85563">
          <w:rPr>
            <w:noProof/>
            <w:webHidden/>
          </w:rPr>
          <w:tab/>
        </w:r>
        <w:r w:rsidR="00F85563">
          <w:rPr>
            <w:noProof/>
            <w:webHidden/>
          </w:rPr>
          <w:fldChar w:fldCharType="begin"/>
        </w:r>
        <w:r w:rsidR="00F85563">
          <w:rPr>
            <w:noProof/>
            <w:webHidden/>
          </w:rPr>
          <w:instrText xml:space="preserve"> PAGEREF _Toc43362909 \h </w:instrText>
        </w:r>
        <w:r w:rsidR="00F85563">
          <w:rPr>
            <w:noProof/>
            <w:webHidden/>
          </w:rPr>
        </w:r>
        <w:r w:rsidR="00F85563">
          <w:rPr>
            <w:noProof/>
            <w:webHidden/>
          </w:rPr>
          <w:fldChar w:fldCharType="separate"/>
        </w:r>
        <w:r w:rsidR="00F85563">
          <w:rPr>
            <w:noProof/>
            <w:webHidden/>
          </w:rPr>
          <w:t>48</w:t>
        </w:r>
        <w:r w:rsidR="00F85563">
          <w:rPr>
            <w:noProof/>
            <w:webHidden/>
          </w:rPr>
          <w:fldChar w:fldCharType="end"/>
        </w:r>
      </w:hyperlink>
    </w:p>
    <w:p w14:paraId="746161AF" w14:textId="3EAEF12D"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0" w:history="1">
        <w:r w:rsidR="00F85563" w:rsidRPr="0011446E">
          <w:rPr>
            <w:rStyle w:val="Hipervnculo"/>
            <w:noProof/>
          </w:rPr>
          <w:t>Figura 13. Ejemplo de un registro de corrección en estado pendiente.</w:t>
        </w:r>
        <w:r w:rsidR="00F85563">
          <w:rPr>
            <w:noProof/>
            <w:webHidden/>
          </w:rPr>
          <w:tab/>
        </w:r>
        <w:r w:rsidR="00F85563">
          <w:rPr>
            <w:noProof/>
            <w:webHidden/>
          </w:rPr>
          <w:fldChar w:fldCharType="begin"/>
        </w:r>
        <w:r w:rsidR="00F85563">
          <w:rPr>
            <w:noProof/>
            <w:webHidden/>
          </w:rPr>
          <w:instrText xml:space="preserve"> PAGEREF _Toc43362910 \h </w:instrText>
        </w:r>
        <w:r w:rsidR="00F85563">
          <w:rPr>
            <w:noProof/>
            <w:webHidden/>
          </w:rPr>
        </w:r>
        <w:r w:rsidR="00F85563">
          <w:rPr>
            <w:noProof/>
            <w:webHidden/>
          </w:rPr>
          <w:fldChar w:fldCharType="separate"/>
        </w:r>
        <w:r w:rsidR="00F85563">
          <w:rPr>
            <w:noProof/>
            <w:webHidden/>
          </w:rPr>
          <w:t>50</w:t>
        </w:r>
        <w:r w:rsidR="00F85563">
          <w:rPr>
            <w:noProof/>
            <w:webHidden/>
          </w:rPr>
          <w:fldChar w:fldCharType="end"/>
        </w:r>
      </w:hyperlink>
    </w:p>
    <w:p w14:paraId="56ED5A4D" w14:textId="036E581E" w:rsidR="00F85563" w:rsidRDefault="008360D1" w:rsidP="00F85563">
      <w:pPr>
        <w:pStyle w:val="Tabladeilustraciones"/>
        <w:tabs>
          <w:tab w:val="right" w:leader="dot" w:pos="9350"/>
        </w:tabs>
        <w:spacing w:line="480" w:lineRule="auto"/>
        <w:rPr>
          <w:rFonts w:asciiTheme="minorHAnsi" w:eastAsiaTheme="minorEastAsia" w:hAnsiTheme="minorHAnsi"/>
          <w:noProof/>
          <w:sz w:val="22"/>
          <w:lang w:eastAsia="es-CO"/>
        </w:rPr>
      </w:pPr>
      <w:hyperlink w:anchor="_Toc43362911" w:history="1">
        <w:r w:rsidR="00F85563" w:rsidRPr="0011446E">
          <w:rPr>
            <w:rStyle w:val="Hipervnculo"/>
            <w:noProof/>
          </w:rPr>
          <w:t>Figura 14. Ejemplo de un registro de aceptación diligenciado y firmado.</w:t>
        </w:r>
        <w:r w:rsidR="00F85563">
          <w:rPr>
            <w:noProof/>
            <w:webHidden/>
          </w:rPr>
          <w:tab/>
        </w:r>
        <w:r w:rsidR="00F85563">
          <w:rPr>
            <w:noProof/>
            <w:webHidden/>
          </w:rPr>
          <w:fldChar w:fldCharType="begin"/>
        </w:r>
        <w:r w:rsidR="00F85563">
          <w:rPr>
            <w:noProof/>
            <w:webHidden/>
          </w:rPr>
          <w:instrText xml:space="preserve"> PAGEREF _Toc43362911 \h </w:instrText>
        </w:r>
        <w:r w:rsidR="00F85563">
          <w:rPr>
            <w:noProof/>
            <w:webHidden/>
          </w:rPr>
        </w:r>
        <w:r w:rsidR="00F85563">
          <w:rPr>
            <w:noProof/>
            <w:webHidden/>
          </w:rPr>
          <w:fldChar w:fldCharType="separate"/>
        </w:r>
        <w:r w:rsidR="00F85563">
          <w:rPr>
            <w:noProof/>
            <w:webHidden/>
          </w:rPr>
          <w:t>52</w:t>
        </w:r>
        <w:r w:rsidR="00F85563">
          <w:rPr>
            <w:noProof/>
            <w:webHidden/>
          </w:rPr>
          <w:fldChar w:fldCharType="end"/>
        </w:r>
      </w:hyperlink>
    </w:p>
    <w:p w14:paraId="76C2FABA" w14:textId="6AAE332E" w:rsidR="00D802CB" w:rsidRPr="00D802CB" w:rsidRDefault="00D802CB" w:rsidP="00F85563">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proofErr w:type="spellStart"/>
      <w:r w:rsidRPr="00B050AD">
        <w:rPr>
          <w:b/>
          <w:bCs/>
          <w:lang w:val="en-US"/>
        </w:rPr>
        <w:t>PMBOK</w:t>
      </w:r>
      <w:proofErr w:type="spellEnd"/>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proofErr w:type="spellStart"/>
      <w:r w:rsidRPr="00B050AD">
        <w:rPr>
          <w:b/>
          <w:bCs/>
          <w:lang w:val="en-US"/>
        </w:rPr>
        <w:t>APM</w:t>
      </w:r>
      <w:proofErr w:type="spellEnd"/>
      <w:r w:rsidRPr="00B050AD">
        <w:rPr>
          <w:b/>
          <w:bCs/>
          <w:lang w:val="en-US"/>
        </w:rPr>
        <w:t xml:space="preserve">: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proofErr w:type="spellStart"/>
      <w:r w:rsidRPr="00B050AD">
        <w:rPr>
          <w:b/>
          <w:bCs/>
          <w:lang w:val="en-US"/>
        </w:rPr>
        <w:t>APMBOK</w:t>
      </w:r>
      <w:proofErr w:type="spellEnd"/>
      <w:r w:rsidRPr="00B050AD">
        <w:rPr>
          <w:b/>
          <w:bCs/>
          <w:lang w:val="en-US"/>
        </w:rPr>
        <w:t xml:space="preserve">: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362940"/>
      <w:r>
        <w:lastRenderedPageBreak/>
        <w:t>Introducción</w:t>
      </w:r>
      <w:bookmarkEnd w:id="0"/>
    </w:p>
    <w:p w14:paraId="31212F63" w14:textId="07385124" w:rsidR="001819CA" w:rsidRDefault="001819CA" w:rsidP="001B39DD">
      <w:r>
        <w:t xml:space="preserve">Las empresas se están esforzando por procurar desarrollos de calidad a través de la utilización de métodos de gestión que han demostrado su efectividad a nivel mundial. Estándares como el </w:t>
      </w:r>
      <w:proofErr w:type="spellStart"/>
      <w:r>
        <w:t>PMBOK</w:t>
      </w:r>
      <w:proofErr w:type="spellEnd"/>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6CF7A273" w:rsidR="002F7AFE" w:rsidRDefault="002F7AFE" w:rsidP="00F6659F">
      <w:r>
        <w:t xml:space="preserve">La ISO/IEC 29110 está conformada por 5 partes, </w:t>
      </w:r>
      <w:r w:rsidR="00FB41DA">
        <w:t>de acuerdo con</w:t>
      </w:r>
      <w:r>
        <w:t xml:space="preserve">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w:t>
      </w:r>
      <w:proofErr w:type="spellStart"/>
      <w:r>
        <w:t>VSEs</w:t>
      </w:r>
      <w:proofErr w:type="spellEnd"/>
      <w:r>
        <w:t xml:space="preserve">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w:t>
      </w:r>
      <w:proofErr w:type="spellStart"/>
      <w:r w:rsidR="006C00C0">
        <w:t>VSEs</w:t>
      </w:r>
      <w:proofErr w:type="spellEnd"/>
      <w:r w:rsidR="006C00C0">
        <w:t xml:space="preserve">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w:t>
      </w:r>
      <w:proofErr w:type="spellStart"/>
      <w:r w:rsidR="006C00C0">
        <w:t>VSEs</w:t>
      </w:r>
      <w:proofErr w:type="spellEnd"/>
      <w:r w:rsidR="006C00C0">
        <w:t xml:space="preserve">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w:t>
      </w:r>
      <w:proofErr w:type="spellStart"/>
      <w:r w:rsidR="006C00C0">
        <w:t>VSEs</w:t>
      </w:r>
      <w:proofErr w:type="spellEnd"/>
      <w:r w:rsidR="006C00C0">
        <w:t xml:space="preserve">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w:t>
      </w:r>
      <w:proofErr w:type="spellStart"/>
      <w:r>
        <w:t>VSEs</w:t>
      </w:r>
      <w:proofErr w:type="spellEnd"/>
      <w:r>
        <w:t xml:space="preserve">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proofErr w:type="spellStart"/>
      <w:r w:rsidR="003959C6">
        <w:t>Sanambiente</w:t>
      </w:r>
      <w:proofErr w:type="spellEnd"/>
      <w:r w:rsidR="003959C6">
        <w:t xml:space="preserv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26768D9A" w:rsidR="00184D07" w:rsidRDefault="008360D1" w:rsidP="000E6591">
      <w:ins w:id="1" w:author="TANIA ISADORA MORA PEDREROS" w:date="2020-07-29T15:59:00Z">
        <w:r>
          <w:t xml:space="preserve">Para el proyecto en  mención, </w:t>
        </w:r>
      </w:ins>
      <w:del w:id="2" w:author="TANIA ISADORA MORA PEDREROS" w:date="2020-07-29T15:59:00Z">
        <w:r w:rsidR="003D1F0D" w:rsidDel="008360D1">
          <w:delText>En el presente caso</w:delText>
        </w:r>
      </w:del>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w:t>
      </w:r>
      <w:proofErr w:type="spellStart"/>
      <w:r w:rsidR="00FF3379">
        <w:t>Sanambiente</w:t>
      </w:r>
      <w:proofErr w:type="spellEnd"/>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w:t>
      </w:r>
      <w:proofErr w:type="spellStart"/>
      <w:r w:rsidR="00E92055">
        <w:t>VSEs</w:t>
      </w:r>
      <w:proofErr w:type="spellEnd"/>
      <w:r w:rsidR="00E92055">
        <w:t xml:space="preserve">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w:t>
      </w:r>
      <w:del w:id="3" w:author="TANIA ISADORA MORA PEDREROS" w:date="2020-07-29T16:00:00Z">
        <w:r w:rsidR="000D41D3" w:rsidDel="008360D1">
          <w:delText>p</w:delText>
        </w:r>
        <w:r w:rsidDel="008360D1">
          <w:delText xml:space="preserve">ero </w:delText>
        </w:r>
      </w:del>
      <w:r>
        <w:t>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w:t>
      </w:r>
      <w:proofErr w:type="spellStart"/>
      <w:r w:rsidR="000D41D3">
        <w:t>Sanambiente</w:t>
      </w:r>
      <w:proofErr w:type="spellEnd"/>
      <w:r w:rsidR="000D41D3">
        <w:t>.</w:t>
      </w:r>
    </w:p>
    <w:p w14:paraId="343F85EF" w14:textId="19D97718"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 xml:space="preserve">seguir las fases de la metodología </w:t>
      </w:r>
      <w:proofErr w:type="spellStart"/>
      <w:r w:rsidR="00AB49E1">
        <w:rPr>
          <w:rFonts w:cs="Times New Roman"/>
          <w:szCs w:val="24"/>
          <w:lang w:val="es-MX"/>
        </w:rPr>
        <w:t>Iconix</w:t>
      </w:r>
      <w:proofErr w:type="spellEnd"/>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del w:id="4" w:author="TANIA ISADORA MORA PEDREROS" w:date="2020-07-28T10:55:00Z">
        <w:r w:rsidR="00AB1D14" w:rsidDel="00FB41DA">
          <w:rPr>
            <w:rFonts w:cs="Times New Roman"/>
            <w:szCs w:val="24"/>
            <w:lang w:val="es-MX"/>
          </w:rPr>
          <w:delText xml:space="preserve"> sobre este</w:delText>
        </w:r>
      </w:del>
      <w:r w:rsidR="00DD53B1">
        <w:rPr>
          <w:rFonts w:cs="Times New Roman"/>
          <w:szCs w:val="24"/>
          <w:lang w:val="es-MX"/>
        </w:rPr>
        <w:t xml:space="preserve"> </w:t>
      </w:r>
      <w:del w:id="5" w:author="TANIA ISADORA MORA PEDREROS" w:date="2020-07-28T10:54:00Z">
        <w:r w:rsidR="00B43C3C" w:rsidDel="00FB41DA">
          <w:rPr>
            <w:rFonts w:cs="Times New Roman"/>
            <w:szCs w:val="24"/>
            <w:lang w:val="es-MX"/>
          </w:rPr>
          <w:delText>de acuerdo a</w:delText>
        </w:r>
      </w:del>
      <w:ins w:id="6" w:author="TANIA ISADORA MORA PEDREROS" w:date="2020-07-28T10:54:00Z">
        <w:r w:rsidR="00FB41DA">
          <w:rPr>
            <w:rFonts w:cs="Times New Roman"/>
            <w:szCs w:val="24"/>
            <w:lang w:val="es-MX"/>
          </w:rPr>
          <w:t>de acuerdo con</w:t>
        </w:r>
      </w:ins>
      <w:r w:rsidR="00B43C3C">
        <w:rPr>
          <w:rFonts w:cs="Times New Roman"/>
          <w:szCs w:val="24"/>
          <w:lang w:val="es-MX"/>
        </w:rPr>
        <w:t xml:space="preserve"> las características y necesidades propias de la empresa.</w:t>
      </w:r>
    </w:p>
    <w:p w14:paraId="698F6626" w14:textId="13BE39F8" w:rsidR="002D6033" w:rsidRPr="002D6033" w:rsidRDefault="008360D1" w:rsidP="002D6033">
      <w:ins w:id="7" w:author="TANIA ISADORA MORA PEDREROS" w:date="2020-07-29T16:01:00Z">
        <w:r>
          <w:t>Teniendo en cuenta lo ante</w:t>
        </w:r>
      </w:ins>
      <w:ins w:id="8" w:author="TANIA ISADORA MORA PEDREROS" w:date="2020-07-29T16:02:00Z">
        <w:r>
          <w:t xml:space="preserve">riormente mencionado, </w:t>
        </w:r>
      </w:ins>
      <w:del w:id="9" w:author="TANIA ISADORA MORA PEDREROS" w:date="2020-07-29T16:02:00Z">
        <w:r w:rsidR="002D6033" w:rsidDel="008360D1">
          <w:delText>El siguiente</w:delText>
        </w:r>
      </w:del>
      <w:ins w:id="10" w:author="TANIA ISADORA MORA PEDREROS" w:date="2020-07-29T16:02:00Z">
        <w:r>
          <w:t xml:space="preserve"> el</w:t>
        </w:r>
      </w:ins>
      <w:r w:rsidR="002D6033">
        <w:t xml:space="preserv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60C1DD0A" w:rsidR="000C13D4" w:rsidRDefault="008360D1" w:rsidP="000C13D4">
      <w:ins w:id="11" w:author="TANIA ISADORA MORA PEDREROS" w:date="2020-07-29T16:02:00Z">
        <w:r>
          <w:t xml:space="preserve">Cabe anotar que </w:t>
        </w:r>
      </w:ins>
      <w:del w:id="12" w:author="TANIA ISADORA MORA PEDREROS" w:date="2020-07-29T16:02:00Z">
        <w:r w:rsidR="000C13D4" w:rsidDel="008360D1">
          <w:delText>A</w:delText>
        </w:r>
      </w:del>
      <w:ins w:id="13" w:author="TANIA ISADORA MORA PEDREROS" w:date="2020-07-29T16:02:00Z">
        <w:r>
          <w:t>a</w:t>
        </w:r>
      </w:ins>
      <w:r w:rsidR="000C13D4">
        <w:t xml:space="preserve">ntes de ejecutar el desarrollo del presente proyecto, se realizaron investigaciones y comparaciones entre algunos estándares para la gestión de proyectos, con el fin de seleccionar aquel estándar que mejor se pudiera seguir y aplicar en el proyecto propuesto por la empresa </w:t>
      </w:r>
      <w:proofErr w:type="spellStart"/>
      <w:r w:rsidR="000C13D4">
        <w:t>Sanambiente</w:t>
      </w:r>
      <w:proofErr w:type="spellEnd"/>
      <w:r w:rsidR="000C13D4">
        <w:t xml:space="preserve">. Los estándares para la gestión de proyectos que se compararon fueron la ISO/IEC 29110 y el </w:t>
      </w:r>
      <w:proofErr w:type="spellStart"/>
      <w:r w:rsidR="000C13D4">
        <w:t>PMBOK</w:t>
      </w:r>
      <w:proofErr w:type="spellEnd"/>
      <w:r w:rsidR="000C13D4">
        <w:t>, de esta comparación se eligió el primer estándar mencionado, dado que brindaba las fases y artefactos necesarios para tener un fácil control y seguimiento de los recursos que intervinieron en el proyecto.</w:t>
      </w:r>
    </w:p>
    <w:p w14:paraId="5D3D2795" w14:textId="165CB568" w:rsidR="000C13D4" w:rsidRDefault="000C13D4" w:rsidP="000C13D4">
      <w:r>
        <w:lastRenderedPageBreak/>
        <w:t>Adicional</w:t>
      </w:r>
      <w:ins w:id="14" w:author="TANIA ISADORA MORA PEDREROS" w:date="2020-07-29T16:05:00Z">
        <w:r w:rsidR="00202663">
          <w:t xml:space="preserve"> a esto</w:t>
        </w:r>
      </w:ins>
      <w:r>
        <w:t xml:space="preserve">,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w:t>
      </w:r>
      <w:proofErr w:type="spellStart"/>
      <w:r>
        <w:t>Iconix</w:t>
      </w:r>
      <w:proofErr w:type="spellEnd"/>
      <w:r>
        <w:t xml:space="preserve">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5" w:name="_Toc43362941"/>
      <w:r>
        <w:lastRenderedPageBreak/>
        <w:t>Planteamiento del problema</w:t>
      </w:r>
      <w:bookmarkEnd w:id="15"/>
    </w:p>
    <w:p w14:paraId="55DDE7A1" w14:textId="1F282F11" w:rsidR="00FD20BD" w:rsidRPr="00E9109F" w:rsidRDefault="0087533A" w:rsidP="00E9109F">
      <w:pPr>
        <w:rPr>
          <w:rFonts w:cstheme="majorBidi"/>
          <w:szCs w:val="32"/>
        </w:rPr>
      </w:pPr>
      <w:proofErr w:type="spellStart"/>
      <w:r w:rsidRPr="00E9109F">
        <w:t>Sanambiente</w:t>
      </w:r>
      <w:proofErr w:type="spellEnd"/>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w:t>
      </w:r>
      <w:proofErr w:type="spellStart"/>
      <w:r w:rsidR="00B97FFE">
        <w:rPr>
          <w:rFonts w:cs="Times New Roman"/>
          <w:szCs w:val="24"/>
        </w:rPr>
        <w:t>datalogger</w:t>
      </w:r>
      <w:proofErr w:type="spellEnd"/>
      <w:r w:rsidR="00B97FFE">
        <w:rPr>
          <w:rFonts w:cs="Times New Roman"/>
          <w:szCs w:val="24"/>
        </w:rPr>
        <w:t xml:space="preserve">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w:t>
      </w:r>
      <w:proofErr w:type="spellStart"/>
      <w:r w:rsidR="003573C9">
        <w:t>PM10</w:t>
      </w:r>
      <w:proofErr w:type="spellEnd"/>
      <w:r w:rsidR="003573C9">
        <w:t xml:space="preserve"> o </w:t>
      </w:r>
      <w:proofErr w:type="spellStart"/>
      <w:r w:rsidR="003573C9">
        <w:t>PM2.5</w:t>
      </w:r>
      <w:proofErr w:type="spellEnd"/>
      <w:r w:rsidR="003573C9">
        <w:t xml:space="preserve"> o </w:t>
      </w:r>
      <w:proofErr w:type="spellStart"/>
      <w:r w:rsidR="003573C9">
        <w:t>PM10</w:t>
      </w:r>
      <w:proofErr w:type="spellEnd"/>
      <w:r w:rsidR="003573C9">
        <w:t>-2.5;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w:t>
      </w:r>
      <w:proofErr w:type="spellStart"/>
      <w:r w:rsidR="00956E95" w:rsidRPr="00374410">
        <w:rPr>
          <w:rFonts w:eastAsia="Times New Roman" w:cs="Times New Roman"/>
          <w:szCs w:val="24"/>
          <w:lang w:eastAsia="es-CO"/>
        </w:rPr>
        <w:t>O3</w:t>
      </w:r>
      <w:proofErr w:type="spellEnd"/>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w:t>
      </w:r>
      <w:proofErr w:type="spellStart"/>
      <w:r w:rsidR="002E6B38" w:rsidRPr="00132298">
        <w:rPr>
          <w:rFonts w:cs="Times New Roman"/>
          <w:szCs w:val="24"/>
        </w:rPr>
        <w:t>GOES</w:t>
      </w:r>
      <w:proofErr w:type="spellEnd"/>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w:t>
      </w:r>
      <w:proofErr w:type="spellStart"/>
      <w:r>
        <w:rPr>
          <w:rFonts w:cs="Times New Roman"/>
          <w:szCs w:val="24"/>
        </w:rPr>
        <w:t>Sanambiente</w:t>
      </w:r>
      <w:proofErr w:type="spellEnd"/>
      <w:r>
        <w:rPr>
          <w:rFonts w:cs="Times New Roman"/>
          <w:szCs w:val="24"/>
        </w:rPr>
        <w:t xml:space="preserv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 xml:space="preserve">de datos ambientales de los </w:t>
      </w:r>
      <w:proofErr w:type="spellStart"/>
      <w:r w:rsidR="00D003D0">
        <w:rPr>
          <w:rFonts w:cs="Times New Roman"/>
          <w:szCs w:val="24"/>
        </w:rPr>
        <w:t>datalogger</w:t>
      </w:r>
      <w:proofErr w:type="spellEnd"/>
      <w:r w:rsidR="00D003D0">
        <w:rPr>
          <w:rFonts w:cs="Times New Roman"/>
          <w:szCs w:val="24"/>
        </w:rPr>
        <w:t xml:space="preserve">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xml:space="preserve">, de igual forma la estación donde se encuentra el </w:t>
      </w:r>
      <w:proofErr w:type="spellStart"/>
      <w:r w:rsidR="00C3561F">
        <w:rPr>
          <w:rFonts w:cs="Times New Roman"/>
          <w:szCs w:val="24"/>
        </w:rPr>
        <w:t>datalogger</w:t>
      </w:r>
      <w:proofErr w:type="spellEnd"/>
      <w:r w:rsidR="00C3561F">
        <w:rPr>
          <w:rFonts w:cs="Times New Roman"/>
          <w:szCs w:val="24"/>
        </w:rPr>
        <w:t xml:space="preserve">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w:t>
      </w:r>
      <w:proofErr w:type="spellStart"/>
      <w:r w:rsidR="00F722D8">
        <w:rPr>
          <w:rFonts w:cs="Times New Roman"/>
          <w:szCs w:val="24"/>
        </w:rPr>
        <w:t>Information</w:t>
      </w:r>
      <w:proofErr w:type="spellEnd"/>
      <w:r w:rsidR="00F722D8">
        <w:rPr>
          <w:rFonts w:cs="Times New Roman"/>
          <w:szCs w:val="24"/>
        </w:rPr>
        <w:t xml:space="preserve"> </w:t>
      </w:r>
      <w:proofErr w:type="spellStart"/>
      <w:r w:rsidR="00F722D8">
        <w:rPr>
          <w:rFonts w:cs="Times New Roman"/>
          <w:szCs w:val="24"/>
        </w:rPr>
        <w:t>Services</w:t>
      </w:r>
      <w:proofErr w:type="spellEnd"/>
      <w:r w:rsidR="00F722D8">
        <w:rPr>
          <w:rFonts w:cs="Times New Roman"/>
          <w:szCs w:val="24"/>
        </w:rPr>
        <w:t xml:space="preserve">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w:t>
      </w:r>
      <w:proofErr w:type="spellStart"/>
      <w:r w:rsidR="00994DEF">
        <w:rPr>
          <w:rFonts w:cs="Times New Roman"/>
          <w:szCs w:val="24"/>
        </w:rPr>
        <w:t>datalogger</w:t>
      </w:r>
      <w:proofErr w:type="spellEnd"/>
      <w:r w:rsidR="00994DEF">
        <w:rPr>
          <w:rFonts w:cs="Times New Roman"/>
          <w:szCs w:val="24"/>
        </w:rPr>
        <w:t xml:space="preserve">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w:t>
      </w:r>
      <w:proofErr w:type="spellStart"/>
      <w:r w:rsidR="00F722D8">
        <w:rPr>
          <w:rFonts w:cs="Times New Roman"/>
          <w:szCs w:val="24"/>
        </w:rPr>
        <w:t>Import</w:t>
      </w:r>
      <w:proofErr w:type="spellEnd"/>
      <w:r w:rsidR="00F722D8">
        <w:rPr>
          <w:rFonts w:cs="Times New Roman"/>
          <w:szCs w:val="24"/>
        </w:rPr>
        <w:t>/</w:t>
      </w:r>
      <w:proofErr w:type="spellStart"/>
      <w:r w:rsidR="00F722D8">
        <w:rPr>
          <w:rFonts w:cs="Times New Roman"/>
          <w:szCs w:val="24"/>
        </w:rPr>
        <w:t>Export</w:t>
      </w:r>
      <w:proofErr w:type="spellEnd"/>
      <w:r w:rsidR="00F722D8">
        <w:rPr>
          <w:rFonts w:cs="Times New Roman"/>
          <w:szCs w:val="24"/>
        </w:rPr>
        <w:t xml:space="preserve">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 xml:space="preserve">ya creada que está estructurada por canales (ej. </w:t>
      </w:r>
      <w:proofErr w:type="spellStart"/>
      <w:r w:rsidR="00994DEF">
        <w:rPr>
          <w:rFonts w:cs="Times New Roman"/>
          <w:szCs w:val="24"/>
        </w:rPr>
        <w:t>SO2</w:t>
      </w:r>
      <w:proofErr w:type="spellEnd"/>
      <w:r w:rsidR="00994DEF">
        <w:rPr>
          <w:rFonts w:cs="Times New Roman"/>
          <w:szCs w:val="24"/>
        </w:rPr>
        <w:t xml:space="preserve">, </w:t>
      </w:r>
      <w:proofErr w:type="spellStart"/>
      <w:r w:rsidR="00994DEF">
        <w:rPr>
          <w:rFonts w:cs="Times New Roman"/>
          <w:szCs w:val="24"/>
        </w:rPr>
        <w:t>NH3</w:t>
      </w:r>
      <w:proofErr w:type="spellEnd"/>
      <w:r w:rsidR="00994DEF">
        <w:rPr>
          <w:rFonts w:cs="Times New Roman"/>
          <w:szCs w:val="24"/>
        </w:rPr>
        <w:t>)</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 xml:space="preserve">que posee la empresa </w:t>
      </w:r>
      <w:proofErr w:type="spellStart"/>
      <w:r w:rsidR="00A27FA5" w:rsidRPr="00132298">
        <w:rPr>
          <w:rFonts w:cs="Times New Roman"/>
          <w:szCs w:val="24"/>
        </w:rPr>
        <w:t>S</w:t>
      </w:r>
      <w:r w:rsidR="0059192A" w:rsidRPr="00132298">
        <w:rPr>
          <w:rFonts w:cs="Times New Roman"/>
          <w:szCs w:val="24"/>
        </w:rPr>
        <w:t>anambiente</w:t>
      </w:r>
      <w:proofErr w:type="spellEnd"/>
      <w:r w:rsidR="0059192A" w:rsidRPr="00132298">
        <w:rPr>
          <w:rFonts w:cs="Times New Roman"/>
          <w:szCs w:val="24"/>
        </w:rPr>
        <w:t xml:space="preserv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16" w:name="_Toc4336291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17" w:name="_Toc43362898"/>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17"/>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18" w:name="_Toc43362942"/>
      <w:r w:rsidRPr="00BC7364">
        <w:lastRenderedPageBreak/>
        <w:t>O</w:t>
      </w:r>
      <w:r w:rsidR="006C494A" w:rsidRPr="00BC7364">
        <w:t>bjetivo</w:t>
      </w:r>
      <w:r w:rsidR="00A97670">
        <w:t>s</w:t>
      </w:r>
      <w:bookmarkEnd w:id="18"/>
    </w:p>
    <w:p w14:paraId="49015BDE" w14:textId="77777777" w:rsidR="00F64840" w:rsidRDefault="00A11B82" w:rsidP="00F64840">
      <w:pPr>
        <w:pStyle w:val="Ttulo2"/>
      </w:pPr>
      <w:bookmarkStart w:id="19" w:name="_Toc43362943"/>
      <w:r w:rsidRPr="00BC7364">
        <w:t>Objetivo general</w:t>
      </w:r>
      <w:bookmarkEnd w:id="19"/>
    </w:p>
    <w:p w14:paraId="28EF6763" w14:textId="7F624AB9" w:rsidR="00F64840" w:rsidRDefault="00F64840" w:rsidP="00525E5E">
      <w:pPr>
        <w:pStyle w:val="Prrafodelista"/>
        <w:numPr>
          <w:ilvl w:val="0"/>
          <w:numId w:val="2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w:t>
      </w:r>
      <w:proofErr w:type="spellStart"/>
      <w:r>
        <w:rPr>
          <w:rStyle w:val="tl8wme"/>
        </w:rPr>
        <w:t>San</w:t>
      </w:r>
      <w:r w:rsidR="006D3AE9">
        <w:rPr>
          <w:rStyle w:val="tl8wme"/>
        </w:rPr>
        <w:t>a</w:t>
      </w:r>
      <w:r>
        <w:rPr>
          <w:rStyle w:val="tl8wme"/>
        </w:rPr>
        <w:t>mbiente</w:t>
      </w:r>
      <w:proofErr w:type="spellEnd"/>
      <w:r>
        <w:rPr>
          <w:rStyle w:val="tl8wme"/>
        </w:rPr>
        <w:t>.</w:t>
      </w:r>
    </w:p>
    <w:p w14:paraId="7336FE44" w14:textId="1EB7DB01" w:rsidR="00A11B82" w:rsidRDefault="00A11B82" w:rsidP="001B39DD">
      <w:pPr>
        <w:pStyle w:val="Ttulo2"/>
      </w:pPr>
      <w:bookmarkStart w:id="20" w:name="_Toc43362944"/>
      <w:r>
        <w:t>Objetivos específicos</w:t>
      </w:r>
      <w:bookmarkEnd w:id="20"/>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w:t>
      </w:r>
      <w:proofErr w:type="spellStart"/>
      <w:r>
        <w:rPr>
          <w:rStyle w:val="tl8wme"/>
        </w:rPr>
        <w:t>San</w:t>
      </w:r>
      <w:r w:rsidR="006D3AE9">
        <w:rPr>
          <w:rStyle w:val="tl8wme"/>
        </w:rPr>
        <w:t>am</w:t>
      </w:r>
      <w:r>
        <w:rPr>
          <w:rStyle w:val="tl8wme"/>
        </w:rPr>
        <w:t>biente</w:t>
      </w:r>
      <w:proofErr w:type="spellEnd"/>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w:t>
      </w:r>
      <w:proofErr w:type="spellStart"/>
      <w:r>
        <w:rPr>
          <w:rStyle w:val="tl8wme"/>
        </w:rPr>
        <w:t>San</w:t>
      </w:r>
      <w:r w:rsidR="006D3AE9">
        <w:rPr>
          <w:rStyle w:val="tl8wme"/>
        </w:rPr>
        <w:t>a</w:t>
      </w:r>
      <w:r>
        <w:rPr>
          <w:rStyle w:val="tl8wme"/>
        </w:rPr>
        <w:t>mbiente</w:t>
      </w:r>
      <w:proofErr w:type="spellEnd"/>
      <w:r>
        <w:rPr>
          <w:rStyle w:val="tl8wme"/>
        </w:rPr>
        <w:t xml:space="preserv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w:t>
      </w:r>
      <w:proofErr w:type="spellStart"/>
      <w:r>
        <w:rPr>
          <w:rStyle w:val="tl8wme"/>
        </w:rPr>
        <w:t>Sanambiente</w:t>
      </w:r>
      <w:proofErr w:type="spellEnd"/>
      <w:r>
        <w:rPr>
          <w:rStyle w:val="tl8wme"/>
        </w:rPr>
        <w:t>.</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21" w:name="_Toc43362945"/>
      <w:r>
        <w:lastRenderedPageBreak/>
        <w:t>Problema de investiga</w:t>
      </w:r>
      <w:commentRangeStart w:id="22"/>
      <w:r>
        <w:t>ción</w:t>
      </w:r>
      <w:bookmarkEnd w:id="21"/>
      <w:commentRangeEnd w:id="22"/>
      <w:r w:rsidR="00234FD1">
        <w:rPr>
          <w:rStyle w:val="Refdecomentario"/>
          <w:rFonts w:eastAsiaTheme="minorHAnsi" w:cstheme="minorBidi"/>
          <w:b w:val="0"/>
        </w:rPr>
        <w:commentReference w:id="22"/>
      </w:r>
    </w:p>
    <w:p w14:paraId="5DADEE47" w14:textId="77777777" w:rsidR="00E9109F" w:rsidRDefault="00E9109F" w:rsidP="00E9109F">
      <w:pPr>
        <w:pStyle w:val="Ttulo2"/>
      </w:pPr>
      <w:bookmarkStart w:id="23" w:name="_Toc43362946"/>
      <w:r w:rsidRPr="00BC7364">
        <w:t>Formulación del problema</w:t>
      </w:r>
      <w:bookmarkEnd w:id="23"/>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w:t>
      </w:r>
      <w:proofErr w:type="spellStart"/>
      <w:r w:rsidRPr="004B226F">
        <w:rPr>
          <w:rStyle w:val="tl8wme"/>
          <w:color w:val="000000" w:themeColor="text1"/>
        </w:rPr>
        <w:t>San</w:t>
      </w:r>
      <w:r>
        <w:rPr>
          <w:rStyle w:val="tl8wme"/>
          <w:color w:val="000000" w:themeColor="text1"/>
        </w:rPr>
        <w:t>a</w:t>
      </w:r>
      <w:r w:rsidRPr="004B226F">
        <w:rPr>
          <w:rStyle w:val="tl8wme"/>
          <w:color w:val="000000" w:themeColor="text1"/>
        </w:rPr>
        <w:t>mbiente</w:t>
      </w:r>
      <w:proofErr w:type="spellEnd"/>
      <w:r w:rsidRPr="004B226F">
        <w:rPr>
          <w:rStyle w:val="tl8wme"/>
          <w:color w:val="000000" w:themeColor="text1"/>
        </w:rPr>
        <w:t xml:space="preserve"> para que cumplan con criterios de calidad y robustez hacia el futuro?</w:t>
      </w:r>
    </w:p>
    <w:p w14:paraId="79E2C41A" w14:textId="77777777" w:rsidR="00E9109F" w:rsidRPr="004B226F" w:rsidRDefault="00E9109F" w:rsidP="00E9109F">
      <w:pPr>
        <w:pStyle w:val="Ttulo2"/>
      </w:pPr>
      <w:bookmarkStart w:id="24" w:name="_Toc43362947"/>
      <w:r w:rsidRPr="004B226F">
        <w:t>Sistematización del problema</w:t>
      </w:r>
      <w:bookmarkEnd w:id="24"/>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 xml:space="preserve">¿Cuáles elementos de la ISO/IEC 29110 se pueden ajustar a las características del proyecto </w:t>
      </w:r>
      <w:proofErr w:type="spellStart"/>
      <w:r>
        <w:rPr>
          <w:color w:val="000000" w:themeColor="text1"/>
          <w:lang w:eastAsia="es-CO"/>
        </w:rPr>
        <w:t>Sanambiente</w:t>
      </w:r>
      <w:proofErr w:type="spellEnd"/>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 xml:space="preserve">Cuáles son las herramientas propuestas por la ISO/IEC 29110 que permitan la integración de los diferentes equipos de trabajo del proyecto </w:t>
      </w:r>
      <w:proofErr w:type="spellStart"/>
      <w:r>
        <w:rPr>
          <w:color w:val="000000" w:themeColor="text1"/>
          <w:lang w:eastAsia="es-CO"/>
        </w:rPr>
        <w:t>Sanambiente</w:t>
      </w:r>
      <w:proofErr w:type="spellEnd"/>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 xml:space="preserve">Cómo asegurar que el proyecto </w:t>
      </w:r>
      <w:proofErr w:type="spellStart"/>
      <w:r>
        <w:rPr>
          <w:color w:val="000000" w:themeColor="text1"/>
          <w:lang w:eastAsia="es-CO"/>
        </w:rPr>
        <w:t>Sanambiente</w:t>
      </w:r>
      <w:proofErr w:type="spellEnd"/>
      <w:r>
        <w:rPr>
          <w:color w:val="000000" w:themeColor="text1"/>
          <w:lang w:eastAsia="es-CO"/>
        </w:rPr>
        <w:t xml:space="preserv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25" w:name="_Toc43362948"/>
      <w:r>
        <w:t>Justifica</w:t>
      </w:r>
      <w:commentRangeStart w:id="26"/>
      <w:r>
        <w:t>ción</w:t>
      </w:r>
      <w:bookmarkEnd w:id="25"/>
      <w:commentRangeEnd w:id="26"/>
      <w:r w:rsidR="00202663">
        <w:rPr>
          <w:rStyle w:val="Refdecomentario"/>
          <w:rFonts w:eastAsiaTheme="minorHAnsi" w:cstheme="minorBidi"/>
          <w:b w:val="0"/>
          <w:color w:val="auto"/>
        </w:rPr>
        <w:commentReference w:id="26"/>
      </w:r>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4B5997D7" w:rsidR="00987457" w:rsidRDefault="00E14ABB" w:rsidP="008E4CD2">
      <w:pPr>
        <w:rPr>
          <w:rFonts w:cs="Times New Roman"/>
          <w:szCs w:val="24"/>
        </w:rPr>
      </w:pPr>
      <w:r>
        <w:rPr>
          <w:rFonts w:cs="Times New Roman"/>
          <w:szCs w:val="24"/>
        </w:rPr>
        <w:t xml:space="preserve">En este proyecto se trabajó con la parte 5 del estándar, debido </w:t>
      </w:r>
      <w:ins w:id="27" w:author="TANIA ISADORA MORA PEDREROS" w:date="2020-07-29T16:11:00Z">
        <w:r w:rsidR="00AD32F0">
          <w:rPr>
            <w:rFonts w:cs="Times New Roman"/>
            <w:szCs w:val="24"/>
          </w:rPr>
          <w:t>a</w:t>
        </w:r>
      </w:ins>
      <w:del w:id="28" w:author="TANIA ISADORA MORA PEDREROS" w:date="2020-07-29T16:11:00Z">
        <w:r w:rsidDel="00AD32F0">
          <w:rPr>
            <w:rFonts w:cs="Times New Roman"/>
            <w:szCs w:val="24"/>
          </w:rPr>
          <w:delText xml:space="preserve">que </w:delText>
        </w:r>
      </w:del>
      <w:ins w:id="29" w:author="TANIA ISADORA MORA PEDREROS" w:date="2020-07-29T16:11:00Z">
        <w:r w:rsidR="00AD32F0">
          <w:rPr>
            <w:rFonts w:cs="Times New Roman"/>
            <w:szCs w:val="24"/>
          </w:rPr>
          <w:t xml:space="preserve"> </w:t>
        </w:r>
      </w:ins>
      <w:r>
        <w:rPr>
          <w:rFonts w:cs="Times New Roman"/>
          <w:szCs w:val="24"/>
        </w:rPr>
        <w:t xml:space="preserve">las necesidades que San ambiente </w:t>
      </w:r>
      <w:del w:id="30" w:author="TANIA ISADORA MORA PEDREROS" w:date="2020-07-29T16:11:00Z">
        <w:r w:rsidDel="00AD32F0">
          <w:rPr>
            <w:rFonts w:cs="Times New Roman"/>
            <w:szCs w:val="24"/>
          </w:rPr>
          <w:delText>de</w:delText>
        </w:r>
      </w:del>
      <w:r>
        <w:rPr>
          <w:rFonts w:cs="Times New Roman"/>
          <w:szCs w:val="24"/>
        </w:rPr>
        <w:t xml:space="preserve"> proponía en su proyecto de software</w:t>
      </w:r>
      <w:ins w:id="31" w:author="TANIA ISADORA MORA PEDREROS" w:date="2020-07-29T16:11:00Z">
        <w:r w:rsidR="00AD32F0">
          <w:rPr>
            <w:rFonts w:cs="Times New Roman"/>
            <w:szCs w:val="24"/>
          </w:rPr>
          <w:t xml:space="preserve">, </w:t>
        </w:r>
      </w:ins>
      <w:del w:id="32" w:author="TANIA ISADORA MORA PEDREROS" w:date="2020-07-29T16:11:00Z">
        <w:r w:rsidDel="00AD32F0">
          <w:rPr>
            <w:rFonts w:cs="Times New Roman"/>
            <w:szCs w:val="24"/>
          </w:rPr>
          <w:delText>. D</w:delText>
        </w:r>
      </w:del>
      <w:ins w:id="33" w:author="TANIA ISADORA MORA PEDREROS" w:date="2020-07-29T16:11:00Z">
        <w:r w:rsidR="00AD32F0">
          <w:rPr>
            <w:rFonts w:cs="Times New Roman"/>
            <w:szCs w:val="24"/>
          </w:rPr>
          <w:t>d</w:t>
        </w:r>
      </w:ins>
      <w:r>
        <w:rPr>
          <w:rFonts w:cs="Times New Roman"/>
          <w:szCs w:val="24"/>
        </w:rPr>
        <w:t xml:space="preserve">ebido a sus requisitos, actividades entre </w:t>
      </w:r>
      <w:r>
        <w:rPr>
          <w:rFonts w:cs="Times New Roman"/>
          <w:szCs w:val="24"/>
        </w:rPr>
        <w:lastRenderedPageBreak/>
        <w:t xml:space="preserve">otros que iban a participar en el desarrollo. </w:t>
      </w:r>
      <w:commentRangeStart w:id="34"/>
      <w:r>
        <w:rPr>
          <w:rFonts w:cs="Times New Roman"/>
          <w:szCs w:val="24"/>
        </w:rPr>
        <w:t>Esto conllevo a realizar un estudio e incluir estrategias de gestión donde la cual pueda se garantizará su total éxito,</w:t>
      </w:r>
      <w:r w:rsidR="003324A5">
        <w:rPr>
          <w:rFonts w:cs="Times New Roman"/>
          <w:szCs w:val="24"/>
        </w:rPr>
        <w:t xml:space="preserve"> además</w:t>
      </w:r>
      <w:r>
        <w:rPr>
          <w:rFonts w:cs="Times New Roman"/>
          <w:szCs w:val="24"/>
        </w:rPr>
        <w:t xml:space="preserve"> en la parte 5 cumplía con todas las ex</w:t>
      </w:r>
      <w:r w:rsidR="008E4CD2">
        <w:rPr>
          <w:rFonts w:cs="Times New Roman"/>
          <w:szCs w:val="24"/>
        </w:rPr>
        <w:t>pectativas que se necesitaban.</w:t>
      </w:r>
      <w:commentRangeEnd w:id="34"/>
      <w:r w:rsidR="0022135A">
        <w:rPr>
          <w:rStyle w:val="Refdecomentario"/>
        </w:rPr>
        <w:commentReference w:id="34"/>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w:t>
      </w:r>
      <w:proofErr w:type="spellStart"/>
      <w:r w:rsidR="00E455C3">
        <w:rPr>
          <w:rFonts w:cs="Times New Roman"/>
          <w:szCs w:val="24"/>
        </w:rPr>
        <w:t>Sanambiente</w:t>
      </w:r>
      <w:proofErr w:type="spellEnd"/>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w:t>
      </w:r>
      <w:proofErr w:type="spellStart"/>
      <w:r>
        <w:rPr>
          <w:rFonts w:cs="Times New Roman"/>
          <w:szCs w:val="24"/>
        </w:rPr>
        <w:t>VSEs</w:t>
      </w:r>
      <w:proofErr w:type="spellEnd"/>
      <w:r>
        <w:rPr>
          <w:rFonts w:cs="Times New Roman"/>
          <w:szCs w:val="24"/>
        </w:rPr>
        <w:t xml:space="preserve">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35" w:name="_Toc43362949"/>
      <w:r>
        <w:lastRenderedPageBreak/>
        <w:t>Marco de referencia</w:t>
      </w:r>
      <w:bookmarkEnd w:id="35"/>
    </w:p>
    <w:p w14:paraId="4ADF3D76" w14:textId="55C6C7AB" w:rsidR="005B7B16" w:rsidRDefault="005553B4" w:rsidP="00176F99">
      <w:pPr>
        <w:pStyle w:val="Ttulo2"/>
      </w:pPr>
      <w:bookmarkStart w:id="36" w:name="_Toc43362950"/>
      <w:r>
        <w:t>Antecedentes</w:t>
      </w:r>
      <w:bookmarkEnd w:id="36"/>
    </w:p>
    <w:p w14:paraId="661546D2" w14:textId="7576501A"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 xml:space="preserve">que el presente proyecto tiene, estos fueron tomados como base para llevar a cabo </w:t>
      </w:r>
      <w:ins w:id="37" w:author="TANIA ISADORA MORA PEDREROS" w:date="2020-07-29T18:13:00Z">
        <w:r w:rsidR="00FA76E7">
          <w:t xml:space="preserve">su </w:t>
        </w:r>
      </w:ins>
      <w:del w:id="38" w:author="TANIA ISADORA MORA PEDREROS" w:date="2020-07-29T18:13:00Z">
        <w:r w:rsidR="00452883" w:rsidDel="00FA76E7">
          <w:delText>el</w:delText>
        </w:r>
      </w:del>
      <w:r w:rsidR="00452883">
        <w:t xml:space="preserve"> desarrollo</w:t>
      </w:r>
      <w:del w:id="39" w:author="TANIA ISADORA MORA PEDREROS" w:date="2020-07-29T18:13:00Z">
        <w:r w:rsidR="00452883" w:rsidDel="00FA76E7">
          <w:delText xml:space="preserve"> de este proyecto</w:delText>
        </w:r>
      </w:del>
      <w:r w:rsidR="00452883">
        <w:t>, estos proyectos brinda</w:t>
      </w:r>
      <w:r w:rsidR="004A4F6F">
        <w:t xml:space="preserve">n una guía para saber cómo proceder y de qué forma iniciar la elaboración del </w:t>
      </w:r>
      <w:ins w:id="40" w:author="TANIA ISADORA MORA PEDREROS" w:date="2020-07-29T18:13:00Z">
        <w:r w:rsidR="00FA76E7">
          <w:t>mismo</w:t>
        </w:r>
      </w:ins>
      <w:del w:id="41" w:author="TANIA ISADORA MORA PEDREROS" w:date="2020-07-29T18:14:00Z">
        <w:r w:rsidR="00750104" w:rsidDel="00FA76E7">
          <w:delText>presente proyecto</w:delText>
        </w:r>
      </w:del>
      <w:r w:rsidR="004A4F6F">
        <w:t>, los pasos a seguir, cuáles pueden ser de utilidad</w:t>
      </w:r>
      <w:r w:rsidR="005275FE">
        <w:t xml:space="preserve"> </w:t>
      </w:r>
      <w:del w:id="42" w:author="TANIA ISADORA MORA PEDREROS" w:date="2020-07-28T11:21:00Z">
        <w:r w:rsidR="005275FE" w:rsidDel="00856CD7">
          <w:delText xml:space="preserve">para el presente proyecto </w:delText>
        </w:r>
      </w:del>
      <w:r w:rsidR="005275FE">
        <w:t xml:space="preserve">y poderlos adecuar </w:t>
      </w:r>
      <w:del w:id="43" w:author="TANIA ISADORA MORA PEDREROS" w:date="2020-07-28T11:20:00Z">
        <w:r w:rsidR="005275FE" w:rsidDel="00856CD7">
          <w:delText>de acuerdo a</w:delText>
        </w:r>
      </w:del>
      <w:ins w:id="44" w:author="TANIA ISADORA MORA PEDREROS" w:date="2020-07-28T11:20:00Z">
        <w:r w:rsidR="00856CD7">
          <w:t>de acuerdo con</w:t>
        </w:r>
      </w:ins>
      <w:r w:rsidR="005275FE">
        <w:t xml:space="preserve"> las necesidades que éste tiene determinadas</w:t>
      </w:r>
      <w:r w:rsidR="00452883">
        <w:t>.</w:t>
      </w:r>
      <w:r w:rsidR="005275FE">
        <w:t xml:space="preserve"> La información que será mostrada en este marco es de aquellos proyectos que tienen relación con los temas que el </w:t>
      </w:r>
      <w:ins w:id="45" w:author="TANIA ISADORA MORA PEDREROS" w:date="2020-07-28T11:23:00Z">
        <w:r w:rsidR="00856CD7">
          <w:t xml:space="preserve">documento en </w:t>
        </w:r>
        <w:proofErr w:type="spellStart"/>
        <w:r w:rsidR="00856CD7">
          <w:t>mencion</w:t>
        </w:r>
      </w:ins>
      <w:r w:rsidR="005275FE">
        <w:t>presente</w:t>
      </w:r>
      <w:proofErr w:type="spellEnd"/>
      <w:r w:rsidR="005275FE">
        <w:t xml:space="preserve"> proyecto aborda: ISO/IEC 29110</w:t>
      </w:r>
      <w:r w:rsidR="007427C2">
        <w:t xml:space="preserve"> </w:t>
      </w:r>
      <w:r w:rsidR="005275FE">
        <w:t xml:space="preserve">y Metodología </w:t>
      </w:r>
      <w:proofErr w:type="spellStart"/>
      <w:r w:rsidR="005275FE">
        <w:t>ICONIX</w:t>
      </w:r>
      <w:proofErr w:type="spellEnd"/>
      <w:r w:rsidR="005275FE">
        <w:t>.</w:t>
      </w:r>
      <w:ins w:id="46" w:author="TANIA ISADORA MORA PEDREROS" w:date="2020-07-28T11:23:00Z">
        <w:r w:rsidR="00856CD7">
          <w:t xml:space="preserve">  </w:t>
        </w:r>
      </w:ins>
      <w:del w:id="47" w:author="TANIA ISADORA MORA PEDREROS" w:date="2020-07-28T11:23:00Z">
        <w:r w:rsidR="005275FE" w:rsidDel="00856CD7">
          <w:delText xml:space="preserve"> </w:delText>
        </w:r>
      </w:del>
      <w:r w:rsidR="005275FE">
        <w:t xml:space="preserve">El tipo de revisión que se hizo a estos proyectos </w:t>
      </w:r>
      <w:proofErr w:type="spellStart"/>
      <w:r w:rsidR="005275FE">
        <w:t>es</w:t>
      </w:r>
      <w:ins w:id="48" w:author="TANIA ISADORA MORA PEDREROS" w:date="2020-07-28T11:24:00Z">
        <w:r w:rsidR="00856CD7">
          <w:t>ta</w:t>
        </w:r>
        <w:proofErr w:type="spellEnd"/>
        <w:r w:rsidR="00856CD7">
          <w:t xml:space="preserve"> </w:t>
        </w:r>
      </w:ins>
      <w:del w:id="49" w:author="TANIA ISADORA MORA PEDREROS" w:date="2020-07-28T11:24:00Z">
        <w:r w:rsidR="005275FE" w:rsidDel="00856CD7">
          <w:delText xml:space="preserve"> meramente</w:delText>
        </w:r>
      </w:del>
      <w:r w:rsidR="005275FE">
        <w:t xml:space="preserv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29EA71BD" w:rsidR="00130D64" w:rsidRPr="009A31B8" w:rsidRDefault="009A31B8" w:rsidP="001B39DD">
      <w:r w:rsidRPr="00803BBB">
        <w:lastRenderedPageBreak/>
        <w:t>Como resultado que se obtuvo en esa investigación fue la implementación del estándar ISO/IEC 29110 ya que pudo establecer una relación con la metodología SCRUM</w:t>
      </w:r>
      <w:ins w:id="50" w:author="TANIA ISADORA MORA PEDREROS" w:date="2020-07-28T11:26:00Z">
        <w:r w:rsidR="00856CD7">
          <w:t xml:space="preserve">, esto </w:t>
        </w:r>
        <w:proofErr w:type="spellStart"/>
        <w:r w:rsidR="00856CD7">
          <w:t>loragrando</w:t>
        </w:r>
      </w:ins>
      <w:proofErr w:type="spellEnd"/>
      <w:del w:id="51" w:author="TANIA ISADORA MORA PEDREROS" w:date="2020-07-28T11:26:00Z">
        <w:r w:rsidRPr="00803BBB" w:rsidDel="00856CD7">
          <w:delText xml:space="preserve"> en la cual con llevo</w:delText>
        </w:r>
      </w:del>
      <w:r w:rsidRPr="00803BBB">
        <w:t xml:space="preserve">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 xml:space="preserve">bajo el título general de  “ </w:t>
      </w:r>
      <w:proofErr w:type="spellStart"/>
      <w:r w:rsidR="00130D64" w:rsidRPr="00477A81">
        <w:rPr>
          <w:rFonts w:cs="Times New Roman"/>
          <w:szCs w:val="24"/>
        </w:rPr>
        <w:t>THE</w:t>
      </w:r>
      <w:proofErr w:type="spellEnd"/>
      <w:r w:rsidR="00130D64" w:rsidRPr="00477A81">
        <w:rPr>
          <w:rFonts w:cs="Times New Roman"/>
          <w:szCs w:val="24"/>
        </w:rPr>
        <w:t xml:space="preserve"> </w:t>
      </w:r>
      <w:proofErr w:type="spellStart"/>
      <w:r w:rsidR="00130D64" w:rsidRPr="00477A81">
        <w:rPr>
          <w:rFonts w:cs="Times New Roman"/>
          <w:szCs w:val="24"/>
        </w:rPr>
        <w:t>IMPLEMENTATION</w:t>
      </w:r>
      <w:proofErr w:type="spellEnd"/>
      <w:r w:rsidR="00130D64" w:rsidRPr="00477A81">
        <w:rPr>
          <w:rFonts w:cs="Times New Roman"/>
          <w:szCs w:val="24"/>
        </w:rPr>
        <w:t xml:space="preserve"> </w:t>
      </w:r>
      <w:proofErr w:type="spellStart"/>
      <w:r w:rsidR="00130D64" w:rsidRPr="00477A81">
        <w:rPr>
          <w:rFonts w:cs="Times New Roman"/>
          <w:szCs w:val="24"/>
        </w:rPr>
        <w:t>OF</w:t>
      </w:r>
      <w:proofErr w:type="spellEnd"/>
      <w:r w:rsidR="00130D64" w:rsidRPr="00477A81">
        <w:rPr>
          <w:rFonts w:cs="Times New Roman"/>
          <w:szCs w:val="24"/>
        </w:rPr>
        <w:t xml:space="preserve"> ISO/IEC 29110 SOFTWARE </w:t>
      </w:r>
      <w:proofErr w:type="spellStart"/>
      <w:r w:rsidR="00130D64" w:rsidRPr="00477A81">
        <w:rPr>
          <w:rFonts w:cs="Times New Roman"/>
          <w:szCs w:val="24"/>
        </w:rPr>
        <w:t>ENGINEERING</w:t>
      </w:r>
      <w:proofErr w:type="spellEnd"/>
      <w:r w:rsidR="00130D64" w:rsidRPr="00477A81">
        <w:rPr>
          <w:rFonts w:cs="Times New Roman"/>
          <w:szCs w:val="24"/>
        </w:rPr>
        <w:t xml:space="preserve"> </w:t>
      </w:r>
      <w:proofErr w:type="spellStart"/>
      <w:r w:rsidR="00130D64" w:rsidRPr="00477A81">
        <w:rPr>
          <w:rFonts w:cs="Times New Roman"/>
          <w:szCs w:val="24"/>
        </w:rPr>
        <w:t>STANDARDS</w:t>
      </w:r>
      <w:proofErr w:type="spellEnd"/>
      <w:r w:rsidR="00130D64" w:rsidRPr="00477A81">
        <w:rPr>
          <w:rFonts w:cs="Times New Roman"/>
          <w:szCs w:val="24"/>
        </w:rPr>
        <w:t xml:space="preserve"> AND </w:t>
      </w:r>
      <w:proofErr w:type="spellStart"/>
      <w:r w:rsidR="00130D64" w:rsidRPr="00477A81">
        <w:rPr>
          <w:rFonts w:cs="Times New Roman"/>
          <w:szCs w:val="24"/>
        </w:rPr>
        <w:t>GUIDE</w:t>
      </w:r>
      <w:r>
        <w:rPr>
          <w:rFonts w:cs="Times New Roman"/>
          <w:szCs w:val="24"/>
        </w:rPr>
        <w:t>S</w:t>
      </w:r>
      <w:proofErr w:type="spellEnd"/>
      <w:r>
        <w:rPr>
          <w:rFonts w:cs="Times New Roman"/>
          <w:szCs w:val="24"/>
        </w:rPr>
        <w:t xml:space="preserve"> IN </w:t>
      </w:r>
      <w:proofErr w:type="spellStart"/>
      <w:r>
        <w:rPr>
          <w:rFonts w:cs="Times New Roman"/>
          <w:szCs w:val="24"/>
        </w:rPr>
        <w:t>VERY</w:t>
      </w:r>
      <w:proofErr w:type="spellEnd"/>
      <w:r>
        <w:rPr>
          <w:rFonts w:cs="Times New Roman"/>
          <w:szCs w:val="24"/>
        </w:rPr>
        <w:t xml:space="preserve"> SMALL </w:t>
      </w:r>
      <w:proofErr w:type="spellStart"/>
      <w:r>
        <w:rPr>
          <w:rFonts w:cs="Times New Roman"/>
          <w:szCs w:val="24"/>
        </w:rPr>
        <w:t>ENTITIES</w:t>
      </w:r>
      <w:proofErr w:type="spellEnd"/>
      <w:r>
        <w:rPr>
          <w:rFonts w:cs="Times New Roman"/>
          <w:szCs w:val="24"/>
        </w:rPr>
        <w:t xml:space="preserve">”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496D87A0"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 xml:space="preserve">empresas de desarrollo de software pueden hacer software que cumplan con los estándares de calidad </w:t>
      </w:r>
      <w:ins w:id="52" w:author="TANIA ISADORA MORA PEDREROS" w:date="2020-07-28T11:27:00Z">
        <w:r w:rsidR="00C12748">
          <w:t xml:space="preserve">debido a </w:t>
        </w:r>
      </w:ins>
      <w:del w:id="53" w:author="TANIA ISADORA MORA PEDREROS" w:date="2020-07-28T11:27:00Z">
        <w:r w:rsidR="009A31B8" w:rsidRPr="00803BBB" w:rsidDel="00C12748">
          <w:delText>ya</w:delText>
        </w:r>
      </w:del>
      <w:r w:rsidR="009A31B8" w:rsidRPr="00803BBB">
        <w:t xml:space="preserve"> que la ISO/IEC 29110 ayuda a las pequeñas empresas </w:t>
      </w:r>
      <w:ins w:id="54" w:author="TANIA ISADORA MORA PEDREROS" w:date="2020-07-28T11:27:00Z">
        <w:r w:rsidR="00C12748">
          <w:t xml:space="preserve">en </w:t>
        </w:r>
      </w:ins>
      <w:del w:id="55" w:author="TANIA ISADORA MORA PEDREROS" w:date="2020-07-28T11:27:00Z">
        <w:r w:rsidR="009A31B8" w:rsidRPr="00803BBB" w:rsidDel="00C12748">
          <w:delText>poder</w:delText>
        </w:r>
      </w:del>
      <w:r w:rsidR="009A31B8" w:rsidRPr="00803BBB">
        <w:t xml:space="preserve"> desarrollar software de calidad, como resultado de la implementación de esta ISO a cualquier empresa pequeña contribuye a ser competitiva en el mercado nacional o internacional.</w:t>
      </w:r>
    </w:p>
    <w:p w14:paraId="667E33E3" w14:textId="3C811226"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w:t>
      </w:r>
      <w:proofErr w:type="spellStart"/>
      <w:r w:rsidR="003A0A98" w:rsidRPr="00A5681B">
        <w:rPr>
          <w:rFonts w:cs="Times New Roman"/>
          <w:szCs w:val="24"/>
        </w:rPr>
        <w:t>IMPLEMENTACION</w:t>
      </w:r>
      <w:proofErr w:type="spellEnd"/>
      <w:r w:rsidR="003A0A98" w:rsidRPr="00A5681B">
        <w:rPr>
          <w:rFonts w:cs="Times New Roman"/>
          <w:szCs w:val="24"/>
        </w:rPr>
        <w:t xml:space="preserve"> DE PROCESO ORGANIZACIONAL DE </w:t>
      </w:r>
      <w:proofErr w:type="spellStart"/>
      <w:r w:rsidR="003A0A98" w:rsidRPr="00A5681B">
        <w:rPr>
          <w:rFonts w:cs="Times New Roman"/>
          <w:szCs w:val="24"/>
        </w:rPr>
        <w:t>GESTION</w:t>
      </w:r>
      <w:proofErr w:type="spellEnd"/>
      <w:r w:rsidR="003A0A98" w:rsidRPr="00A5681B">
        <w:rPr>
          <w:rFonts w:cs="Times New Roman"/>
          <w:szCs w:val="24"/>
        </w:rPr>
        <w:t xml:space="preserve"> DE PROYECTOS EN </w:t>
      </w:r>
      <w:proofErr w:type="spellStart"/>
      <w:r w:rsidR="003A0A98" w:rsidRPr="00A5681B">
        <w:rPr>
          <w:rFonts w:cs="Times New Roman"/>
          <w:szCs w:val="24"/>
        </w:rPr>
        <w:t>DEVELOPIT</w:t>
      </w:r>
      <w:proofErr w:type="spellEnd"/>
      <w:r w:rsidR="003A0A98" w:rsidRPr="00A5681B">
        <w:rPr>
          <w:rFonts w:cs="Times New Roman"/>
          <w:szCs w:val="24"/>
        </w:rPr>
        <w:t xml:space="preserve">”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EN LA CALIDAD DEL PRODUCTO SOFTWARE, LIMA, 2017” tiene como objetivo de que la metodología ágil </w:t>
      </w:r>
      <w:proofErr w:type="spellStart"/>
      <w:r w:rsidR="00B20C3D">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 xml:space="preserve">El resultado que se obtuvo de este proyecto fue la implementación de la metodología </w:t>
      </w:r>
      <w:proofErr w:type="spellStart"/>
      <w:r w:rsidRPr="00803BBB">
        <w:t>ICONIX</w:t>
      </w:r>
      <w:proofErr w:type="spellEnd"/>
      <w:r w:rsidRPr="00803BBB">
        <w:t xml:space="preserve">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56" w:name="_Toc43362951"/>
      <w:r>
        <w:lastRenderedPageBreak/>
        <w:t>Marco conceptual</w:t>
      </w:r>
      <w:bookmarkEnd w:id="56"/>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57" w:name="_Toc43362952"/>
      <w:r w:rsidRPr="0083099E">
        <w:t>Proceso de software</w:t>
      </w:r>
      <w:bookmarkEnd w:id="57"/>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58" w:name="_Toc43362953"/>
      <w:r w:rsidRPr="0083099E">
        <w:rPr>
          <w:rStyle w:val="Ttulo3Car"/>
          <w:b/>
          <w:bCs/>
        </w:rPr>
        <w:t>Metodología de desarrollo de software</w:t>
      </w:r>
      <w:bookmarkEnd w:id="58"/>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59" w:name="_Toc43362954"/>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w:t>
      </w:r>
      <w:proofErr w:type="spellStart"/>
      <w:r w:rsidRPr="0083099E">
        <w:rPr>
          <w:rStyle w:val="Ttulo3Car"/>
          <w:b/>
          <w:bCs/>
        </w:rPr>
        <w:t>UML</w:t>
      </w:r>
      <w:proofErr w:type="spellEnd"/>
      <w:r w:rsidRPr="0083099E">
        <w:rPr>
          <w:rStyle w:val="Ttulo3Car"/>
          <w:b/>
          <w:bCs/>
        </w:rPr>
        <w:t>)</w:t>
      </w:r>
      <w:r w:rsidR="00F64E1C" w:rsidRPr="0083099E">
        <w:rPr>
          <w:rStyle w:val="Ttulo3Car"/>
          <w:b/>
          <w:bCs/>
        </w:rPr>
        <w:t>)</w:t>
      </w:r>
      <w:bookmarkEnd w:id="59"/>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w:t>
      </w:r>
      <w:proofErr w:type="spellStart"/>
      <w:r>
        <w:t>UML</w:t>
      </w:r>
      <w:proofErr w:type="spellEnd"/>
      <w:r>
        <w:t xml:space="preserve"> permite a los desarrolladores ver los logros de su trabajo representados  en </w:t>
      </w:r>
      <w:r>
        <w:lastRenderedPageBreak/>
        <w:t xml:space="preserve">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w:t>
      </w:r>
      <w:proofErr w:type="spellStart"/>
      <w:r>
        <w:t>UML</w:t>
      </w:r>
      <w:proofErr w:type="spellEnd"/>
      <w:r>
        <w:t xml:space="preserve">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60" w:name="_Toc43362920"/>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xml:space="preserve">. Diagramas de </w:t>
      </w:r>
      <w:proofErr w:type="spellStart"/>
      <w:r w:rsidRPr="00185F30">
        <w:rPr>
          <w:color w:val="000000" w:themeColor="text1"/>
          <w:sz w:val="24"/>
        </w:rPr>
        <w:t>UML</w:t>
      </w:r>
      <w:proofErr w:type="spellEnd"/>
      <w:r w:rsidRPr="00185F30">
        <w:rPr>
          <w:color w:val="000000" w:themeColor="text1"/>
          <w:sz w:val="24"/>
        </w:rPr>
        <w:t xml:space="preserve"> por categoría.</w:t>
      </w:r>
      <w:bookmarkEnd w:id="60"/>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 xml:space="preserve">29110 y Scrum: </w:t>
      </w:r>
      <w:proofErr w:type="spellStart"/>
      <w:r w:rsidRPr="004A7520">
        <w:rPr>
          <w:rFonts w:cs="Times New Roman"/>
          <w:i/>
          <w:iCs/>
          <w:sz w:val="20"/>
          <w:szCs w:val="18"/>
        </w:rPr>
        <w:t>SIDEP</w:t>
      </w:r>
      <w:proofErr w:type="spellEnd"/>
      <w:r w:rsidRPr="004A7520">
        <w:rPr>
          <w:rFonts w:cs="Times New Roman"/>
          <w:i/>
          <w:iCs/>
          <w:sz w:val="20"/>
          <w:szCs w:val="18"/>
        </w:rPr>
        <w:t xml:space="preserve"> </w:t>
      </w:r>
      <w:proofErr w:type="spellStart"/>
      <w:r w:rsidRPr="004A7520">
        <w:rPr>
          <w:rFonts w:cs="Times New Roman"/>
          <w:i/>
          <w:iCs/>
          <w:sz w:val="20"/>
          <w:szCs w:val="18"/>
        </w:rPr>
        <w:t>v.2.0</w:t>
      </w:r>
      <w:proofErr w:type="spellEnd"/>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61" w:name="_Toc43362955"/>
      <w:r w:rsidRPr="0083099E">
        <w:rPr>
          <w:rStyle w:val="Ttulo3Car"/>
          <w:b/>
          <w:bCs/>
        </w:rPr>
        <w:t>Calidad de software</w:t>
      </w:r>
      <w:bookmarkEnd w:id="61"/>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62" w:name="_Toc43362956"/>
      <w:r w:rsidRPr="0083099E">
        <w:rPr>
          <w:rStyle w:val="Ttulo3Car"/>
          <w:b/>
          <w:bCs/>
        </w:rPr>
        <w:t>Modelo de calidad de software</w:t>
      </w:r>
      <w:bookmarkEnd w:id="62"/>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63" w:name="_Toc43362957"/>
      <w:r>
        <w:t>Marco teórico</w:t>
      </w:r>
      <w:bookmarkEnd w:id="63"/>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64" w:name="_Toc43362958"/>
      <w:r>
        <w:t>Revisión de área</w:t>
      </w:r>
      <w:bookmarkEnd w:id="64"/>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5865FA9D"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w:t>
      </w:r>
      <w:del w:id="65" w:author="TANIA ISADORA MORA PEDREROS" w:date="2020-07-28T11:29:00Z">
        <w:r w:rsidR="00F051B4" w:rsidDel="00C12748">
          <w:delText>a día de hoy</w:delText>
        </w:r>
      </w:del>
      <w:ins w:id="66" w:author="TANIA ISADORA MORA PEDREROS" w:date="2020-07-28T11:29:00Z">
        <w:r w:rsidR="00C12748">
          <w:t>hoy en día</w:t>
        </w:r>
      </w:ins>
      <w:r w:rsidR="00F051B4">
        <w:t xml:space="preserve">,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67" w:name="_Toc43362921"/>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67"/>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proofErr w:type="spellStart"/>
            <w:r>
              <w:t>PMBOK</w:t>
            </w:r>
            <w:proofErr w:type="spellEnd"/>
          </w:p>
        </w:tc>
        <w:tc>
          <w:tcPr>
            <w:tcW w:w="1832" w:type="dxa"/>
          </w:tcPr>
          <w:p w14:paraId="19701ADF" w14:textId="4C8EC558" w:rsidR="001428D6" w:rsidRDefault="001428D6" w:rsidP="004F387B">
            <w:pPr>
              <w:ind w:firstLine="0"/>
              <w:jc w:val="center"/>
            </w:pPr>
            <w:proofErr w:type="spellStart"/>
            <w:r>
              <w:t>PMI</w:t>
            </w:r>
            <w:proofErr w:type="spellEnd"/>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proofErr w:type="spellStart"/>
            <w:r>
              <w:t>6ta</w:t>
            </w:r>
            <w:proofErr w:type="spellEnd"/>
            <w:r>
              <w:t>.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proofErr w:type="spellStart"/>
            <w:r>
              <w:t>APMBOK</w:t>
            </w:r>
            <w:proofErr w:type="spellEnd"/>
          </w:p>
        </w:tc>
        <w:tc>
          <w:tcPr>
            <w:tcW w:w="1832" w:type="dxa"/>
          </w:tcPr>
          <w:p w14:paraId="796207DA" w14:textId="1C35A766" w:rsidR="001428D6" w:rsidRDefault="001428D6" w:rsidP="004F387B">
            <w:pPr>
              <w:ind w:firstLine="0"/>
              <w:jc w:val="center"/>
            </w:pPr>
            <w:proofErr w:type="spellStart"/>
            <w:r>
              <w:t>APM</w:t>
            </w:r>
            <w:proofErr w:type="spellEnd"/>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proofErr w:type="spellStart"/>
            <w:r>
              <w:t>7ta</w:t>
            </w:r>
            <w:proofErr w:type="spellEnd"/>
            <w:r>
              <w:t>.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proofErr w:type="spellStart"/>
            <w:r>
              <w:t>3ra</w:t>
            </w:r>
            <w:proofErr w:type="spellEnd"/>
            <w:r>
              <w:t>.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proofErr w:type="spellStart"/>
            <w:r>
              <w:t>3ra</w:t>
            </w:r>
            <w:proofErr w:type="spellEnd"/>
            <w:r>
              <w:t>.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proofErr w:type="spellStart"/>
            <w:r>
              <w:t>1ra</w:t>
            </w:r>
            <w:proofErr w:type="spellEnd"/>
            <w:r>
              <w:t>.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proofErr w:type="spellStart"/>
            <w:r>
              <w:t>PRINCE2</w:t>
            </w:r>
            <w:proofErr w:type="spellEnd"/>
          </w:p>
        </w:tc>
        <w:tc>
          <w:tcPr>
            <w:tcW w:w="1832" w:type="dxa"/>
          </w:tcPr>
          <w:p w14:paraId="4D06646E" w14:textId="2999039F" w:rsidR="001428D6" w:rsidRDefault="001428D6" w:rsidP="004F387B">
            <w:pPr>
              <w:ind w:firstLine="0"/>
              <w:jc w:val="center"/>
            </w:pPr>
            <w:proofErr w:type="spellStart"/>
            <w:r>
              <w:t>OGC</w:t>
            </w:r>
            <w:proofErr w:type="spellEnd"/>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proofErr w:type="spellStart"/>
            <w:r>
              <w:t>5ta</w:t>
            </w:r>
            <w:proofErr w:type="spellEnd"/>
            <w:r>
              <w:t>.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proofErr w:type="spellStart"/>
            <w:r>
              <w:t>CMMI</w:t>
            </w:r>
            <w:proofErr w:type="spellEnd"/>
            <w:r>
              <w:t>-DEV</w:t>
            </w:r>
          </w:p>
        </w:tc>
        <w:tc>
          <w:tcPr>
            <w:tcW w:w="1832" w:type="dxa"/>
          </w:tcPr>
          <w:p w14:paraId="7EDE4C92" w14:textId="6251883D" w:rsidR="0080645B" w:rsidRDefault="00496B37" w:rsidP="004F387B">
            <w:pPr>
              <w:ind w:firstLine="0"/>
              <w:jc w:val="center"/>
            </w:pPr>
            <w:proofErr w:type="spellStart"/>
            <w:r>
              <w:t>CMMI</w:t>
            </w:r>
            <w:proofErr w:type="spellEnd"/>
            <w:r>
              <w:t xml:space="preserve"> </w:t>
            </w:r>
            <w:proofErr w:type="spellStart"/>
            <w:r>
              <w:t>Institute</w:t>
            </w:r>
            <w:proofErr w:type="spellEnd"/>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proofErr w:type="spellStart"/>
      <w:r w:rsidR="007445B0" w:rsidRPr="007445B0">
        <w:rPr>
          <w:rFonts w:cs="Times New Roman"/>
          <w:sz w:val="20"/>
          <w:szCs w:val="20"/>
        </w:rPr>
        <w:t>OGC</w:t>
      </w:r>
      <w:proofErr w:type="spellEnd"/>
      <w:r w:rsidR="007445B0" w:rsidRPr="007445B0">
        <w:rPr>
          <w:rFonts w:cs="Times New Roman"/>
          <w:sz w:val="20"/>
          <w:szCs w:val="20"/>
        </w:rPr>
        <w:t xml:space="preserve">. (2009). </w:t>
      </w:r>
      <w:r w:rsidR="007445B0" w:rsidRPr="007445B0">
        <w:rPr>
          <w:rFonts w:cs="Times New Roman"/>
          <w:i/>
          <w:iCs/>
          <w:sz w:val="20"/>
          <w:szCs w:val="20"/>
        </w:rPr>
        <w:t xml:space="preserve">Éxito en la gestión de proyectos con </w:t>
      </w:r>
      <w:proofErr w:type="spellStart"/>
      <w:r w:rsidR="007445B0" w:rsidRPr="007445B0">
        <w:rPr>
          <w:rFonts w:cs="Times New Roman"/>
          <w:i/>
          <w:iCs/>
          <w:sz w:val="20"/>
          <w:szCs w:val="20"/>
        </w:rPr>
        <w:t>PRINCE2</w:t>
      </w:r>
      <w:proofErr w:type="spellEnd"/>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w:t>
      </w:r>
      <w:proofErr w:type="spellStart"/>
      <w:r w:rsidR="0010117E">
        <w:t>P</w:t>
      </w:r>
      <w:r w:rsidR="00D058FF">
        <w:t>MI</w:t>
      </w:r>
      <w:proofErr w:type="spellEnd"/>
      <w:r w:rsidR="00D058FF">
        <w:t>, ISO</w:t>
      </w:r>
      <w:r w:rsidR="0010117E">
        <w:t>,</w:t>
      </w:r>
      <w:r w:rsidR="00D058FF">
        <w:t xml:space="preserve"> </w:t>
      </w:r>
      <w:proofErr w:type="spellStart"/>
      <w:r w:rsidR="00D058FF">
        <w:t>CMMI</w:t>
      </w:r>
      <w:proofErr w:type="spellEnd"/>
      <w:r w:rsidR="00D058FF">
        <w:t xml:space="preserve"> </w:t>
      </w:r>
      <w:proofErr w:type="spellStart"/>
      <w:r w:rsidR="00D058FF">
        <w:t>Institute</w:t>
      </w:r>
      <w:proofErr w:type="spellEnd"/>
      <w:r w:rsidR="00D058FF">
        <w:t>,</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w:t>
      </w:r>
      <w:proofErr w:type="spellStart"/>
      <w:r w:rsidR="003815C4">
        <w:t>PMBOK</w:t>
      </w:r>
      <w:proofErr w:type="spellEnd"/>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68" w:name="_Toc43362959"/>
      <w:r w:rsidRPr="00A8489F">
        <w:t>4.3.</w:t>
      </w:r>
      <w:r w:rsidR="0080645B">
        <w:t>1</w:t>
      </w:r>
      <w:r w:rsidRPr="00A8489F">
        <w:t xml:space="preserve">.1 </w:t>
      </w:r>
      <w:proofErr w:type="spellStart"/>
      <w:r w:rsidR="00000B10" w:rsidRPr="00A8489F">
        <w:t>PMBOK</w:t>
      </w:r>
      <w:bookmarkEnd w:id="68"/>
      <w:proofErr w:type="spellEnd"/>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proofErr w:type="spellStart"/>
      <w:r>
        <w:t>PMBOK</w:t>
      </w:r>
      <w:proofErr w:type="spellEnd"/>
      <w:r>
        <w:t xml:space="preserve">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69" w:name="_Toc43362960"/>
      <w:r>
        <w:t xml:space="preserve">Comparación entre </w:t>
      </w:r>
      <w:r w:rsidR="003415D4">
        <w:t>estándares para la gestión de proyectos</w:t>
      </w:r>
      <w:bookmarkEnd w:id="69"/>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w:t>
      </w:r>
      <w:proofErr w:type="spellStart"/>
      <w:r>
        <w:t>PMBOK</w:t>
      </w:r>
      <w:proofErr w:type="spellEnd"/>
      <w:r>
        <w:t xml:space="preserve">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70" w:name="_Toc43362922"/>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70"/>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proofErr w:type="spellStart"/>
            <w:r w:rsidRPr="003415D4">
              <w:rPr>
                <w:b/>
                <w:bCs/>
              </w:rPr>
              <w:t>PMBOK</w:t>
            </w:r>
            <w:proofErr w:type="spellEnd"/>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C05D91"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w:t>
            </w:r>
            <w:proofErr w:type="spellStart"/>
            <w:r w:rsidRPr="009F6835">
              <w:rPr>
                <w:lang w:val="en-US"/>
              </w:rPr>
              <w:t>PMP</w:t>
            </w:r>
            <w:proofErr w:type="spellEnd"/>
            <w:r w:rsidRPr="009F6835">
              <w:rPr>
                <w:lang w:val="en-US"/>
              </w:rPr>
              <w:t xml:space="preserve">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 xml:space="preserve">Estándar creado por el </w:t>
            </w:r>
            <w:proofErr w:type="spellStart"/>
            <w:r>
              <w:t>PMI</w:t>
            </w:r>
            <w:proofErr w:type="spellEnd"/>
            <w:r>
              <w:t>.</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proofErr w:type="spellStart"/>
      <w:r w:rsidR="006D0DC9" w:rsidRPr="00ED1B0F">
        <w:rPr>
          <w:rFonts w:cs="Times New Roman"/>
          <w:i/>
          <w:iCs/>
          <w:sz w:val="20"/>
          <w:szCs w:val="20"/>
        </w:rPr>
        <w:t>PMBOK</w:t>
      </w:r>
      <w:proofErr w:type="spellEnd"/>
      <w:r w:rsidR="006D0DC9" w:rsidRPr="00ED1B0F">
        <w:rPr>
          <w:rFonts w:cs="Times New Roman"/>
          <w:i/>
          <w:iCs/>
          <w:sz w:val="20"/>
          <w:szCs w:val="20"/>
        </w:rPr>
        <w:t xml:space="preserve">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w:t>
      </w:r>
      <w:proofErr w:type="spellStart"/>
      <w:r w:rsidR="00ED1B0F" w:rsidRPr="00ED1B0F">
        <w:rPr>
          <w:rFonts w:cs="Times New Roman"/>
          <w:sz w:val="20"/>
          <w:szCs w:val="20"/>
        </w:rPr>
        <w:t>PMBOK</w:t>
      </w:r>
      <w:proofErr w:type="spellEnd"/>
      <w:r w:rsidR="00ED1B0F" w:rsidRPr="00ED1B0F">
        <w:rPr>
          <w:rFonts w:cs="Times New Roman"/>
          <w:sz w:val="20"/>
          <w:szCs w:val="20"/>
        </w:rPr>
        <w:t xml:space="preserve">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w:t>
      </w:r>
      <w:proofErr w:type="spellStart"/>
      <w:r w:rsidR="00ED1B0F" w:rsidRPr="00ED1B0F">
        <w:rPr>
          <w:rFonts w:cs="Times New Roman"/>
          <w:sz w:val="20"/>
          <w:szCs w:val="20"/>
        </w:rPr>
        <w:t>PMBOK</w:t>
      </w:r>
      <w:proofErr w:type="spellEnd"/>
      <w:r w:rsidR="00ED1B0F" w:rsidRPr="00ED1B0F">
        <w:rPr>
          <w:rFonts w:cs="Times New Roman"/>
          <w:sz w:val="20"/>
          <w:szCs w:val="20"/>
        </w:rPr>
        <w:t xml:space="preserve"> AL CICLO DE VIDA DE DESARROLLO DE PROYECTOS SOFTWARE EN PEQUEÑAS EMPRESAS. </w:t>
      </w:r>
      <w:r w:rsidR="00ED1B0F" w:rsidRPr="00ED1B0F">
        <w:rPr>
          <w:rFonts w:cs="Times New Roman"/>
          <w:i/>
          <w:iCs/>
          <w:sz w:val="20"/>
          <w:szCs w:val="20"/>
        </w:rPr>
        <w:t xml:space="preserve">VI Congreso Iberoamericano de Ingeniería de Proyectos - </w:t>
      </w:r>
      <w:proofErr w:type="spellStart"/>
      <w:r w:rsidR="00ED1B0F" w:rsidRPr="00ED1B0F">
        <w:rPr>
          <w:rFonts w:cs="Times New Roman"/>
          <w:i/>
          <w:iCs/>
          <w:sz w:val="20"/>
          <w:szCs w:val="20"/>
        </w:rPr>
        <w:t>CIIP</w:t>
      </w:r>
      <w:proofErr w:type="spellEnd"/>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w:t>
      </w:r>
      <w:proofErr w:type="spellStart"/>
      <w:r w:rsidRPr="00BB4463">
        <w:rPr>
          <w:rFonts w:cs="Times New Roman"/>
          <w:szCs w:val="24"/>
          <w:lang w:val="es-MX"/>
        </w:rPr>
        <w:t>Sanambiente</w:t>
      </w:r>
      <w:proofErr w:type="spellEnd"/>
      <w:r w:rsidRPr="00BB4463">
        <w:rPr>
          <w:rFonts w:cs="Times New Roman"/>
          <w:szCs w:val="24"/>
          <w:lang w:val="es-MX"/>
        </w:rPr>
        <w:t>.</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71" w:name="_Toc43362961"/>
      <w:r w:rsidRPr="0083099E">
        <w:rPr>
          <w:rStyle w:val="Ttulo3Car"/>
          <w:b/>
          <w:bCs/>
        </w:rPr>
        <w:t>Estándar ISO/IEC 29110</w:t>
      </w:r>
      <w:r w:rsidR="007D1EB5" w:rsidRPr="0083099E">
        <w:rPr>
          <w:rStyle w:val="Ttulo3Car"/>
          <w:b/>
          <w:bCs/>
        </w:rPr>
        <w:t>.</w:t>
      </w:r>
      <w:bookmarkEnd w:id="71"/>
      <w:r w:rsidR="007D1EB5" w:rsidRPr="0083099E">
        <w:t xml:space="preserve"> </w:t>
      </w:r>
    </w:p>
    <w:p w14:paraId="72DE0011" w14:textId="00C4866C"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w:t>
      </w:r>
      <w:proofErr w:type="spellStart"/>
      <w:r w:rsidRPr="00BA2A14">
        <w:t>VSEs</w:t>
      </w:r>
      <w:proofErr w:type="spellEnd"/>
      <w:r w:rsidRPr="00BA2A14">
        <w:t>))</w:t>
      </w:r>
      <w:r w:rsidR="007858B7">
        <w:t xml:space="preserve"> y </w:t>
      </w:r>
      <w:r w:rsidR="00533C47" w:rsidRPr="00BA2A14">
        <w:t xml:space="preserve">se basa en subconjuntos de elementos normativos apropiados, conocidos como perfiles </w:t>
      </w:r>
      <w:proofErr w:type="spellStart"/>
      <w:r w:rsidR="00533C47" w:rsidRPr="00BA2A14">
        <w:t>VSE</w:t>
      </w:r>
      <w:proofErr w:type="spellEnd"/>
      <w:r w:rsidR="009C5ED1" w:rsidRPr="00BA2A14">
        <w:t xml:space="preserve">. </w:t>
      </w:r>
      <w:r w:rsidR="00325818" w:rsidRPr="00BA2A14">
        <w:t xml:space="preserve">El propósito de los perfiles </w:t>
      </w:r>
      <w:proofErr w:type="spellStart"/>
      <w:r w:rsidR="00325818" w:rsidRPr="00BA2A14">
        <w:t>VSE</w:t>
      </w:r>
      <w:proofErr w:type="spellEnd"/>
      <w:r w:rsidR="00325818" w:rsidRPr="00BA2A14">
        <w:t xml:space="preserve"> es definir un subconjunto de normas internacionales para el contexto de </w:t>
      </w:r>
      <w:proofErr w:type="spellStart"/>
      <w:r w:rsidR="00325818" w:rsidRPr="00BA2A14">
        <w:t>VSE</w:t>
      </w:r>
      <w:proofErr w:type="spellEnd"/>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72" w:name="_Toc43362923"/>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72"/>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proofErr w:type="spellStart"/>
            <w:r>
              <w:t>VSEs</w:t>
            </w:r>
            <w:proofErr w:type="spellEnd"/>
            <w:r>
              <w:t>,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 xml:space="preserve">Productores de normas, proveedores de herramientas de metodología. No está diseñado para </w:t>
            </w:r>
            <w:proofErr w:type="spellStart"/>
            <w:r>
              <w:t>VSEs</w:t>
            </w:r>
            <w:proofErr w:type="spellEnd"/>
            <w:r>
              <w:t>.</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 xml:space="preserve">Asesores y </w:t>
            </w:r>
            <w:proofErr w:type="spellStart"/>
            <w:r>
              <w:t>VSEs</w:t>
            </w:r>
            <w:proofErr w:type="spellEnd"/>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 xml:space="preserve">Productores de normas, proveedores de herramientas de metodología. No está diseñado para </w:t>
            </w:r>
            <w:proofErr w:type="spellStart"/>
            <w:r>
              <w:t>VSEs</w:t>
            </w:r>
            <w:proofErr w:type="spellEnd"/>
            <w:r>
              <w:t>.</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proofErr w:type="spellStart"/>
            <w:r>
              <w:t>VSEs</w:t>
            </w:r>
            <w:proofErr w:type="spellEnd"/>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proofErr w:type="spellStart"/>
      <w:r w:rsidRPr="008A6C58">
        <w:rPr>
          <w:i/>
          <w:iCs/>
          <w:sz w:val="20"/>
          <w:szCs w:val="18"/>
          <w:lang w:val="en-US"/>
        </w:rPr>
        <w:t>Nota</w:t>
      </w:r>
      <w:proofErr w:type="spellEnd"/>
      <w:r w:rsidRPr="008A6C58">
        <w:rPr>
          <w:i/>
          <w:iCs/>
          <w:sz w:val="20"/>
          <w:szCs w:val="18"/>
          <w:lang w:val="en-US"/>
        </w:rPr>
        <w:t xml:space="preserve">: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w:t>
      </w:r>
      <w:proofErr w:type="spellStart"/>
      <w:r w:rsidR="006D5BED">
        <w:t>VSE</w:t>
      </w:r>
      <w:proofErr w:type="spellEnd"/>
      <w:r w:rsidR="006D5BED">
        <w:t xml:space="preserve"> debe tener para la aplicación de este estándar, y por último describe brevemente los perfiles y guías de este.</w:t>
      </w:r>
    </w:p>
    <w:p w14:paraId="0E9785E2" w14:textId="75A6B927" w:rsidR="00F66BCD" w:rsidRDefault="00F66BCD" w:rsidP="007C2C2B">
      <w:r>
        <w:t xml:space="preserve">En la parte 2 se introducen los conceptos para el perfil estandarizado de ingeniería de software para las </w:t>
      </w:r>
      <w:proofErr w:type="spellStart"/>
      <w:r>
        <w:t>VSEs</w:t>
      </w:r>
      <w:proofErr w:type="spellEnd"/>
      <w:r>
        <w:t>,</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w:t>
      </w:r>
      <w:proofErr w:type="spellStart"/>
      <w:r w:rsidR="00E164B0">
        <w:t>VSEs</w:t>
      </w:r>
      <w:proofErr w:type="spellEnd"/>
      <w:r w:rsidR="00E164B0">
        <w:t xml:space="preserve">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w:t>
      </w:r>
      <w:proofErr w:type="spellStart"/>
      <w:r w:rsidR="00C200B2">
        <w:t>VSEs</w:t>
      </w:r>
      <w:proofErr w:type="spellEnd"/>
      <w:r w:rsidR="00C200B2">
        <w:t xml:space="preserve"> con no más de tres </w:t>
      </w:r>
      <w:r w:rsidR="008808E8">
        <w:t xml:space="preserve">años de fundación o con un número de empleados menor o igual a seis. El perfil que sigue es el básico, dirigido a </w:t>
      </w:r>
      <w:proofErr w:type="spellStart"/>
      <w:r w:rsidR="008808E8">
        <w:t>VSEs</w:t>
      </w:r>
      <w:proofErr w:type="spellEnd"/>
      <w:r w:rsidR="008808E8">
        <w:t xml:space="preserve">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w:t>
      </w:r>
      <w:proofErr w:type="spellStart"/>
      <w:r w:rsidR="008808E8">
        <w:t>VSEs</w:t>
      </w:r>
      <w:proofErr w:type="spellEnd"/>
      <w:r w:rsidR="008808E8">
        <w:t xml:space="preserve"> que </w:t>
      </w:r>
      <w:r w:rsidR="00FE2AE0">
        <w:t>elaboran</w:t>
      </w:r>
      <w:r w:rsidR="008808E8">
        <w:t xml:space="preserve"> más de un proyecto con más de un equipo. Y finalmente, e</w:t>
      </w:r>
      <w:r w:rsidR="006C0A29">
        <w:t xml:space="preserve">n el nivel más alto se encuentra el perfil avanzado, orientado a </w:t>
      </w:r>
      <w:proofErr w:type="spellStart"/>
      <w:r w:rsidR="005241F1">
        <w:t>VSEs</w:t>
      </w:r>
      <w:proofErr w:type="spellEnd"/>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w:t>
      </w:r>
      <w:proofErr w:type="spellStart"/>
      <w:r w:rsidR="00494B92">
        <w:t>VSEs</w:t>
      </w:r>
      <w:proofErr w:type="spellEnd"/>
      <w:r w:rsidR="00494B92">
        <w:t xml:space="preserve">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 xml:space="preserve">de despliegue no busca cambiar la metodología que una </w:t>
      </w:r>
      <w:proofErr w:type="spellStart"/>
      <w:r w:rsidR="007F28E7">
        <w:t>VSEs</w:t>
      </w:r>
      <w:proofErr w:type="spellEnd"/>
      <w:r w:rsidR="007F28E7">
        <w:t xml:space="preserve">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73" w:name="_Toc43362899"/>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73"/>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8360D1" w:rsidRPr="00225AEC" w:rsidRDefault="008360D1"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8360D1" w:rsidRPr="00225AEC" w:rsidRDefault="008360D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8360D1" w:rsidRPr="00225AEC" w:rsidRDefault="008360D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8360D1" w:rsidRPr="00225AEC" w:rsidRDefault="008360D1"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8360D1" w:rsidRPr="00225AEC" w:rsidRDefault="008360D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8360D1" w:rsidRPr="00225AEC" w:rsidRDefault="008360D1"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8360D1" w:rsidRPr="00225AEC" w:rsidRDefault="008360D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8360D1" w:rsidRPr="00225AEC" w:rsidRDefault="008360D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8360D1" w:rsidRPr="00225AEC" w:rsidRDefault="008360D1"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8360D1" w:rsidRPr="00225AEC" w:rsidRDefault="008360D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xml:space="preserve">, </w:t>
      </w:r>
      <w:proofErr w:type="spellStart"/>
      <w:r w:rsidRPr="007C2C2B">
        <w:rPr>
          <w:rFonts w:eastAsia="Times New Roman" w:cs="Times New Roman"/>
          <w:sz w:val="20"/>
          <w:szCs w:val="20"/>
          <w:lang w:val="en-US" w:eastAsia="es-CO"/>
        </w:rPr>
        <w:t>p.4</w:t>
      </w:r>
      <w:proofErr w:type="spellEnd"/>
      <w:r w:rsidRPr="007C2C2B">
        <w:rPr>
          <w:rFonts w:eastAsia="Times New Roman" w:cs="Times New Roman"/>
          <w:sz w:val="20"/>
          <w:szCs w:val="20"/>
          <w:lang w:val="en-US" w:eastAsia="es-CO"/>
        </w:rPr>
        <w:t>.</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74" w:name="_Toc43362900"/>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74"/>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5">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proofErr w:type="spellStart"/>
      <w:r w:rsidRPr="00511E8C">
        <w:rPr>
          <w:i/>
          <w:iCs/>
          <w:sz w:val="20"/>
          <w:szCs w:val="20"/>
          <w:lang w:val="en-US"/>
        </w:rPr>
        <w:t>Nota</w:t>
      </w:r>
      <w:proofErr w:type="spellEnd"/>
      <w:r w:rsidRPr="00511E8C">
        <w:rPr>
          <w:i/>
          <w:iCs/>
          <w:sz w:val="20"/>
          <w:szCs w:val="20"/>
          <w:lang w:val="en-US"/>
        </w:rPr>
        <w:t xml:space="preserve">: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xml:space="preserve">, </w:t>
      </w:r>
      <w:proofErr w:type="spellStart"/>
      <w:r w:rsidRPr="00511E8C">
        <w:rPr>
          <w:rFonts w:eastAsia="Times New Roman" w:cs="Times New Roman"/>
          <w:sz w:val="20"/>
          <w:szCs w:val="20"/>
          <w:lang w:val="en-US" w:eastAsia="es-CO"/>
        </w:rPr>
        <w:t>p.9</w:t>
      </w:r>
      <w:proofErr w:type="spellEnd"/>
      <w:r w:rsidRPr="00511E8C">
        <w:rPr>
          <w:rFonts w:eastAsia="Times New Roman" w:cs="Times New Roman"/>
          <w:sz w:val="20"/>
          <w:szCs w:val="20"/>
          <w:lang w:val="en-US" w:eastAsia="es-CO"/>
        </w:rPr>
        <w:t>.</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75" w:name="_Toc43362901"/>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75"/>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6">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proofErr w:type="spellStart"/>
      <w:r w:rsidRPr="006102C3">
        <w:rPr>
          <w:i/>
          <w:iCs/>
          <w:sz w:val="20"/>
          <w:szCs w:val="18"/>
          <w:lang w:val="en-US"/>
        </w:rPr>
        <w:t>Nota</w:t>
      </w:r>
      <w:proofErr w:type="spellEnd"/>
      <w:r w:rsidRPr="006102C3">
        <w:rPr>
          <w:i/>
          <w:iCs/>
          <w:sz w:val="20"/>
          <w:szCs w:val="18"/>
          <w:lang w:val="en-US"/>
        </w:rPr>
        <w:t>:</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76" w:name="_Toc43362924"/>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76"/>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 xml:space="preserve">Change </w:t>
            </w:r>
            <w:proofErr w:type="spellStart"/>
            <w:r>
              <w:t>Request</w:t>
            </w:r>
            <w:proofErr w:type="spellEnd"/>
            <w:r>
              <w:t xml:space="preserve">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 xml:space="preserve">Software </w:t>
            </w:r>
            <w:proofErr w:type="spellStart"/>
            <w:r>
              <w:t>Configuration</w:t>
            </w:r>
            <w:proofErr w:type="spellEnd"/>
            <w:r>
              <w:t xml:space="preserve">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proofErr w:type="spellStart"/>
      <w:r w:rsidRPr="00120583">
        <w:rPr>
          <w:i/>
          <w:iCs/>
          <w:sz w:val="20"/>
          <w:szCs w:val="18"/>
          <w:lang w:val="en-US"/>
        </w:rPr>
        <w:t>Nota</w:t>
      </w:r>
      <w:proofErr w:type="spellEnd"/>
      <w:r w:rsidRPr="00120583">
        <w:rPr>
          <w:i/>
          <w:iCs/>
          <w:sz w:val="20"/>
          <w:szCs w:val="18"/>
          <w:lang w:val="en-US"/>
        </w:rPr>
        <w:t xml:space="preserve">: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xml:space="preserve">, </w:t>
      </w:r>
      <w:proofErr w:type="spellStart"/>
      <w:r w:rsidRPr="00E540D7">
        <w:rPr>
          <w:rFonts w:eastAsia="Times New Roman" w:cs="Times New Roman"/>
          <w:sz w:val="20"/>
          <w:szCs w:val="20"/>
          <w:lang w:val="en-US" w:eastAsia="es-CO"/>
        </w:rPr>
        <w:t>p.33</w:t>
      </w:r>
      <w:proofErr w:type="spellEnd"/>
      <w:r w:rsidRPr="00E540D7">
        <w:rPr>
          <w:rFonts w:eastAsia="Times New Roman" w:cs="Times New Roman"/>
          <w:sz w:val="20"/>
          <w:szCs w:val="20"/>
          <w:lang w:val="en-US" w:eastAsia="es-CO"/>
        </w:rPr>
        <w:t>-40.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77" w:name="_Toc43362962"/>
      <w:r>
        <w:t>Comparación entre metodologías de desarrollo de software</w:t>
      </w:r>
      <w:bookmarkEnd w:id="77"/>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w:t>
      </w:r>
      <w:proofErr w:type="spellStart"/>
      <w:r w:rsidR="009A638C">
        <w:rPr>
          <w:color w:val="000000" w:themeColor="text1"/>
        </w:rPr>
        <w:t>Iconix</w:t>
      </w:r>
      <w:proofErr w:type="spellEnd"/>
      <w:r w:rsidR="009A638C">
        <w:rPr>
          <w:color w:val="000000" w:themeColor="text1"/>
        </w:rPr>
        <w:t>.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78" w:name="_Toc43362925"/>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78"/>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proofErr w:type="spellStart"/>
            <w:r w:rsidRPr="000C39B5">
              <w:rPr>
                <w:b/>
                <w:bCs/>
                <w:color w:val="000000" w:themeColor="text1"/>
              </w:rPr>
              <w:t>I</w:t>
            </w:r>
            <w:r w:rsidR="000C39B5">
              <w:rPr>
                <w:b/>
                <w:bCs/>
                <w:color w:val="000000" w:themeColor="text1"/>
              </w:rPr>
              <w:t>conix</w:t>
            </w:r>
            <w:proofErr w:type="spellEnd"/>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proofErr w:type="spellStart"/>
            <w:r w:rsidRPr="00AE095D">
              <w:rPr>
                <w:color w:val="000000" w:themeColor="text1"/>
              </w:rPr>
              <w:t>Iconix</w:t>
            </w:r>
            <w:proofErr w:type="spellEnd"/>
            <w:r w:rsidRPr="00AE095D">
              <w:rPr>
                <w:color w:val="000000" w:themeColor="text1"/>
              </w:rPr>
              <w:t xml:space="preserve">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proofErr w:type="spellStart"/>
            <w:r w:rsidRPr="00AE095D">
              <w:rPr>
                <w:color w:val="000000" w:themeColor="text1"/>
              </w:rPr>
              <w:t>Iconix</w:t>
            </w:r>
            <w:proofErr w:type="spellEnd"/>
            <w:r w:rsidRPr="00AE095D">
              <w:rPr>
                <w:color w:val="000000" w:themeColor="text1"/>
              </w:rPr>
              <w:t xml:space="preserve">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 xml:space="preserve">Aplicación de la metodología semi-ágil </w:t>
      </w:r>
      <w:proofErr w:type="spellStart"/>
      <w:r w:rsidR="00FB0754" w:rsidRPr="00FF08D0">
        <w:rPr>
          <w:rFonts w:cs="Times New Roman"/>
          <w:i/>
          <w:iCs/>
          <w:sz w:val="20"/>
          <w:szCs w:val="20"/>
          <w:lang w:val="es-MX"/>
        </w:rPr>
        <w:t>ICONIX</w:t>
      </w:r>
      <w:proofErr w:type="spellEnd"/>
      <w:r w:rsidR="00FB0754" w:rsidRPr="00FF08D0">
        <w:rPr>
          <w:rFonts w:cs="Times New Roman"/>
          <w:i/>
          <w:iCs/>
          <w:sz w:val="20"/>
          <w:szCs w:val="20"/>
          <w:lang w:val="es-MX"/>
        </w:rPr>
        <w:t xml:space="preserve">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 xml:space="preserve">Desarrollo de los módulos de transferencia y comunicación de datos ambientales para la empresa de </w:t>
      </w:r>
      <w:proofErr w:type="spellStart"/>
      <w:r w:rsidR="00FB0754" w:rsidRPr="00FF08D0">
        <w:rPr>
          <w:rFonts w:cs="Times New Roman"/>
          <w:i/>
          <w:iCs/>
          <w:sz w:val="20"/>
          <w:szCs w:val="20"/>
          <w:lang w:val="es-MX"/>
        </w:rPr>
        <w:t>SANAMBIENTE</w:t>
      </w:r>
      <w:proofErr w:type="spellEnd"/>
      <w:r w:rsidR="00FB0754" w:rsidRPr="00FF08D0">
        <w:rPr>
          <w:rFonts w:cs="Times New Roman"/>
          <w:i/>
          <w:iCs/>
          <w:sz w:val="20"/>
          <w:szCs w:val="20"/>
          <w:lang w:val="es-MX"/>
        </w:rPr>
        <w:t xml:space="preserv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18E885E6"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w:t>
      </w:r>
      <w:proofErr w:type="spellStart"/>
      <w:r w:rsidR="00B70150">
        <w:rPr>
          <w:color w:val="000000" w:themeColor="text1"/>
        </w:rPr>
        <w:t>Iconix</w:t>
      </w:r>
      <w:proofErr w:type="spellEnd"/>
      <w:r w:rsidR="00B70150">
        <w:rPr>
          <w:color w:val="000000" w:themeColor="text1"/>
        </w:rPr>
        <w:t xml:space="preserve">, </w:t>
      </w:r>
      <w:r w:rsidR="001055D8">
        <w:rPr>
          <w:rFonts w:cs="Times New Roman"/>
          <w:szCs w:val="24"/>
          <w:lang w:val="es-MX"/>
        </w:rPr>
        <w:t xml:space="preserve">dado que proporcionaba mediante sus fases, los elementos necesarios para la implementación del software </w:t>
      </w:r>
      <w:del w:id="79" w:author="TANIA ISADORA MORA PEDREROS" w:date="2020-07-29T15:16:00Z">
        <w:r w:rsidR="001055D8" w:rsidDel="000F301D">
          <w:rPr>
            <w:rFonts w:cs="Times New Roman"/>
            <w:szCs w:val="24"/>
            <w:lang w:val="es-MX"/>
          </w:rPr>
          <w:delText>de acuerdo a</w:delText>
        </w:r>
      </w:del>
      <w:ins w:id="80" w:author="TANIA ISADORA MORA PEDREROS" w:date="2020-07-29T15:16:00Z">
        <w:r w:rsidR="000F301D">
          <w:rPr>
            <w:rFonts w:cs="Times New Roman"/>
            <w:szCs w:val="24"/>
            <w:lang w:val="es-MX"/>
          </w:rPr>
          <w:t xml:space="preserve">de </w:t>
        </w:r>
        <w:r w:rsidR="000F301D">
          <w:rPr>
            <w:rFonts w:cs="Times New Roman"/>
            <w:szCs w:val="24"/>
            <w:lang w:val="es-MX"/>
          </w:rPr>
          <w:lastRenderedPageBreak/>
          <w:t>acuerdo con</w:t>
        </w:r>
      </w:ins>
      <w:r w:rsidR="001055D8">
        <w:rPr>
          <w:rFonts w:cs="Times New Roman"/>
          <w:szCs w:val="24"/>
          <w:lang w:val="es-MX"/>
        </w:rPr>
        <w:t xml:space="preserve"> las características y necesidades propias de la empresa </w:t>
      </w:r>
      <w:proofErr w:type="spellStart"/>
      <w:r w:rsidR="001055D8">
        <w:rPr>
          <w:rFonts w:cs="Times New Roman"/>
          <w:szCs w:val="24"/>
          <w:lang w:val="es-MX"/>
        </w:rPr>
        <w:t>Sanambiente</w:t>
      </w:r>
      <w:proofErr w:type="spellEnd"/>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81" w:name="_Toc43362963"/>
      <w:r w:rsidRPr="007004AD">
        <w:rPr>
          <w:rStyle w:val="Ttulo3Car"/>
          <w:b/>
        </w:rPr>
        <w:t xml:space="preserve">Metodología </w:t>
      </w:r>
      <w:proofErr w:type="spellStart"/>
      <w:r w:rsidR="00D41CEE" w:rsidRPr="007004AD">
        <w:rPr>
          <w:rStyle w:val="Ttulo3Car"/>
          <w:b/>
        </w:rPr>
        <w:t>I</w:t>
      </w:r>
      <w:r w:rsidR="00550816" w:rsidRPr="007004AD">
        <w:rPr>
          <w:rStyle w:val="Ttulo3Car"/>
          <w:b/>
        </w:rPr>
        <w:t>conix</w:t>
      </w:r>
      <w:proofErr w:type="spellEnd"/>
      <w:r w:rsidR="00B13319" w:rsidRPr="007004AD">
        <w:rPr>
          <w:rStyle w:val="Ttulo3Car"/>
          <w:b/>
        </w:rPr>
        <w:t>.</w:t>
      </w:r>
      <w:bookmarkEnd w:id="81"/>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 xml:space="preserve">diseño se basa en </w:t>
      </w:r>
      <w:proofErr w:type="spellStart"/>
      <w:r w:rsidR="00A74BEE">
        <w:t>UML</w:t>
      </w:r>
      <w:proofErr w:type="spellEnd"/>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 xml:space="preserve">Se dice que </w:t>
      </w:r>
      <w:proofErr w:type="spellStart"/>
      <w:r w:rsidR="002826F4">
        <w:t>ICONIX</w:t>
      </w:r>
      <w:proofErr w:type="spellEnd"/>
      <w:r w:rsidR="002826F4">
        <w:t xml:space="preserve"> se encuentra entre la complejidad de </w:t>
      </w:r>
      <w:proofErr w:type="spellStart"/>
      <w:r w:rsidR="002826F4">
        <w:t>RUP</w:t>
      </w:r>
      <w:proofErr w:type="spellEnd"/>
      <w:r w:rsidR="002826F4">
        <w:t xml:space="preserve">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 xml:space="preserve">La esencia de </w:t>
      </w:r>
      <w:proofErr w:type="spellStart"/>
      <w:r>
        <w:t>ICONIX</w:t>
      </w:r>
      <w:proofErr w:type="spellEnd"/>
      <w:r>
        <w:t xml:space="preserve"> es</w:t>
      </w:r>
      <w:r w:rsidR="00D01194">
        <w:t xml:space="preserve">tá en que un </w:t>
      </w:r>
      <w:r w:rsidR="00032469">
        <w:t xml:space="preserve">80% de los casos pueden ser resueltos tan solo con un uso del 20% del </w:t>
      </w:r>
      <w:proofErr w:type="spellStart"/>
      <w:r w:rsidR="00032469">
        <w:t>UML</w:t>
      </w:r>
      <w:proofErr w:type="spellEnd"/>
      <w:r w:rsidR="00032469">
        <w:t>,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w:t>
      </w:r>
      <w:proofErr w:type="spellStart"/>
      <w:r>
        <w:t>ICONIX</w:t>
      </w:r>
      <w:proofErr w:type="spellEnd"/>
      <w:r>
        <w:t xml:space="preserve">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w:t>
      </w:r>
      <w:proofErr w:type="spellStart"/>
      <w:r w:rsidR="00B00A13">
        <w:t>ICONIX</w:t>
      </w:r>
      <w:proofErr w:type="spellEnd"/>
      <w:r w:rsidR="00B00A13">
        <w:t xml:space="preserve">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82" w:name="_Toc43362902"/>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xml:space="preserve">. Procesos de </w:t>
      </w:r>
      <w:proofErr w:type="spellStart"/>
      <w:r w:rsidRPr="000239C4">
        <w:rPr>
          <w:i w:val="0"/>
          <w:iCs w:val="0"/>
          <w:color w:val="auto"/>
          <w:sz w:val="24"/>
          <w:szCs w:val="24"/>
        </w:rPr>
        <w:t>ICONIX</w:t>
      </w:r>
      <w:proofErr w:type="spellEnd"/>
      <w:r w:rsidRPr="000239C4">
        <w:rPr>
          <w:i w:val="0"/>
          <w:iCs w:val="0"/>
          <w:color w:val="auto"/>
          <w:sz w:val="24"/>
          <w:szCs w:val="24"/>
        </w:rPr>
        <w:t>.</w:t>
      </w:r>
      <w:bookmarkEnd w:id="82"/>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proofErr w:type="spellStart"/>
      <w:r w:rsidRPr="000239C4">
        <w:rPr>
          <w:i/>
          <w:iCs/>
          <w:sz w:val="20"/>
          <w:szCs w:val="20"/>
          <w:lang w:val="en-US"/>
        </w:rPr>
        <w:t>Nota</w:t>
      </w:r>
      <w:proofErr w:type="spellEnd"/>
      <w:r w:rsidRPr="000239C4">
        <w:rPr>
          <w:i/>
          <w:iCs/>
          <w:sz w:val="20"/>
          <w:szCs w:val="20"/>
          <w:lang w:val="en-US"/>
        </w:rPr>
        <w:t xml:space="preserve">: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p.45</w:t>
      </w:r>
      <w:proofErr w:type="spellEnd"/>
      <w:r w:rsidRPr="000239C4">
        <w:rPr>
          <w:rFonts w:eastAsia="Times New Roman" w:cs="Times New Roman"/>
          <w:sz w:val="20"/>
          <w:szCs w:val="20"/>
          <w:lang w:eastAsia="es-CO"/>
        </w:rPr>
        <w:t>.</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proofErr w:type="spellStart"/>
      <w:r>
        <w:t>ICONIX</w:t>
      </w:r>
      <w:proofErr w:type="spellEnd"/>
      <w:r>
        <w:t xml:space="preserve"> se originó </w:t>
      </w:r>
      <w:r w:rsidR="0045640A">
        <w:t>años</w:t>
      </w:r>
      <w:r>
        <w:t xml:space="preserve"> antes de</w:t>
      </w:r>
      <w:r w:rsidR="00E76FE3">
        <w:t xml:space="preserve"> </w:t>
      </w:r>
      <w:proofErr w:type="spellStart"/>
      <w:r>
        <w:t>UML</w:t>
      </w:r>
      <w:proofErr w:type="spellEnd"/>
      <w:r>
        <w:t xml:space="preserve"> y el proceso unificado</w:t>
      </w:r>
      <w:r w:rsidR="0045640A">
        <w:t>,</w:t>
      </w:r>
      <w:r>
        <w:t xml:space="preserve"> como una </w:t>
      </w:r>
      <w:r w:rsidR="00C01F5C">
        <w:t>agrupación que cuenta con las</w:t>
      </w:r>
      <w:r>
        <w:t xml:space="preserve"> mejores técnicas de las metodologías originales que formaron </w:t>
      </w:r>
      <w:proofErr w:type="spellStart"/>
      <w:r>
        <w:t>UML</w:t>
      </w:r>
      <w:proofErr w:type="spellEnd"/>
      <w:r>
        <w:t>: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proofErr w:type="spellStart"/>
      <w:r w:rsidR="00550816">
        <w:rPr>
          <w:b/>
          <w:bCs/>
        </w:rPr>
        <w:t>Iconix</w:t>
      </w:r>
      <w:proofErr w:type="spellEnd"/>
    </w:p>
    <w:p w14:paraId="12868651" w14:textId="04249164" w:rsidR="008313F4" w:rsidRDefault="008313F4" w:rsidP="009C133B">
      <w:pPr>
        <w:pStyle w:val="Prrafodelista"/>
        <w:ind w:left="357"/>
      </w:pPr>
      <w:r>
        <w:t xml:space="preserve">Como se mencionaba con anterioridad, </w:t>
      </w:r>
      <w:proofErr w:type="spellStart"/>
      <w:r>
        <w:t>ICONIX</w:t>
      </w:r>
      <w:proofErr w:type="spellEnd"/>
      <w:r>
        <w:t xml:space="preserve"> basa su análisis y diseño en </w:t>
      </w:r>
      <w:proofErr w:type="spellStart"/>
      <w:r>
        <w:t>UML</w:t>
      </w:r>
      <w:proofErr w:type="spellEnd"/>
      <w:r>
        <w:t xml:space="preserve">,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w:t>
      </w:r>
      <w:proofErr w:type="spellStart"/>
      <w:r w:rsidR="00CA4F6C">
        <w:t>ICONIX</w:t>
      </w:r>
      <w:proofErr w:type="spellEnd"/>
      <w:r w:rsidR="00CA4F6C">
        <w:t xml:space="preserve">.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 xml:space="preserve">Características de </w:t>
      </w:r>
      <w:proofErr w:type="spellStart"/>
      <w:r w:rsidRPr="00B062ED">
        <w:rPr>
          <w:b/>
          <w:bCs/>
        </w:rPr>
        <w:t>I</w:t>
      </w:r>
      <w:r w:rsidR="00550816">
        <w:rPr>
          <w:b/>
          <w:bCs/>
        </w:rPr>
        <w:t>conix</w:t>
      </w:r>
      <w:proofErr w:type="spellEnd"/>
      <w:r w:rsidRPr="00B062ED">
        <w:rPr>
          <w:b/>
          <w:bCs/>
        </w:rPr>
        <w:t>:</w:t>
      </w:r>
    </w:p>
    <w:p w14:paraId="4FD70F41" w14:textId="77777777" w:rsidR="004C1410" w:rsidRDefault="00740D7C" w:rsidP="004C1410">
      <w:r>
        <w:t xml:space="preserve">Se destacan tres características fundamentales de </w:t>
      </w:r>
      <w:proofErr w:type="spellStart"/>
      <w:r>
        <w:t>ICONIX</w:t>
      </w:r>
      <w:proofErr w:type="spellEnd"/>
      <w:r>
        <w:t>:</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 xml:space="preserve">Aerodinámica del </w:t>
      </w:r>
      <w:proofErr w:type="spellStart"/>
      <w:r w:rsidRPr="00B062ED">
        <w:rPr>
          <w:b/>
          <w:bCs/>
        </w:rPr>
        <w:t>UML</w:t>
      </w:r>
      <w:proofErr w:type="spellEnd"/>
      <w:r w:rsidRPr="00B062ED">
        <w:rPr>
          <w:b/>
          <w:bCs/>
        </w:rPr>
        <w:t>:</w:t>
      </w:r>
      <w:r w:rsidR="004F7004">
        <w:t xml:space="preserve"> </w:t>
      </w:r>
      <w:r w:rsidR="00DA1F4A">
        <w:t xml:space="preserve">ofrece un uso flexible del </w:t>
      </w:r>
      <w:proofErr w:type="spellStart"/>
      <w:r w:rsidR="00DA1F4A">
        <w:t>UML</w:t>
      </w:r>
      <w:proofErr w:type="spellEnd"/>
      <w:r w:rsidR="00DA1F4A">
        <w:t>,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w:t>
      </w:r>
      <w:proofErr w:type="spellStart"/>
      <w:r>
        <w:t>ICONIX</w:t>
      </w:r>
      <w:proofErr w:type="spellEnd"/>
      <w:r>
        <w:t xml:space="preserve">.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83" w:name="_Toc43362964"/>
      <w:r w:rsidRPr="001F14B9">
        <w:t>Reconocimiento de las tecnologías utilizadas por los equipos de trabajo</w:t>
      </w:r>
      <w:bookmarkEnd w:id="83"/>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w:t>
      </w:r>
      <w:proofErr w:type="spellStart"/>
      <w:r>
        <w:t>Sanambiente</w:t>
      </w:r>
      <w:proofErr w:type="spellEnd"/>
      <w:r>
        <w:t>.</w:t>
      </w:r>
    </w:p>
    <w:p w14:paraId="09FDEB7B" w14:textId="2A139D6A" w:rsidR="0022225C" w:rsidRDefault="005058DA" w:rsidP="00C81FB9">
      <w:pPr>
        <w:pStyle w:val="Ttulo4"/>
        <w:ind w:left="284"/>
      </w:pPr>
      <w:bookmarkStart w:id="84" w:name="_Toc43362965"/>
      <w:r>
        <w:t>4.3.</w:t>
      </w:r>
      <w:r w:rsidR="00EC2C6B">
        <w:t>6</w:t>
      </w:r>
      <w:r>
        <w:t xml:space="preserve">.1 </w:t>
      </w:r>
      <w:r w:rsidR="00183FA8">
        <w:t>Angular Framework</w:t>
      </w:r>
      <w:bookmarkEnd w:id="84"/>
    </w:p>
    <w:p w14:paraId="4F3F3D7F" w14:textId="1C27E41A" w:rsidR="00183FA8" w:rsidRDefault="00183FA8" w:rsidP="00183FA8">
      <w:r>
        <w:t xml:space="preserve">El objetivo principal de este </w:t>
      </w:r>
      <w:proofErr w:type="spellStart"/>
      <w:r>
        <w:t>framework</w:t>
      </w:r>
      <w:proofErr w:type="spellEnd"/>
      <w:r>
        <w:t xml:space="preserve"> es facilitar la creación de aplicaciones cliente en HTML y </w:t>
      </w:r>
      <w:r w:rsidR="00B43BAC">
        <w:t xml:space="preserve">JavaScript o en el lenguaje </w:t>
      </w:r>
      <w:proofErr w:type="spellStart"/>
      <w:r w:rsidR="00B43BAC">
        <w:t>TypeScript</w:t>
      </w:r>
      <w:proofErr w:type="spellEnd"/>
      <w:r w:rsidR="00B43BAC">
        <w:t xml:space="preserve">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85" w:name="_Toc43362966"/>
      <w:r>
        <w:t>4.3.</w:t>
      </w:r>
      <w:r w:rsidR="00EC2C6B">
        <w:t>6</w:t>
      </w:r>
      <w:r>
        <w:t xml:space="preserve">.2 </w:t>
      </w:r>
      <w:r w:rsidR="009C5CBA">
        <w:t>JavaScript</w:t>
      </w:r>
      <w:bookmarkEnd w:id="85"/>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86" w:name="_Toc43362967"/>
      <w:r>
        <w:t>4.3.</w:t>
      </w:r>
      <w:r w:rsidR="00EC2C6B">
        <w:t>6</w:t>
      </w:r>
      <w:r>
        <w:t xml:space="preserve">.3 </w:t>
      </w:r>
      <w:proofErr w:type="spellStart"/>
      <w:r w:rsidR="0053788D">
        <w:t>TypeScript</w:t>
      </w:r>
      <w:bookmarkEnd w:id="86"/>
      <w:proofErr w:type="spellEnd"/>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87" w:name="_Toc43362968"/>
      <w:r>
        <w:lastRenderedPageBreak/>
        <w:t>4.3.</w:t>
      </w:r>
      <w:r w:rsidR="00EC2C6B">
        <w:t>6</w:t>
      </w:r>
      <w:r>
        <w:t xml:space="preserve">.4 </w:t>
      </w:r>
      <w:r w:rsidR="0053788D">
        <w:t>PostgreSQL</w:t>
      </w:r>
      <w:bookmarkEnd w:id="87"/>
    </w:p>
    <w:p w14:paraId="3142DB9F" w14:textId="3B6C518B"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 xml:space="preserve">(Mina </w:t>
      </w:r>
      <w:proofErr w:type="spellStart"/>
      <w:r w:rsidRPr="0053788D">
        <w:rPr>
          <w:rFonts w:cs="Times New Roman"/>
        </w:rPr>
        <w:t>Posu</w:t>
      </w:r>
      <w:proofErr w:type="spellEnd"/>
      <w:r w:rsidRPr="0053788D">
        <w:rPr>
          <w:rFonts w:cs="Times New Roman"/>
        </w:rPr>
        <w:t xml:space="preserve">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88" w:name="_Toc43362969"/>
      <w:r>
        <w:t>4.3.</w:t>
      </w:r>
      <w:r w:rsidR="00EC2C6B">
        <w:t>6</w:t>
      </w:r>
      <w:r>
        <w:t xml:space="preserve">.5 </w:t>
      </w:r>
      <w:proofErr w:type="spellStart"/>
      <w:r w:rsidR="00DC50C2">
        <w:t>NodeJS</w:t>
      </w:r>
      <w:bookmarkEnd w:id="88"/>
      <w:proofErr w:type="spellEnd"/>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89" w:name="_Toc43362970"/>
      <w:r>
        <w:t>4.3.</w:t>
      </w:r>
      <w:r w:rsidR="00EC2C6B">
        <w:t>6</w:t>
      </w:r>
      <w:r>
        <w:t xml:space="preserve">.6 </w:t>
      </w:r>
      <w:r w:rsidR="00835AE4">
        <w:t>GitHub</w:t>
      </w:r>
      <w:bookmarkEnd w:id="89"/>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90" w:name="_Toc43362971"/>
      <w:r>
        <w:t>4.3.</w:t>
      </w:r>
      <w:r w:rsidR="00EC2C6B">
        <w:t>6</w:t>
      </w:r>
      <w:r>
        <w:t xml:space="preserve">.7 </w:t>
      </w:r>
      <w:r w:rsidR="00233FB2">
        <w:t>GitHub Desktop</w:t>
      </w:r>
      <w:bookmarkEnd w:id="90"/>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91" w:name="_Toc43362972"/>
      <w:r>
        <w:t>4.3.</w:t>
      </w:r>
      <w:r w:rsidR="00EC2C6B">
        <w:t>6</w:t>
      </w:r>
      <w:r>
        <w:t xml:space="preserve">.8 </w:t>
      </w:r>
      <w:r w:rsidR="005B00B2">
        <w:t xml:space="preserve">Visual Studio </w:t>
      </w:r>
      <w:proofErr w:type="spellStart"/>
      <w:r w:rsidR="005B00B2">
        <w:t>Code</w:t>
      </w:r>
      <w:bookmarkEnd w:id="91"/>
      <w:proofErr w:type="spellEnd"/>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92" w:name="_Toc43362973"/>
      <w:r>
        <w:lastRenderedPageBreak/>
        <w:t>4.3.</w:t>
      </w:r>
      <w:r w:rsidR="00EC2C6B">
        <w:t>6</w:t>
      </w:r>
      <w:r>
        <w:t xml:space="preserve">.9 </w:t>
      </w:r>
      <w:proofErr w:type="spellStart"/>
      <w:r w:rsidR="00B11BAE">
        <w:t>Jest</w:t>
      </w:r>
      <w:bookmarkEnd w:id="92"/>
      <w:proofErr w:type="spellEnd"/>
    </w:p>
    <w:p w14:paraId="15C21494" w14:textId="713D8D57"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w:t>
      </w:r>
      <w:proofErr w:type="spellStart"/>
      <w:r>
        <w:t>TypeScript</w:t>
      </w:r>
      <w:proofErr w:type="spellEnd"/>
      <w:r>
        <w:t xml:space="preserve">, </w:t>
      </w:r>
      <w:proofErr w:type="spellStart"/>
      <w:r>
        <w:t>Vue</w:t>
      </w:r>
      <w:proofErr w:type="spellEnd"/>
      <w:r>
        <w:t>,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93" w:name="_Toc43362974"/>
      <w:r>
        <w:t>4.3.</w:t>
      </w:r>
      <w:r w:rsidR="00EC2C6B">
        <w:t>6</w:t>
      </w:r>
      <w:r>
        <w:t xml:space="preserve">.10 </w:t>
      </w:r>
      <w:proofErr w:type="spellStart"/>
      <w:r w:rsidR="00B11BAE">
        <w:t>Jmeter</w:t>
      </w:r>
      <w:bookmarkEnd w:id="93"/>
      <w:proofErr w:type="spellEnd"/>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94" w:name="_Toc43362975"/>
      <w:r>
        <w:t>Marco legal</w:t>
      </w:r>
      <w:bookmarkEnd w:id="94"/>
    </w:p>
    <w:p w14:paraId="39653E38" w14:textId="08E1296C" w:rsidR="008555C1" w:rsidRDefault="00D17BB1" w:rsidP="00C7692B">
      <w:r>
        <w:t xml:space="preserve">Todas las actividades propuestas y desarrolladas dentro del proyecto quedan inmersas dentro del acuerdo de cooperación interinstitucional realizado entre la empresa </w:t>
      </w:r>
      <w:proofErr w:type="spellStart"/>
      <w:r>
        <w:t>Sanambiente</w:t>
      </w:r>
      <w:proofErr w:type="spellEnd"/>
      <w:r>
        <w:t xml:space="preserv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95" w:name="_Toc43362976"/>
      <w:r>
        <w:lastRenderedPageBreak/>
        <w:t>Resultados</w:t>
      </w:r>
      <w:bookmarkEnd w:id="95"/>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w:t>
      </w:r>
      <w:proofErr w:type="spellStart"/>
      <w:r w:rsidR="0018685D">
        <w:t>Sanambiente</w:t>
      </w:r>
      <w:proofErr w:type="spellEnd"/>
      <w:r w:rsidR="0018685D">
        <w:t xml:space="preserv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w:t>
      </w:r>
      <w:proofErr w:type="spellStart"/>
      <w:r>
        <w:t>Sanambiente</w:t>
      </w:r>
      <w:proofErr w:type="spellEnd"/>
      <w:r>
        <w:t xml:space="preserv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 xml:space="preserve">se decidió seguir las fases de la metodología </w:t>
      </w:r>
      <w:proofErr w:type="spellStart"/>
      <w:r w:rsidR="001835B2">
        <w:rPr>
          <w:rFonts w:cs="Times New Roman"/>
          <w:szCs w:val="24"/>
          <w:lang w:val="es-MX"/>
        </w:rPr>
        <w:t>Iconix</w:t>
      </w:r>
      <w:proofErr w:type="spellEnd"/>
      <w:r w:rsidR="001835B2">
        <w:rPr>
          <w:rFonts w:cs="Times New Roman"/>
          <w:szCs w:val="24"/>
          <w:lang w:val="es-MX"/>
        </w:rPr>
        <w:t>, dado que proporcionaba mediante estas, los elementos necesarios para la implementación del software de acuerdo a las características y necesidades propias de la empresa</w:t>
      </w:r>
      <w:r w:rsidR="007B1B5C">
        <w:rPr>
          <w:rFonts w:cs="Times New Roman"/>
          <w:szCs w:val="24"/>
          <w:lang w:val="es-MX"/>
        </w:rPr>
        <w:t xml:space="preserve"> </w:t>
      </w:r>
      <w:proofErr w:type="spellStart"/>
      <w:r w:rsidR="007B1B5C">
        <w:rPr>
          <w:rFonts w:cs="Times New Roman"/>
          <w:szCs w:val="24"/>
          <w:lang w:val="es-MX"/>
        </w:rPr>
        <w:t>Sanambiente</w:t>
      </w:r>
      <w:proofErr w:type="spellEnd"/>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0DD9378A"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del w:id="96" w:author="TANIA ISADORA MORA PEDREROS" w:date="2020-07-29T15:26:00Z">
        <w:r w:rsidR="00A9543F" w:rsidDel="00852C68">
          <w:rPr>
            <w:color w:val="000000"/>
          </w:rPr>
          <w:delText>de acuerdo</w:delText>
        </w:r>
        <w:r w:rsidR="00EA4291" w:rsidDel="00852C68">
          <w:rPr>
            <w:color w:val="000000"/>
          </w:rPr>
          <w:delText xml:space="preserve"> al</w:delText>
        </w:r>
      </w:del>
      <w:ins w:id="97" w:author="TANIA ISADORA MORA PEDREROS" w:date="2020-07-29T15:26:00Z">
        <w:r w:rsidR="00852C68">
          <w:rPr>
            <w:color w:val="000000"/>
          </w:rPr>
          <w:t>de acuerdo con el</w:t>
        </w:r>
      </w:ins>
      <w:r w:rsidR="00EA4291">
        <w:rPr>
          <w:color w:val="000000"/>
        </w:rPr>
        <w:t xml:space="preserve"> </w:t>
      </w:r>
      <w:r w:rsidR="00C54AE4">
        <w:rPr>
          <w:color w:val="000000"/>
        </w:rPr>
        <w:t xml:space="preserve">contexto del proyecto de </w:t>
      </w:r>
      <w:r w:rsidR="00EA4291">
        <w:rPr>
          <w:color w:val="000000"/>
        </w:rPr>
        <w:t xml:space="preserve">la empresa </w:t>
      </w:r>
      <w:proofErr w:type="spellStart"/>
      <w:r w:rsidR="00C54AE4">
        <w:rPr>
          <w:color w:val="000000"/>
        </w:rPr>
        <w:t>Sanambient</w:t>
      </w:r>
      <w:r w:rsidR="00A4334E">
        <w:rPr>
          <w:color w:val="000000"/>
        </w:rPr>
        <w:t>e</w:t>
      </w:r>
      <w:proofErr w:type="spellEnd"/>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98" w:name="_Toc43362903"/>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98"/>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8">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 xml:space="preserve">Adecuación de la norma ISO/IEC 29110 e IEEE 829 para la gestión de proyectos de desarrollo con metodología </w:t>
      </w:r>
      <w:proofErr w:type="spellStart"/>
      <w:r w:rsidR="00582458" w:rsidRPr="00582458">
        <w:rPr>
          <w:rFonts w:cs="Times New Roman"/>
          <w:i/>
          <w:iCs/>
          <w:sz w:val="20"/>
          <w:szCs w:val="18"/>
        </w:rPr>
        <w:t>Iconix</w:t>
      </w:r>
      <w:proofErr w:type="spellEnd"/>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 xml:space="preserve">La metodología </w:t>
      </w:r>
      <w:proofErr w:type="spellStart"/>
      <w:r>
        <w:t>Iconix</w:t>
      </w:r>
      <w:proofErr w:type="spellEnd"/>
      <w:r>
        <w:t xml:space="preserve">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w:t>
      </w:r>
      <w:proofErr w:type="spellStart"/>
      <w:r w:rsidR="003D7C4E">
        <w:t>Sanambiente</w:t>
      </w:r>
      <w:proofErr w:type="spellEnd"/>
      <w:r w:rsidR="00972CA1">
        <w:t>.</w:t>
      </w:r>
    </w:p>
    <w:p w14:paraId="7201C032" w14:textId="228E78D5" w:rsidR="00ED5A34" w:rsidRDefault="00ED5A34" w:rsidP="00A53A08">
      <w:pPr>
        <w:pStyle w:val="Ttulo2"/>
      </w:pPr>
      <w:bookmarkStart w:id="99" w:name="_Toc43362977"/>
      <w:r>
        <w:t>Fase 1: Planificación del proyecto</w:t>
      </w:r>
      <w:bookmarkEnd w:id="99"/>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w:t>
      </w:r>
      <w:proofErr w:type="spellStart"/>
      <w:r w:rsidR="00750A7E">
        <w:t>Iconix</w:t>
      </w:r>
      <w:proofErr w:type="spellEnd"/>
      <w:r w:rsidR="00750A7E">
        <w:t xml:space="preserve">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100" w:name="_Toc43362978"/>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100"/>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w:t>
      </w:r>
      <w:proofErr w:type="spellStart"/>
      <w:r w:rsidR="00C3279D" w:rsidRPr="005D3149">
        <w:t>Sanambiente</w:t>
      </w:r>
      <w:proofErr w:type="spellEnd"/>
      <w:r w:rsidR="00C3279D" w:rsidRPr="005D3149">
        <w:t xml:space="preserv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w:t>
      </w:r>
      <w:proofErr w:type="spellStart"/>
      <w:r>
        <w:rPr>
          <w:rFonts w:eastAsia="Times New Roman" w:cs="Times New Roman"/>
          <w:b/>
          <w:szCs w:val="24"/>
        </w:rPr>
        <w:t>Sanambiente</w:t>
      </w:r>
      <w:proofErr w:type="spellEnd"/>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 xml:space="preserve">Se elaborará un sistema que va a permitir transferir y comunicar los datos ambientales de la empresa </w:t>
      </w:r>
      <w:proofErr w:type="spellStart"/>
      <w:r>
        <w:rPr>
          <w:rFonts w:eastAsia="Times New Roman" w:cs="Times New Roman"/>
          <w:szCs w:val="24"/>
        </w:rPr>
        <w:t>Sanambiente</w:t>
      </w:r>
      <w:proofErr w:type="spellEnd"/>
      <w:r>
        <w:rPr>
          <w:rFonts w:eastAsia="Times New Roman" w:cs="Times New Roman"/>
          <w:szCs w:val="24"/>
        </w:rPr>
        <w:t>.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el enlace y transferencia de datos de los </w:t>
      </w:r>
      <w:proofErr w:type="spellStart"/>
      <w:r w:rsidRPr="00C81756">
        <w:rPr>
          <w:rFonts w:eastAsia="Times New Roman" w:cs="Times New Roman"/>
          <w:szCs w:val="24"/>
        </w:rPr>
        <w:t>datalogger</w:t>
      </w:r>
      <w:proofErr w:type="spellEnd"/>
      <w:r w:rsidRPr="00C81756">
        <w:rPr>
          <w:rFonts w:eastAsia="Times New Roman" w:cs="Times New Roman"/>
          <w:szCs w:val="24"/>
        </w:rPr>
        <w:t xml:space="preserve">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101"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101"/>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 xml:space="preserve">Establecer un marco de trabajo siguiendo los lineamientos dados por la ISO 29110 utilizando como caso de estudio la integración de procesos del proyecto de la empresa </w:t>
      </w:r>
      <w:proofErr w:type="spellStart"/>
      <w:r>
        <w:rPr>
          <w:rFonts w:eastAsia="Times New Roman" w:cs="Times New Roman"/>
          <w:szCs w:val="24"/>
        </w:rPr>
        <w:t>Sanambiente</w:t>
      </w:r>
      <w:proofErr w:type="spellEnd"/>
      <w:r>
        <w:rPr>
          <w:rFonts w:eastAsia="Times New Roman" w:cs="Times New Roman"/>
          <w:szCs w:val="24"/>
        </w:rPr>
        <w:t>.</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w:t>
      </w:r>
      <w:proofErr w:type="spellStart"/>
      <w:r w:rsidRPr="00D86711">
        <w:rPr>
          <w:rFonts w:cs="Times New Roman"/>
          <w:szCs w:val="24"/>
        </w:rPr>
        <w:t>datalogger</w:t>
      </w:r>
      <w:proofErr w:type="spellEnd"/>
      <w:r w:rsidRPr="00D86711">
        <w:rPr>
          <w:rFonts w:cs="Times New Roman"/>
          <w:szCs w:val="24"/>
        </w:rPr>
        <w:t xml:space="preserve"> de la empresa </w:t>
      </w:r>
      <w:proofErr w:type="spellStart"/>
      <w:r>
        <w:rPr>
          <w:rFonts w:cs="Times New Roman"/>
          <w:szCs w:val="24"/>
        </w:rPr>
        <w:t>Sanambiente</w:t>
      </w:r>
      <w:proofErr w:type="spellEnd"/>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 xml:space="preserve">Aplicar un modelo de calidad al módulo de comunicación de información del sistema de gestión de datos ambientales de la empresa </w:t>
      </w:r>
      <w:proofErr w:type="spellStart"/>
      <w:r>
        <w:rPr>
          <w:rFonts w:eastAsia="Times New Roman" w:cs="Times New Roman"/>
          <w:szCs w:val="24"/>
        </w:rPr>
        <w:t>Sanambiente</w:t>
      </w:r>
      <w:proofErr w:type="spellEnd"/>
      <w:r>
        <w:rPr>
          <w:rFonts w:eastAsia="Times New Roman" w:cs="Times New Roman"/>
          <w:szCs w:val="24"/>
        </w:rPr>
        <w:t xml:space="preserv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 xml:space="preserve">Los entregables que se darán al cliente por parte del equipo de desarrollo están basados en los establecidos por la metodología </w:t>
      </w:r>
      <w:proofErr w:type="spellStart"/>
      <w:r>
        <w:rPr>
          <w:rFonts w:eastAsia="Times New Roman" w:cs="Times New Roman"/>
          <w:szCs w:val="24"/>
        </w:rPr>
        <w:t>ICONIX</w:t>
      </w:r>
      <w:proofErr w:type="spellEnd"/>
      <w:r>
        <w:rPr>
          <w:rFonts w:eastAsia="Times New Roman" w:cs="Times New Roman"/>
          <w:szCs w:val="24"/>
        </w:rPr>
        <w:t>.</w:t>
      </w:r>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EC7CA5" w14:paraId="3D244583" w14:textId="77777777" w:rsidTr="00D47333">
        <w:tc>
          <w:tcPr>
            <w:tcW w:w="2254" w:type="dxa"/>
          </w:tcPr>
          <w:p w14:paraId="5439CABB" w14:textId="77777777" w:rsidR="00EC7CA5" w:rsidRDefault="00EC7CA5" w:rsidP="00843A74">
            <w:pPr>
              <w:ind w:firstLine="0"/>
              <w:jc w:val="center"/>
              <w:rPr>
                <w:rFonts w:eastAsia="Times New Roman" w:cs="Times New Roman"/>
                <w:szCs w:val="24"/>
              </w:rPr>
            </w:pPr>
          </w:p>
          <w:p w14:paraId="4823428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EC7CA5" w:rsidRPr="00986AA8" w:rsidRDefault="00EC7CA5" w:rsidP="00843A74">
            <w:pPr>
              <w:ind w:firstLine="0"/>
              <w:rPr>
                <w:rFonts w:eastAsia="Times New Roman" w:cs="Times New Roman"/>
                <w:szCs w:val="24"/>
              </w:rPr>
            </w:pPr>
          </w:p>
          <w:p w14:paraId="42444E7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EC7CA5" w:rsidRPr="00986AA8" w:rsidRDefault="00EC7CA5" w:rsidP="00843A74">
            <w:pPr>
              <w:ind w:left="-20" w:firstLine="0"/>
              <w:jc w:val="center"/>
              <w:rPr>
                <w:rFonts w:eastAsia="Times New Roman" w:cs="Times New Roman"/>
                <w:szCs w:val="24"/>
              </w:rPr>
            </w:pPr>
          </w:p>
          <w:p w14:paraId="1B380410"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4F0095D4"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Realizar pruebas unitarias.</w:t>
            </w:r>
          </w:p>
          <w:p w14:paraId="6480D2CF" w14:textId="77777777" w:rsidR="00EC7CA5" w:rsidRDefault="00EC7CA5" w:rsidP="00843A74">
            <w:pPr>
              <w:ind w:firstLine="0"/>
              <w:jc w:val="center"/>
              <w:rPr>
                <w:rFonts w:eastAsia="Times New Roman" w:cs="Times New Roman"/>
                <w:szCs w:val="24"/>
              </w:rPr>
            </w:pPr>
          </w:p>
        </w:tc>
      </w:tr>
      <w:tr w:rsidR="00EC7CA5" w14:paraId="0C1A2ED7" w14:textId="77777777" w:rsidTr="00D47333">
        <w:tc>
          <w:tcPr>
            <w:tcW w:w="2254" w:type="dxa"/>
          </w:tcPr>
          <w:p w14:paraId="338B8529" w14:textId="77777777" w:rsidR="00EC7CA5" w:rsidRPr="00986AA8" w:rsidRDefault="00EC7CA5" w:rsidP="00843A74">
            <w:pPr>
              <w:ind w:firstLine="0"/>
              <w:rPr>
                <w:rFonts w:eastAsia="Times New Roman" w:cs="Times New Roman"/>
                <w:szCs w:val="24"/>
              </w:rPr>
            </w:pPr>
          </w:p>
          <w:p w14:paraId="0A80562E"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76E5D8" w14:textId="77777777" w:rsidR="00EC7CA5" w:rsidRPr="00986AA8" w:rsidRDefault="00EC7CA5" w:rsidP="00843A74">
            <w:pPr>
              <w:ind w:firstLine="0"/>
              <w:rPr>
                <w:rFonts w:eastAsia="Times New Roman" w:cs="Times New Roman"/>
                <w:szCs w:val="24"/>
              </w:rPr>
            </w:pPr>
          </w:p>
          <w:p w14:paraId="045C8616"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w:t>
            </w:r>
          </w:p>
        </w:tc>
        <w:tc>
          <w:tcPr>
            <w:tcW w:w="2255" w:type="dxa"/>
          </w:tcPr>
          <w:p w14:paraId="6C909BC8" w14:textId="77777777" w:rsidR="00EC7CA5" w:rsidRDefault="00EC7CA5" w:rsidP="00843A74">
            <w:pPr>
              <w:ind w:firstLine="0"/>
              <w:jc w:val="center"/>
              <w:rPr>
                <w:rFonts w:eastAsia="Times New Roman" w:cs="Times New Roman"/>
                <w:szCs w:val="24"/>
              </w:rPr>
            </w:pPr>
          </w:p>
          <w:p w14:paraId="02B544CA"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7F1CBA0B" w14:textId="77777777" w:rsidR="00EC7CA5" w:rsidRDefault="00EC7CA5" w:rsidP="00843A74">
            <w:pPr>
              <w:ind w:left="-20"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511BCF11" w14:textId="77777777" w:rsidR="00EC7CA5" w:rsidRDefault="00EC7CA5"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4C89239F" w14:textId="51B4F6E0" w:rsidR="00EC7CA5" w:rsidRDefault="00EC7CA5" w:rsidP="00EC7CA5">
      <w:pPr>
        <w:rPr>
          <w:rFonts w:eastAsia="Times New Roman" w:cs="Times New Roman"/>
          <w:b/>
          <w:szCs w:val="24"/>
        </w:rPr>
      </w:pPr>
      <w:r>
        <w:rPr>
          <w:rFonts w:eastAsia="Times New Roman" w:cs="Times New Roman"/>
          <w:b/>
          <w:szCs w:val="24"/>
        </w:rPr>
        <w:t>Tareas y su duración estimada</w:t>
      </w:r>
    </w:p>
    <w:p w14:paraId="5B9CE5A5" w14:textId="45A02974" w:rsidR="00EC7CA5" w:rsidRDefault="00EC7CA5" w:rsidP="00F37BDE">
      <w:pPr>
        <w:rPr>
          <w:rFonts w:eastAsia="Times New Roman" w:cs="Times New Roman"/>
          <w:szCs w:val="24"/>
        </w:rPr>
      </w:pPr>
      <w:r>
        <w:rPr>
          <w:rFonts w:eastAsia="Times New Roman" w:cs="Times New Roman"/>
          <w:b/>
          <w:szCs w:val="24"/>
        </w:rPr>
        <w:t>Nota para los entregables del equipo de desarrollo:</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29C45FC1" w14:textId="266FD401" w:rsidR="00EC7CA5" w:rsidRDefault="00EC7CA5" w:rsidP="00EC7CA5">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6D9A291B"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E27E147" w14:textId="77777777"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lastRenderedPageBreak/>
        <w:t>Fase 2:</w:t>
      </w:r>
      <w:r w:rsidRPr="00F37BDE">
        <w:rPr>
          <w:rFonts w:eastAsia="Times New Roman" w:cs="Times New Roman"/>
          <w:szCs w:val="24"/>
        </w:rPr>
        <w:t xml:space="preserve"> Análisis y diseño preliminar.</w:t>
      </w:r>
    </w:p>
    <w:p w14:paraId="1A9D0210" w14:textId="2B250208" w:rsidR="00EC7CA5" w:rsidRPr="00F37BDE"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D47333">
        <w:tc>
          <w:tcPr>
            <w:tcW w:w="562"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D47333">
        <w:tc>
          <w:tcPr>
            <w:tcW w:w="562"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D47333">
        <w:tc>
          <w:tcPr>
            <w:tcW w:w="562"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D47333">
        <w:tc>
          <w:tcPr>
            <w:tcW w:w="562"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77777777" w:rsidR="00EC7CA5" w:rsidRDefault="00EC7CA5" w:rsidP="00EC7CA5">
      <w:pPr>
        <w:spacing w:line="240" w:lineRule="auto"/>
        <w:ind w:firstLine="0"/>
        <w:rPr>
          <w:rFonts w:eastAsia="Times New Roman" w:cs="Times New Roman"/>
          <w:b/>
          <w:szCs w:val="24"/>
        </w:rPr>
      </w:pPr>
    </w:p>
    <w:p w14:paraId="6E6FDCBA" w14:textId="77777777"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D47333">
        <w:tc>
          <w:tcPr>
            <w:tcW w:w="562"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D47333">
        <w:tc>
          <w:tcPr>
            <w:tcW w:w="562"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BFDE342"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6042EE6"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D47333">
        <w:tc>
          <w:tcPr>
            <w:tcW w:w="562"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D47333">
        <w:tc>
          <w:tcPr>
            <w:tcW w:w="562"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5157F6AB" w14:textId="69E44E08"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D47333">
        <w:tc>
          <w:tcPr>
            <w:tcW w:w="562"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D47333">
        <w:tc>
          <w:tcPr>
            <w:tcW w:w="562"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D47333">
        <w:tc>
          <w:tcPr>
            <w:tcW w:w="562"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D47333">
        <w:tc>
          <w:tcPr>
            <w:tcW w:w="562"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77777777" w:rsidR="00EC7CA5" w:rsidRDefault="00EC7CA5" w:rsidP="00EB3FB9">
      <w:pPr>
        <w:spacing w:line="240" w:lineRule="auto"/>
        <w:rPr>
          <w:rFonts w:eastAsia="Times New Roman" w:cs="Times New Roman"/>
          <w:b/>
          <w:szCs w:val="24"/>
        </w:rPr>
      </w:pP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D47333">
        <w:tc>
          <w:tcPr>
            <w:tcW w:w="562"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D47333">
        <w:tc>
          <w:tcPr>
            <w:tcW w:w="562"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D47333">
        <w:tc>
          <w:tcPr>
            <w:tcW w:w="562"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D47333">
        <w:tc>
          <w:tcPr>
            <w:tcW w:w="562"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17D7D6CE" w14:textId="77777777"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D47333">
        <w:tc>
          <w:tcPr>
            <w:tcW w:w="562"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D47333">
        <w:tc>
          <w:tcPr>
            <w:tcW w:w="562"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D47333">
        <w:tc>
          <w:tcPr>
            <w:tcW w:w="562"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lastRenderedPageBreak/>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D47333">
        <w:tc>
          <w:tcPr>
            <w:tcW w:w="562"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1644038D" w14:textId="77777777"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D47333">
        <w:tc>
          <w:tcPr>
            <w:tcW w:w="562"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D47333">
        <w:tc>
          <w:tcPr>
            <w:tcW w:w="562"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D47333">
        <w:tc>
          <w:tcPr>
            <w:tcW w:w="562"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D47333">
        <w:tc>
          <w:tcPr>
            <w:tcW w:w="562"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05A33AD7" w14:textId="5469486F"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D47333">
        <w:tc>
          <w:tcPr>
            <w:tcW w:w="562"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D47333">
        <w:tc>
          <w:tcPr>
            <w:tcW w:w="562"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8D1C8BA"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30E6CE1" w14:textId="77777777" w:rsidR="00EC7CA5" w:rsidRDefault="00EC7CA5" w:rsidP="00D47333">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Refinamiento de acuerdo a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42961081" w14:textId="77777777"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47333">
        <w:tc>
          <w:tcPr>
            <w:tcW w:w="562"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47333">
        <w:tc>
          <w:tcPr>
            <w:tcW w:w="562"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Refinamiento de acuerdo a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5111DF45" w14:textId="77777777"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D47333">
        <w:tc>
          <w:tcPr>
            <w:tcW w:w="562"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D47333">
        <w:tc>
          <w:tcPr>
            <w:tcW w:w="562"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3C03B4E"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0AFD79C"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94F1B31"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Refinamiento de acuerdo a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5799BD90" w14:textId="77777777" w:rsidR="00D47333" w:rsidRDefault="00D47333" w:rsidP="00D47333">
      <w:pPr>
        <w:spacing w:line="240" w:lineRule="auto"/>
        <w:rPr>
          <w:rFonts w:eastAsia="Times New Roman" w:cs="Times New Roman"/>
          <w:b/>
          <w:szCs w:val="24"/>
        </w:rPr>
      </w:pPr>
    </w:p>
    <w:p w14:paraId="60B9A979" w14:textId="77777777"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lastRenderedPageBreak/>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D47333">
        <w:tc>
          <w:tcPr>
            <w:tcW w:w="562"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D47333">
        <w:tc>
          <w:tcPr>
            <w:tcW w:w="562"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Refinamiento de acuerdo a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28458DF9" w14:textId="77777777"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D47333">
        <w:tc>
          <w:tcPr>
            <w:tcW w:w="562"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D47333">
        <w:tc>
          <w:tcPr>
            <w:tcW w:w="562"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Refinamiento de acuerdo a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32C9A964" w14:textId="7777777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D47333">
        <w:tc>
          <w:tcPr>
            <w:tcW w:w="562"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D47333">
        <w:tc>
          <w:tcPr>
            <w:tcW w:w="562"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6AE1E87E" w:rsidR="00EC7CA5" w:rsidRDefault="00EC7CA5" w:rsidP="00525E5E">
            <w:pPr>
              <w:numPr>
                <w:ilvl w:val="0"/>
                <w:numId w:val="80"/>
              </w:numPr>
              <w:jc w:val="left"/>
              <w:rPr>
                <w:rFonts w:eastAsia="Times New Roman" w:cs="Times New Roman"/>
                <w:szCs w:val="24"/>
              </w:rPr>
            </w:pPr>
            <w:r>
              <w:rPr>
                <w:rFonts w:eastAsia="Times New Roman" w:cs="Times New Roman"/>
                <w:szCs w:val="24"/>
              </w:rPr>
              <w:t xml:space="preserve">Refinamiento </w:t>
            </w:r>
            <w:del w:id="102" w:author="TANIA ISADORA MORA PEDREROS" w:date="2020-07-29T15:53:00Z">
              <w:r w:rsidDel="008360D1">
                <w:rPr>
                  <w:rFonts w:eastAsia="Times New Roman" w:cs="Times New Roman"/>
                  <w:szCs w:val="24"/>
                </w:rPr>
                <w:delText>de acuerdo a</w:delText>
              </w:r>
            </w:del>
            <w:ins w:id="103" w:author="TANIA ISADORA MORA PEDREROS" w:date="2020-07-29T15:53:00Z">
              <w:r w:rsidR="008360D1">
                <w:rPr>
                  <w:rFonts w:eastAsia="Times New Roman" w:cs="Times New Roman"/>
                  <w:szCs w:val="24"/>
                </w:rPr>
                <w:t>de acuerdo con</w:t>
              </w:r>
            </w:ins>
            <w:r>
              <w:rPr>
                <w:rFonts w:eastAsia="Times New Roman" w:cs="Times New Roman"/>
                <w:szCs w:val="24"/>
              </w:rPr>
              <w:t xml:space="preserve">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364A2C4E" w14:textId="682926A5"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lastRenderedPageBreak/>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 xml:space="preserve">Nombre </w:t>
      </w:r>
      <w:proofErr w:type="spellStart"/>
      <w:r w:rsidRPr="004D1E6C">
        <w:rPr>
          <w:rFonts w:eastAsia="Times New Roman" w:cs="Times New Roman"/>
          <w:b/>
          <w:szCs w:val="24"/>
          <w:lang w:val="es-MX"/>
        </w:rPr>
        <w:t>CU04</w:t>
      </w:r>
      <w:proofErr w:type="spellEnd"/>
      <w:r w:rsidRPr="004D1E6C">
        <w:rPr>
          <w:rFonts w:eastAsia="Times New Roman" w:cs="Times New Roman"/>
          <w:b/>
          <w:szCs w:val="24"/>
          <w:lang w:val="es-MX"/>
        </w:rPr>
        <w:t>: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 xml:space="preserve">Nombre </w:t>
      </w:r>
      <w:proofErr w:type="spellStart"/>
      <w:r w:rsidRPr="004D1E6C">
        <w:rPr>
          <w:rFonts w:eastAsia="Times New Roman" w:cs="Times New Roman"/>
          <w:b/>
          <w:szCs w:val="24"/>
          <w:lang w:val="es-MX"/>
        </w:rPr>
        <w:t>CU08</w:t>
      </w:r>
      <w:proofErr w:type="spellEnd"/>
      <w:r w:rsidRPr="004D1E6C">
        <w:rPr>
          <w:rFonts w:eastAsia="Times New Roman" w:cs="Times New Roman"/>
          <w:b/>
          <w:szCs w:val="24"/>
          <w:lang w:val="es-MX"/>
        </w:rPr>
        <w:t>: Crear ciudad (tabla parámetro)</w:t>
      </w:r>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D47333">
        <w:trPr>
          <w:gridAfter w:val="1"/>
          <w:wAfter w:w="9" w:type="dxa"/>
          <w:trHeight w:val="167"/>
        </w:trPr>
        <w:tc>
          <w:tcPr>
            <w:tcW w:w="54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D47333">
        <w:trPr>
          <w:gridAfter w:val="1"/>
          <w:wAfter w:w="9" w:type="dxa"/>
          <w:trHeight w:val="324"/>
        </w:trPr>
        <w:tc>
          <w:tcPr>
            <w:tcW w:w="540" w:type="dxa"/>
          </w:tcPr>
          <w:p w14:paraId="49415157" w14:textId="77777777" w:rsidR="00EC7CA5" w:rsidRDefault="00EC7CA5" w:rsidP="00D47333">
            <w:pPr>
              <w:spacing w:line="240" w:lineRule="auto"/>
              <w:rPr>
                <w:rFonts w:eastAsia="Times New Roman" w:cs="Times New Roman"/>
                <w:b/>
                <w:szCs w:val="24"/>
                <w:lang w:val="es-MX"/>
              </w:rPr>
            </w:pPr>
          </w:p>
          <w:p w14:paraId="69DA4188" w14:textId="77777777" w:rsidR="00EC7CA5" w:rsidRDefault="00EC7CA5" w:rsidP="00D47333">
            <w:pPr>
              <w:spacing w:line="240" w:lineRule="auto"/>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25F39024" w14:textId="3C855BB6" w:rsidR="00EC7CA5" w:rsidRDefault="00EC7CA5" w:rsidP="00D47333">
            <w:pPr>
              <w:spacing w:line="240" w:lineRule="auto"/>
              <w:rPr>
                <w:rFonts w:eastAsia="Times New Roman" w:cs="Times New Roman"/>
                <w:b/>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D47333">
        <w:trPr>
          <w:trHeight w:val="624"/>
        </w:trPr>
        <w:tc>
          <w:tcPr>
            <w:tcW w:w="54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D47333">
        <w:trPr>
          <w:trHeight w:val="348"/>
        </w:trPr>
        <w:tc>
          <w:tcPr>
            <w:tcW w:w="54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proofErr w:type="spellStart"/>
            <w:r w:rsidRPr="005D6ED6">
              <w:rPr>
                <w:rFonts w:eastAsia="Times New Roman" w:cs="Times New Roman"/>
                <w:b/>
                <w:bCs/>
                <w:szCs w:val="24"/>
                <w:lang w:val="es-MX"/>
              </w:rPr>
              <w:t>Obj</w:t>
            </w:r>
            <w:proofErr w:type="spellEnd"/>
            <w:r w:rsidRPr="005D6ED6">
              <w:rPr>
                <w:rFonts w:eastAsia="Times New Roman" w:cs="Times New Roman"/>
                <w:b/>
                <w:bCs/>
                <w:szCs w:val="24"/>
                <w:lang w:val="es-MX"/>
              </w:rPr>
              <w:t>:</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D47333">
        <w:trPr>
          <w:trHeight w:val="396"/>
        </w:trPr>
        <w:tc>
          <w:tcPr>
            <w:tcW w:w="54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proofErr w:type="spellStart"/>
            <w:r w:rsidRPr="005D6ED6">
              <w:rPr>
                <w:rFonts w:eastAsia="Times New Roman" w:cs="Times New Roman"/>
                <w:b/>
                <w:bCs/>
                <w:szCs w:val="24"/>
                <w:lang w:val="es-MX"/>
              </w:rPr>
              <w:t>Obj</w:t>
            </w:r>
            <w:proofErr w:type="spellEnd"/>
            <w:r w:rsidRPr="005D6ED6">
              <w:rPr>
                <w:rFonts w:eastAsia="Times New Roman" w:cs="Times New Roman"/>
                <w:b/>
                <w:bCs/>
                <w:szCs w:val="24"/>
                <w:lang w:val="es-MX"/>
              </w:rPr>
              <w:t>:</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403375B4" w14:textId="77777777"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w:t>
      </w:r>
      <w:proofErr w:type="spellStart"/>
      <w:r w:rsidRPr="00D73125">
        <w:rPr>
          <w:rFonts w:eastAsia="Times New Roman" w:cs="Times New Roman"/>
          <w:b/>
          <w:szCs w:val="24"/>
          <w:lang w:val="es-MX"/>
        </w:rPr>
        <w:t>CU16</w:t>
      </w:r>
      <w:proofErr w:type="spellEnd"/>
      <w:r w:rsidRPr="00D73125">
        <w:rPr>
          <w:rFonts w:eastAsia="Times New Roman" w:cs="Times New Roman"/>
          <w:b/>
          <w:szCs w:val="24"/>
          <w:lang w:val="es-MX"/>
        </w:rPr>
        <w:t xml:space="preserve">: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w:t>
      </w:r>
      <w:proofErr w:type="spellStart"/>
      <w:r w:rsidRPr="00D73125">
        <w:rPr>
          <w:rFonts w:eastAsia="Times New Roman" w:cs="Times New Roman"/>
          <w:b/>
          <w:szCs w:val="24"/>
          <w:lang w:val="es-MX"/>
        </w:rPr>
        <w:t>CU10</w:t>
      </w:r>
      <w:proofErr w:type="spellEnd"/>
      <w:r w:rsidRPr="00D73125">
        <w:rPr>
          <w:rFonts w:eastAsia="Times New Roman" w:cs="Times New Roman"/>
          <w:b/>
          <w:szCs w:val="24"/>
          <w:lang w:val="es-MX"/>
        </w:rPr>
        <w:t>: Crear alerta (tabla parámetro)</w:t>
      </w: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lastRenderedPageBreak/>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797B262D"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roofErr w:type="spellStart"/>
            <w:r>
              <w:rPr>
                <w:rFonts w:eastAsia="Times New Roman" w:cs="Times New Roman"/>
                <w:b/>
                <w:szCs w:val="24"/>
                <w:lang w:val="es-MX"/>
              </w:rPr>
              <w:t>Obj</w:t>
            </w:r>
            <w:proofErr w:type="spellEnd"/>
            <w:r>
              <w:rPr>
                <w:rFonts w:eastAsia="Times New Roman" w:cs="Times New Roman"/>
                <w:b/>
                <w:szCs w:val="24"/>
                <w:lang w:val="es-MX"/>
              </w:rPr>
              <w:t>:</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3F2336A3"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lastRenderedPageBreak/>
        <w:t xml:space="preserve">Nombre </w:t>
      </w:r>
      <w:proofErr w:type="spellStart"/>
      <w:r w:rsidRPr="00D853B1">
        <w:rPr>
          <w:rFonts w:eastAsia="Times New Roman" w:cs="Times New Roman"/>
          <w:b/>
          <w:szCs w:val="24"/>
          <w:lang w:val="es-MX"/>
        </w:rPr>
        <w:t>CU06</w:t>
      </w:r>
      <w:proofErr w:type="spellEnd"/>
      <w:r w:rsidRPr="00D853B1">
        <w:rPr>
          <w:rFonts w:eastAsia="Times New Roman" w:cs="Times New Roman"/>
          <w:b/>
          <w:szCs w:val="24"/>
          <w:lang w:val="es-MX"/>
        </w:rPr>
        <w:t>: Crear organización (tabla parámetro)</w:t>
      </w:r>
    </w:p>
    <w:p w14:paraId="72449EFB" w14:textId="65CD1253"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 xml:space="preserve">Nombre </w:t>
      </w:r>
      <w:proofErr w:type="spellStart"/>
      <w:r w:rsidRPr="00D853B1">
        <w:rPr>
          <w:rFonts w:eastAsia="Times New Roman" w:cs="Times New Roman"/>
          <w:b/>
          <w:szCs w:val="24"/>
          <w:lang w:val="es-MX"/>
        </w:rPr>
        <w:t>CU07</w:t>
      </w:r>
      <w:proofErr w:type="spellEnd"/>
      <w:r w:rsidRPr="00D853B1">
        <w:rPr>
          <w:rFonts w:eastAsia="Times New Roman" w:cs="Times New Roman"/>
          <w:b/>
          <w:szCs w:val="24"/>
          <w:lang w:val="es-MX"/>
        </w:rPr>
        <w:t>: Crear categoría (tabla parámetro)</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56B2CC5B"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1C5BC38E" w14:textId="77777777"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5B89B943" w:rsidR="00EC7CA5" w:rsidRPr="00272A02" w:rsidRDefault="00EC7CA5" w:rsidP="00A7171D">
      <w:pPr>
        <w:ind w:firstLine="0"/>
        <w:rPr>
          <w:rFonts w:eastAsia="Times New Roman" w:cs="Times New Roman"/>
          <w:b/>
          <w:szCs w:val="24"/>
          <w:lang w:val="es-MX"/>
        </w:rPr>
      </w:pPr>
      <w:r w:rsidRPr="00272A02">
        <w:rPr>
          <w:rFonts w:eastAsia="Times New Roman" w:cs="Times New Roman"/>
          <w:b/>
          <w:szCs w:val="24"/>
          <w:lang w:val="es-MX"/>
        </w:rPr>
        <w:t xml:space="preserve">Nombre </w:t>
      </w:r>
      <w:proofErr w:type="spellStart"/>
      <w:r w:rsidRPr="00272A02">
        <w:rPr>
          <w:rFonts w:eastAsia="Times New Roman" w:cs="Times New Roman"/>
          <w:b/>
          <w:szCs w:val="24"/>
          <w:lang w:val="es-MX"/>
        </w:rPr>
        <w:t>CU05</w:t>
      </w:r>
      <w:proofErr w:type="spellEnd"/>
      <w:r w:rsidRPr="00272A02">
        <w:rPr>
          <w:rFonts w:eastAsia="Times New Roman" w:cs="Times New Roman"/>
          <w:b/>
          <w:szCs w:val="24"/>
          <w:lang w:val="es-MX"/>
        </w:rPr>
        <w:t>: Crear estación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w:t>
            </w:r>
            <w:proofErr w:type="spellStart"/>
            <w:r>
              <w:rPr>
                <w:rFonts w:eastAsia="Times New Roman" w:cs="Times New Roman"/>
                <w:b/>
                <w:szCs w:val="24"/>
                <w:lang w:val="es-MX"/>
              </w:rPr>
              <w:t>IEC25010</w:t>
            </w:r>
            <w:proofErr w:type="spellEnd"/>
            <w:r>
              <w:rPr>
                <w:rFonts w:eastAsia="Times New Roman" w:cs="Times New Roman"/>
                <w:b/>
                <w:szCs w:val="24"/>
                <w:lang w:val="es-MX"/>
              </w:rPr>
              <w:t>(adecuación funcional, eficiencia de desempeño, usabilidad, seguridad y mantenibilidad)</w:t>
            </w:r>
          </w:p>
          <w:p w14:paraId="6F4F2C30" w14:textId="77777777" w:rsidR="00EC7CA5" w:rsidRDefault="00EC7CA5" w:rsidP="00AE6F4C">
            <w:pPr>
              <w:spacing w:line="240" w:lineRule="auto"/>
              <w:rPr>
                <w:rFonts w:eastAsia="Times New Roman" w:cs="Times New Roman"/>
                <w:b/>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4: Finalización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2EF45279" w14:textId="77777777"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16317F3"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 xml:space="preserve">Nombre </w:t>
      </w:r>
      <w:proofErr w:type="spellStart"/>
      <w:r w:rsidRPr="00C13857">
        <w:rPr>
          <w:rFonts w:eastAsia="Times New Roman" w:cs="Times New Roman"/>
          <w:b/>
          <w:szCs w:val="24"/>
          <w:lang w:val="es-MX"/>
        </w:rPr>
        <w:t>CU01</w:t>
      </w:r>
      <w:proofErr w:type="spellEnd"/>
      <w:r w:rsidRPr="00C13857">
        <w:rPr>
          <w:rFonts w:eastAsia="Times New Roman" w:cs="Times New Roman"/>
          <w:b/>
          <w:szCs w:val="24"/>
          <w:lang w:val="es-MX"/>
        </w:rPr>
        <w:t>: Conectar con estación FTP</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FABE0DC"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77777777" w:rsidR="00EC7CA5" w:rsidRDefault="00EC7CA5" w:rsidP="007D47D4">
            <w:pPr>
              <w:spacing w:line="240" w:lineRule="auto"/>
              <w:rPr>
                <w:rFonts w:eastAsia="Times New Roman" w:cs="Times New Roman"/>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45F94CFA"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#08 y #10</w:t>
      </w:r>
    </w:p>
    <w:p w14:paraId="080ADFA0" w14:textId="77777777"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 xml:space="preserve">Nombre </w:t>
      </w:r>
      <w:proofErr w:type="spellStart"/>
      <w:r w:rsidRPr="00C13857">
        <w:rPr>
          <w:rFonts w:eastAsia="Times New Roman" w:cs="Times New Roman"/>
          <w:b/>
          <w:szCs w:val="24"/>
          <w:lang w:val="es-MX"/>
        </w:rPr>
        <w:t>CU08</w:t>
      </w:r>
      <w:proofErr w:type="spellEnd"/>
      <w:r w:rsidRPr="00C13857">
        <w:rPr>
          <w:rFonts w:eastAsia="Times New Roman" w:cs="Times New Roman"/>
          <w:b/>
          <w:szCs w:val="24"/>
          <w:lang w:val="es-MX"/>
        </w:rPr>
        <w:t>: Crear rango (tabla parámetro)</w:t>
      </w:r>
    </w:p>
    <w:p w14:paraId="44B45F9F" w14:textId="5206F355"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 xml:space="preserve">Nombre </w:t>
      </w:r>
      <w:proofErr w:type="spellStart"/>
      <w:r w:rsidRPr="00C13857">
        <w:rPr>
          <w:rFonts w:eastAsia="Times New Roman" w:cs="Times New Roman"/>
          <w:b/>
          <w:szCs w:val="24"/>
          <w:lang w:val="es-MX"/>
        </w:rPr>
        <w:t>CU10</w:t>
      </w:r>
      <w:proofErr w:type="spellEnd"/>
      <w:r w:rsidRPr="00C13857">
        <w:rPr>
          <w:rFonts w:eastAsia="Times New Roman" w:cs="Times New Roman"/>
          <w:b/>
          <w:szCs w:val="24"/>
          <w:lang w:val="es-MX"/>
        </w:rPr>
        <w:t>: Crear base de tiempo (tabla parámetro)</w:t>
      </w:r>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12B7D088"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471B0D">
            <w:pPr>
              <w:spacing w:line="240" w:lineRule="auto"/>
              <w:jc w:val="left"/>
              <w:rPr>
                <w:rFonts w:eastAsia="Times New Roman" w:cs="Times New Roman"/>
                <w:szCs w:val="24"/>
                <w:lang w:val="es-MX"/>
              </w:rPr>
            </w:pP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77777777"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4: Finalización de pruebas </w:t>
            </w:r>
            <w:proofErr w:type="spellStart"/>
            <w:r>
              <w:rPr>
                <w:rFonts w:eastAsia="Times New Roman" w:cs="Times New Roman"/>
                <w:b/>
                <w:szCs w:val="24"/>
                <w:lang w:val="es-MX"/>
              </w:rPr>
              <w:t>Obj</w:t>
            </w:r>
            <w:proofErr w:type="spellEnd"/>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48A78C7E" w14:textId="4C1F550E"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77A11CB6"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w:t>
      </w:r>
      <w:del w:id="104" w:author="TANIA ISADORA MORA PEDREROS" w:date="2020-07-29T15:53:00Z">
        <w:r w:rsidDel="008360D1">
          <w:rPr>
            <w:rFonts w:eastAsia="Times New Roman" w:cs="Times New Roman"/>
            <w:szCs w:val="24"/>
          </w:rPr>
          <w:delText>,</w:delText>
        </w:r>
      </w:del>
      <w:r>
        <w:rPr>
          <w:rFonts w:eastAsia="Times New Roman" w:cs="Times New Roman"/>
          <w:szCs w:val="24"/>
        </w:rPr>
        <w:t xml:space="preserve">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 xml:space="preserve">istema </w:t>
      </w:r>
      <w:proofErr w:type="spellStart"/>
      <w:r w:rsidR="000C0EB5">
        <w:rPr>
          <w:rFonts w:eastAsia="Times New Roman" w:cs="Times New Roman"/>
          <w:szCs w:val="24"/>
          <w:lang w:val="en-US"/>
        </w:rPr>
        <w:t>operativo</w:t>
      </w:r>
      <w:proofErr w:type="spellEnd"/>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proofErr w:type="spellStart"/>
      <w:r w:rsidRPr="000C0EB5">
        <w:rPr>
          <w:rFonts w:eastAsia="Times New Roman" w:cs="Times New Roman"/>
          <w:szCs w:val="24"/>
          <w:lang w:val="en-US"/>
        </w:rPr>
        <w:t>Procesador</w:t>
      </w:r>
      <w:proofErr w:type="spellEnd"/>
      <w:r w:rsidRPr="000C0EB5">
        <w:rPr>
          <w:rFonts w:eastAsia="Times New Roman" w:cs="Times New Roman"/>
          <w:szCs w:val="24"/>
          <w:lang w:val="en-US"/>
        </w:rPr>
        <w:t xml:space="preserve">: </w:t>
      </w:r>
      <w:proofErr w:type="spellStart"/>
      <w:r w:rsidRPr="000C0EB5">
        <w:rPr>
          <w:rFonts w:eastAsia="Times New Roman" w:cs="Times New Roman"/>
          <w:szCs w:val="24"/>
          <w:lang w:val="en-US"/>
        </w:rPr>
        <w:t>i5</w:t>
      </w:r>
      <w:proofErr w:type="spellEnd"/>
      <w:r w:rsidRPr="000C0EB5">
        <w:rPr>
          <w:rFonts w:eastAsia="Times New Roman" w:cs="Times New Roman"/>
          <w:szCs w:val="24"/>
          <w:lang w:val="en-US"/>
        </w:rPr>
        <w:t xml:space="preserve"> </w:t>
      </w:r>
      <w:proofErr w:type="spellStart"/>
      <w:r w:rsidRPr="000C0EB5">
        <w:rPr>
          <w:rFonts w:eastAsia="Times New Roman" w:cs="Times New Roman"/>
          <w:szCs w:val="24"/>
          <w:lang w:val="en-US"/>
        </w:rPr>
        <w:t>7200U</w:t>
      </w:r>
      <w:proofErr w:type="spellEnd"/>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 xml:space="preserve">RAM: </w:t>
      </w:r>
      <w:proofErr w:type="spellStart"/>
      <w:r w:rsidRPr="000C0EB5">
        <w:rPr>
          <w:rFonts w:eastAsia="Times New Roman" w:cs="Times New Roman"/>
          <w:szCs w:val="24"/>
          <w:lang w:val="en-US"/>
        </w:rPr>
        <w:t>8GB</w:t>
      </w:r>
      <w:proofErr w:type="spellEnd"/>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 xml:space="preserve">Disco duro: </w:t>
      </w:r>
      <w:proofErr w:type="spellStart"/>
      <w:r w:rsidRPr="000C0EB5">
        <w:rPr>
          <w:rFonts w:eastAsia="Times New Roman" w:cs="Times New Roman"/>
          <w:szCs w:val="24"/>
        </w:rPr>
        <w:t>1TB</w:t>
      </w:r>
      <w:proofErr w:type="spellEnd"/>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 xml:space="preserve">Todas las herramientas que se utilizarán para el desarrollo del proyecto serán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lastRenderedPageBreak/>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D47333">
        <w:tc>
          <w:tcPr>
            <w:tcW w:w="562"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D47333">
        <w:tc>
          <w:tcPr>
            <w:tcW w:w="562"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 xml:space="preserve">de </w:t>
            </w:r>
            <w:proofErr w:type="spellStart"/>
            <w:r>
              <w:rPr>
                <w:rFonts w:eastAsia="Times New Roman" w:cs="Times New Roman"/>
                <w:szCs w:val="24"/>
              </w:rPr>
              <w:t>b</w:t>
            </w:r>
            <w:r w:rsidRPr="00067F07">
              <w:rPr>
                <w:rFonts w:eastAsia="Times New Roman" w:cs="Times New Roman"/>
                <w:szCs w:val="24"/>
              </w:rPr>
              <w:t>ootstrap</w:t>
            </w:r>
            <w:proofErr w:type="spellEnd"/>
            <w:r w:rsidRPr="00067F07">
              <w:rPr>
                <w:rFonts w:eastAsia="Times New Roman" w:cs="Times New Roman"/>
                <w:szCs w:val="24"/>
              </w:rPr>
              <w:t>.</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36"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36"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D47333">
        <w:tc>
          <w:tcPr>
            <w:tcW w:w="562"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36"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D47333">
        <w:tc>
          <w:tcPr>
            <w:tcW w:w="562"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36"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36"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4810FECF" w14:textId="77777777"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lastRenderedPageBreak/>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D47333">
        <w:tc>
          <w:tcPr>
            <w:tcW w:w="562"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D47333">
        <w:tc>
          <w:tcPr>
            <w:tcW w:w="562"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36"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36"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D47333">
        <w:tc>
          <w:tcPr>
            <w:tcW w:w="562"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36"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D47333">
        <w:tc>
          <w:tcPr>
            <w:tcW w:w="562"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36"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5D7CABE9" w14:textId="77777777"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D47333">
        <w:tc>
          <w:tcPr>
            <w:tcW w:w="562"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D47333">
        <w:trPr>
          <w:trHeight w:val="1660"/>
        </w:trPr>
        <w:tc>
          <w:tcPr>
            <w:tcW w:w="562"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38"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36"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36"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D47333">
        <w:tc>
          <w:tcPr>
            <w:tcW w:w="562"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38"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c>
          <w:tcPr>
            <w:tcW w:w="2236"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t>27/07/2019</w:t>
            </w:r>
          </w:p>
        </w:tc>
      </w:tr>
      <w:tr w:rsidR="00EC7CA5" w14:paraId="6C487CC6" w14:textId="77777777" w:rsidTr="00D47333">
        <w:tc>
          <w:tcPr>
            <w:tcW w:w="562"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38" w:type="dxa"/>
          </w:tcPr>
          <w:p w14:paraId="7C803B05" w14:textId="77777777" w:rsidR="00EC7CA5" w:rsidRDefault="00EC7CA5" w:rsidP="00D47333">
            <w:pPr>
              <w:rPr>
                <w:rFonts w:eastAsia="Times New Roman" w:cs="Times New Roman"/>
                <w:szCs w:val="24"/>
              </w:rPr>
            </w:pPr>
            <w:r>
              <w:rPr>
                <w:rFonts w:eastAsia="Times New Roman" w:cs="Times New Roman"/>
                <w:szCs w:val="24"/>
              </w:rPr>
              <w:lastRenderedPageBreak/>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36"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58178A22" w14:textId="77777777"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D47333">
        <w:tc>
          <w:tcPr>
            <w:tcW w:w="562"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D47333">
        <w:tc>
          <w:tcPr>
            <w:tcW w:w="562"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36"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36"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D47333">
        <w:tc>
          <w:tcPr>
            <w:tcW w:w="562"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36"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D47333">
        <w:tc>
          <w:tcPr>
            <w:tcW w:w="562"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36"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173561FD" w14:textId="77777777"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D47333">
        <w:tc>
          <w:tcPr>
            <w:tcW w:w="562"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D47333">
        <w:tc>
          <w:tcPr>
            <w:tcW w:w="562"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36"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D47333">
        <w:tc>
          <w:tcPr>
            <w:tcW w:w="562"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4BADEC89" w14:textId="77777777" w:rsidR="00EC7CA5" w:rsidRDefault="00EC7CA5" w:rsidP="00D47333">
            <w:pPr>
              <w:rPr>
                <w:rFonts w:eastAsia="Times New Roman" w:cs="Times New Roman"/>
                <w:b/>
                <w:szCs w:val="24"/>
              </w:rPr>
            </w:pPr>
            <w:r>
              <w:rPr>
                <w:rFonts w:eastAsia="Times New Roman" w:cs="Times New Roman"/>
                <w:b/>
                <w:szCs w:val="24"/>
              </w:rPr>
              <w:lastRenderedPageBreak/>
              <w:t>Fase 2: Análisis y diseño preliminar</w:t>
            </w:r>
          </w:p>
          <w:p w14:paraId="6A580E65" w14:textId="77777777" w:rsidR="00EC7CA5" w:rsidRDefault="00EC7CA5" w:rsidP="00D47333">
            <w:pPr>
              <w:rPr>
                <w:rFonts w:eastAsia="Times New Roman" w:cs="Times New Roman"/>
                <w:szCs w:val="24"/>
              </w:rPr>
            </w:pPr>
            <w:proofErr w:type="spellStart"/>
            <w:r>
              <w:rPr>
                <w:rFonts w:eastAsia="Times New Roman" w:cs="Times New Roman"/>
                <w:b/>
                <w:szCs w:val="24"/>
              </w:rPr>
              <w:lastRenderedPageBreak/>
              <w:t>Obj</w:t>
            </w:r>
            <w:proofErr w:type="spellEnd"/>
            <w:r>
              <w:rPr>
                <w:rFonts w:eastAsia="Times New Roman" w:cs="Times New Roman"/>
                <w:b/>
                <w:szCs w:val="24"/>
              </w:rPr>
              <w:t xml:space="preserve">: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36"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D47333">
        <w:tc>
          <w:tcPr>
            <w:tcW w:w="562"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36"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41596154" w14:textId="77777777"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D47333">
        <w:tc>
          <w:tcPr>
            <w:tcW w:w="562"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D47333">
        <w:tc>
          <w:tcPr>
            <w:tcW w:w="562"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38"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36"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36"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D47333">
        <w:tc>
          <w:tcPr>
            <w:tcW w:w="562"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38"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36"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D47333">
        <w:tc>
          <w:tcPr>
            <w:tcW w:w="562"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38"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36"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36"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3246109C" w14:textId="77777777"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44F7FC59" w14:textId="77777777" w:rsidR="00EC7CA5" w:rsidRDefault="00EC7CA5" w:rsidP="00DA6676">
      <w:pPr>
        <w:ind w:firstLine="0"/>
        <w:rPr>
          <w:rFonts w:eastAsia="Times New Roman" w:cs="Times New Roman"/>
          <w:b/>
          <w:szCs w:val="24"/>
        </w:rPr>
      </w:pP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lastRenderedPageBreak/>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D47333">
        <w:tc>
          <w:tcPr>
            <w:tcW w:w="562"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D47333">
        <w:tc>
          <w:tcPr>
            <w:tcW w:w="562"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Refinamiento de acuerdo a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36"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7A274C0" w14:textId="77777777"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D47333">
        <w:tc>
          <w:tcPr>
            <w:tcW w:w="562"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D47333">
        <w:tc>
          <w:tcPr>
            <w:tcW w:w="562"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A6C1F9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105FB64"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Refinamiento de acuerdo a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36"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5F32FC6A" w14:textId="77777777"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D47333">
        <w:tc>
          <w:tcPr>
            <w:tcW w:w="562"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D47333">
        <w:tc>
          <w:tcPr>
            <w:tcW w:w="562"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lastRenderedPageBreak/>
              <w:t>Refinamiento de acuerdo a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lastRenderedPageBreak/>
              <w:t>04/11/2019</w:t>
            </w:r>
          </w:p>
          <w:p w14:paraId="671DF483" w14:textId="77777777" w:rsidR="00EC7CA5" w:rsidRDefault="00EC7CA5" w:rsidP="00D47333">
            <w:pPr>
              <w:rPr>
                <w:rFonts w:eastAsia="Times New Roman" w:cs="Times New Roman"/>
                <w:b/>
                <w:szCs w:val="24"/>
              </w:rPr>
            </w:pPr>
          </w:p>
        </w:tc>
        <w:tc>
          <w:tcPr>
            <w:tcW w:w="2236"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0624525A" w14:textId="77777777"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D47333">
        <w:tc>
          <w:tcPr>
            <w:tcW w:w="562"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D47333">
        <w:tc>
          <w:tcPr>
            <w:tcW w:w="562"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Refinamiento de acuerdo a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36"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06DC9B8" w14:textId="77777777" w:rsidR="00EC7CA5" w:rsidRDefault="00EC7CA5" w:rsidP="004C4B8D">
      <w:pPr>
        <w:ind w:firstLine="0"/>
        <w:rPr>
          <w:rFonts w:eastAsia="Times New Roman" w:cs="Times New Roman"/>
          <w:b/>
          <w:szCs w:val="24"/>
        </w:rPr>
      </w:pPr>
      <w:r>
        <w:rPr>
          <w:rFonts w:eastAsia="Times New Roman" w:cs="Times New Roman"/>
          <w:b/>
          <w:szCs w:val="24"/>
        </w:rPr>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D47333">
        <w:tc>
          <w:tcPr>
            <w:tcW w:w="562"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D47333">
        <w:tc>
          <w:tcPr>
            <w:tcW w:w="562"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Refinamiento de acuerdo a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36"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77777777" w:rsidR="00EC7CA5" w:rsidRDefault="00EC7CA5" w:rsidP="004C4B8D">
      <w:pPr>
        <w:spacing w:line="240" w:lineRule="auto"/>
        <w:rPr>
          <w:rFonts w:eastAsia="Times New Roman" w:cs="Times New Roman"/>
          <w:b/>
          <w:szCs w:val="24"/>
        </w:rPr>
      </w:pP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D47333">
        <w:tc>
          <w:tcPr>
            <w:tcW w:w="562"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38"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36"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36"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D47333">
        <w:tc>
          <w:tcPr>
            <w:tcW w:w="562"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38" w:type="dxa"/>
          </w:tcPr>
          <w:p w14:paraId="6FE11A1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29B412D7"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44DFD155"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Refinamiento de acuerdo a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36"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lastRenderedPageBreak/>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36"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lastRenderedPageBreak/>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07DC644F" w14:textId="4005C160"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5B395E21" w14:textId="49AAC7A3" w:rsidR="00EC7CA5" w:rsidRDefault="00EC7CA5" w:rsidP="000F392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3BDC4A9B" w14:textId="77777777"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3DA12A53" w14:textId="2F7DAAA9" w:rsidR="00EC7CA5" w:rsidRDefault="00EC7CA5" w:rsidP="000F392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40B08622" w14:textId="77777777"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20B5BCE7" w14:textId="4D81F4D5" w:rsidR="00EC7CA5" w:rsidRDefault="00EC7CA5" w:rsidP="009C018C">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6A88DF9E" w14:textId="77777777"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6A4DE0D3" w:rsidR="00EC7CA5" w:rsidRDefault="00EC7CA5" w:rsidP="009C018C">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w:t>
            </w:r>
            <w:r>
              <w:rPr>
                <w:rFonts w:eastAsia="Times New Roman" w:cs="Times New Roman"/>
                <w:b/>
                <w:szCs w:val="24"/>
              </w:rPr>
              <w:lastRenderedPageBreak/>
              <w:t>de la ISO/IEC 25010 (adecuación funcional, eficiencia de desempeño, usabilidad, seguridad y mantenibilidad)</w:t>
            </w:r>
          </w:p>
          <w:p w14:paraId="5A32E47C"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09E3B4A5" w14:textId="23E4C3DE"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349DC6EA" w:rsidR="00EC7CA5" w:rsidRDefault="00EC7CA5" w:rsidP="00151FA5">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6CA4FFF0" w14:textId="77777777"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032EC864" w14:textId="15F5BE9B" w:rsidR="00EC7CA5" w:rsidRDefault="00EC7CA5" w:rsidP="00DB5322">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Default="00EC7CA5" w:rsidP="000B32F1">
      <w:pPr>
        <w:spacing w:line="240" w:lineRule="auto"/>
        <w:rPr>
          <w:rFonts w:eastAsia="Times New Roman" w:cs="Times New Roman"/>
          <w:b/>
          <w:szCs w:val="24"/>
        </w:rPr>
      </w:pPr>
    </w:p>
    <w:p w14:paraId="22716E01" w14:textId="2B454239" w:rsidR="00EC7CA5" w:rsidRPr="000B32F1" w:rsidRDefault="00EC7CA5" w:rsidP="000B32F1">
      <w:pPr>
        <w:ind w:firstLine="0"/>
        <w:rPr>
          <w:rFonts w:eastAsia="Times New Roman" w:cs="Times New Roman"/>
          <w:b/>
          <w:szCs w:val="24"/>
        </w:rPr>
      </w:pPr>
      <w:r>
        <w:rPr>
          <w:rFonts w:eastAsia="Times New Roman" w:cs="Times New Roman"/>
          <w:b/>
          <w:szCs w:val="24"/>
        </w:rPr>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6F5280EA" w14:textId="1B0A600C" w:rsidR="00EC7CA5" w:rsidRDefault="00EC7CA5" w:rsidP="000B32F1">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lastRenderedPageBreak/>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6B395275" w14:textId="77777777"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304B1B75" w14:textId="22A0E999" w:rsidR="00EC7CA5" w:rsidRDefault="00EC7CA5" w:rsidP="0021757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65B68AF2" w14:textId="77777777"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3C90F8F6" w14:textId="20FD9764" w:rsidR="00EC7CA5" w:rsidRDefault="00EC7CA5" w:rsidP="0021757F">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2C692D76" w14:textId="77777777" w:rsidR="00EC7CA5" w:rsidRDefault="00EC7CA5" w:rsidP="007A4A23">
      <w:pPr>
        <w:ind w:firstLine="0"/>
        <w:rPr>
          <w:rFonts w:eastAsia="Times New Roman" w:cs="Times New Roman"/>
          <w:b/>
          <w:szCs w:val="24"/>
        </w:rPr>
      </w:pPr>
      <w:r>
        <w:rPr>
          <w:rFonts w:eastAsia="Times New Roman" w:cs="Times New Roman"/>
          <w:b/>
          <w:szCs w:val="24"/>
        </w:rPr>
        <w:lastRenderedPageBreak/>
        <w:t>Caso de uso #05</w:t>
      </w:r>
    </w:p>
    <w:p w14:paraId="15AFA941" w14:textId="5BD8B429" w:rsidR="00EC7CA5" w:rsidRDefault="00EC7CA5" w:rsidP="007A4A23">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370B802D" w14:textId="77777777"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77BB0435" w:rsidR="00EC7CA5" w:rsidRDefault="00EC7CA5" w:rsidP="009E4BBB">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D47333">
            <w:pPr>
              <w:jc w:val="center"/>
              <w:rPr>
                <w:rFonts w:eastAsia="Times New Roman" w:cs="Times New Roman"/>
                <w:szCs w:val="24"/>
              </w:rPr>
            </w:pPr>
          </w:p>
          <w:p w14:paraId="64056CF7" w14:textId="77777777" w:rsidR="00EC7CA5" w:rsidRDefault="00EC7CA5" w:rsidP="00D47333">
            <w:pPr>
              <w:jc w:val="center"/>
              <w:rPr>
                <w:rFonts w:eastAsia="Times New Roman" w:cs="Times New Roman"/>
                <w:szCs w:val="24"/>
              </w:rPr>
            </w:pPr>
          </w:p>
          <w:p w14:paraId="3F321CDE" w14:textId="77777777" w:rsidR="00EC7CA5" w:rsidRDefault="00EC7CA5" w:rsidP="00D47333">
            <w:pPr>
              <w:rPr>
                <w:rFonts w:eastAsia="Times New Roman" w:cs="Times New Roman"/>
                <w:szCs w:val="24"/>
              </w:rPr>
            </w:pPr>
          </w:p>
          <w:p w14:paraId="008A4206" w14:textId="77777777" w:rsidR="00EC7CA5" w:rsidRPr="002834B1" w:rsidRDefault="00EC7CA5" w:rsidP="00D47333">
            <w:pPr>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2959460"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E79A5BA" w14:textId="77777777"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6DCB3A35" w14:textId="567C0207" w:rsidR="00EC7CA5" w:rsidRDefault="00EC7CA5" w:rsidP="0037021E">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02871316" w14:textId="51015001"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CU04</w:t>
      </w:r>
      <w:proofErr w:type="spellEnd"/>
      <w:r>
        <w:rPr>
          <w:rFonts w:eastAsia="Times New Roman" w:cs="Times New Roman"/>
          <w:b/>
          <w:szCs w:val="24"/>
        </w:rPr>
        <w:t>: Crear región (tabla parámetro)</w:t>
      </w:r>
    </w:p>
    <w:p w14:paraId="3832998D" w14:textId="3A670470" w:rsidR="00EC7CA5" w:rsidRDefault="00EC7CA5" w:rsidP="0037021E">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CU08</w:t>
      </w:r>
      <w:proofErr w:type="spellEnd"/>
      <w:r>
        <w:rPr>
          <w:rFonts w:eastAsia="Times New Roman" w:cs="Times New Roman"/>
          <w:b/>
          <w:szCs w:val="24"/>
        </w:rPr>
        <w:t>: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7117F460"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563B5B49" w14:textId="77777777"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CU16</w:t>
      </w:r>
      <w:proofErr w:type="spellEnd"/>
      <w:r>
        <w:rPr>
          <w:rFonts w:eastAsia="Times New Roman" w:cs="Times New Roman"/>
          <w:b/>
          <w:szCs w:val="24"/>
        </w:rPr>
        <w:t xml:space="preserve">: Crear mantenimiento (tabla parámetro) </w:t>
      </w:r>
    </w:p>
    <w:p w14:paraId="5C53F4B8" w14:textId="2BDA35E0" w:rsidR="00EC7CA5" w:rsidRDefault="00EC7CA5" w:rsidP="00874C7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CU10</w:t>
      </w:r>
      <w:proofErr w:type="spellEnd"/>
      <w:r>
        <w:rPr>
          <w:rFonts w:eastAsia="Times New Roman" w:cs="Times New Roman"/>
          <w:b/>
          <w:szCs w:val="24"/>
        </w:rPr>
        <w:t>: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0BC6CF33" w14:textId="77777777"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CU06</w:t>
      </w:r>
      <w:proofErr w:type="spellEnd"/>
      <w:r>
        <w:rPr>
          <w:rFonts w:eastAsia="Times New Roman" w:cs="Times New Roman"/>
          <w:b/>
          <w:szCs w:val="24"/>
        </w:rPr>
        <w:t>: Crear organización (tabla parámetro)</w:t>
      </w:r>
    </w:p>
    <w:p w14:paraId="652D9E81" w14:textId="51E7FD5D" w:rsidR="00EC7CA5" w:rsidRDefault="00EC7CA5" w:rsidP="00464832">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CU07</w:t>
      </w:r>
      <w:proofErr w:type="spellEnd"/>
      <w:r>
        <w:rPr>
          <w:rFonts w:eastAsia="Times New Roman" w:cs="Times New Roman"/>
          <w:b/>
          <w:szCs w:val="24"/>
        </w:rPr>
        <w:t>: Crear categoría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6F7AAE51" w14:textId="77777777"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1AA283B6" w:rsidR="00EC7CA5" w:rsidRDefault="00EC7CA5" w:rsidP="005C045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CU05</w:t>
      </w:r>
      <w:proofErr w:type="spellEnd"/>
      <w:r>
        <w:rPr>
          <w:rFonts w:eastAsia="Times New Roman" w:cs="Times New Roman"/>
          <w:b/>
          <w:szCs w:val="24"/>
        </w:rPr>
        <w:t>: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lastRenderedPageBreak/>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1A51F9E7" w14:textId="77777777"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75491A54" w:rsidR="00EC7CA5" w:rsidRDefault="00EC7CA5" w:rsidP="000A59CA">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CU01</w:t>
      </w:r>
      <w:proofErr w:type="spellEnd"/>
      <w:r>
        <w:rPr>
          <w:rFonts w:eastAsia="Times New Roman" w:cs="Times New Roman"/>
          <w:b/>
          <w:szCs w:val="24"/>
        </w:rPr>
        <w:t>: Conectar con estación FTP</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1D83C1E5" w14:textId="77777777"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CU09</w:t>
      </w:r>
      <w:proofErr w:type="spellEnd"/>
      <w:r>
        <w:rPr>
          <w:rFonts w:eastAsia="Times New Roman" w:cs="Times New Roman"/>
          <w:b/>
          <w:szCs w:val="24"/>
        </w:rPr>
        <w:t>: Crear rango (tabla parámetro)</w:t>
      </w:r>
    </w:p>
    <w:p w14:paraId="3FFD341C" w14:textId="6680F3EF" w:rsidR="00EC7CA5" w:rsidRDefault="00EC7CA5" w:rsidP="00F30120">
      <w:pPr>
        <w:ind w:firstLine="0"/>
        <w:rPr>
          <w:rFonts w:eastAsia="Times New Roman" w:cs="Times New Roman"/>
          <w:b/>
          <w:szCs w:val="24"/>
        </w:rPr>
      </w:pPr>
      <w:r>
        <w:rPr>
          <w:rFonts w:eastAsia="Times New Roman" w:cs="Times New Roman"/>
          <w:b/>
          <w:szCs w:val="24"/>
        </w:rPr>
        <w:t xml:space="preserve">Nombre </w:t>
      </w:r>
      <w:proofErr w:type="spellStart"/>
      <w:r>
        <w:rPr>
          <w:rFonts w:eastAsia="Times New Roman" w:cs="Times New Roman"/>
          <w:b/>
          <w:szCs w:val="24"/>
        </w:rPr>
        <w:t>CU11</w:t>
      </w:r>
      <w:proofErr w:type="spellEnd"/>
      <w:r>
        <w:rPr>
          <w:rFonts w:eastAsia="Times New Roman" w:cs="Times New Roman"/>
          <w:b/>
          <w:szCs w:val="24"/>
        </w:rPr>
        <w:t>: Crear base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proofErr w:type="spellStart"/>
            <w:r>
              <w:rPr>
                <w:rFonts w:eastAsia="Times New Roman" w:cs="Times New Roman"/>
                <w:b/>
                <w:szCs w:val="24"/>
              </w:rPr>
              <w:t>Obj</w:t>
            </w:r>
            <w:proofErr w:type="spellEnd"/>
            <w:r>
              <w:rPr>
                <w:rFonts w:eastAsia="Times New Roman" w:cs="Times New Roman"/>
                <w:b/>
                <w:szCs w:val="24"/>
              </w:rPr>
              <w:t xml:space="preserve">: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Default="00EC7CA5" w:rsidP="009064DF">
      <w:pPr>
        <w:spacing w:line="240" w:lineRule="auto"/>
        <w:rPr>
          <w:rFonts w:eastAsia="Times New Roman" w:cs="Times New Roman"/>
          <w:b/>
          <w:szCs w:val="24"/>
        </w:rPr>
      </w:pPr>
    </w:p>
    <w:p w14:paraId="4C655943" w14:textId="3B6AAE22" w:rsidR="00EC7CA5" w:rsidRDefault="00EC7CA5" w:rsidP="009064DF">
      <w:pPr>
        <w:rPr>
          <w:rFonts w:eastAsia="Times New Roman" w:cs="Times New Roman"/>
          <w:b/>
          <w:szCs w:val="24"/>
        </w:rPr>
      </w:pPr>
      <w:r>
        <w:rPr>
          <w:rFonts w:eastAsia="Times New Roman" w:cs="Times New Roman"/>
          <w:b/>
          <w:szCs w:val="24"/>
        </w:rPr>
        <w:lastRenderedPageBreak/>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commentRangeStart w:id="105"/>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commentRangeEnd w:id="105"/>
            <w:r w:rsidR="008360D1">
              <w:rPr>
                <w:rStyle w:val="Refdecomentario"/>
              </w:rPr>
              <w:commentReference w:id="105"/>
            </w:r>
          </w:p>
        </w:tc>
      </w:tr>
    </w:tbl>
    <w:p w14:paraId="71B812BE" w14:textId="77777777" w:rsidR="00C630E2" w:rsidRDefault="00C630E2"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D47333">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850"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D47333">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D47333">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D47333">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850"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D47333">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850"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77777777" w:rsidR="00EC7CA5" w:rsidRDefault="00EC7CA5"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Adicional se almacenarán semanalmente copias de respaldo de las versiones del proyecto en el servicio de la nube de Google Drive. De esta manera si se desea volver a un estado 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lastRenderedPageBreak/>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106" w:name="_Hlk17138738"/>
      <w:bookmarkStart w:id="107"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106"/>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107"/>
    </w:p>
    <w:p w14:paraId="18906F52" w14:textId="6E748C0C" w:rsidR="00513742" w:rsidRPr="00513742" w:rsidRDefault="00513742" w:rsidP="00513742">
      <w:pPr>
        <w:pStyle w:val="Ttulo3"/>
      </w:pPr>
      <w:bookmarkStart w:id="108" w:name="_Toc43362979"/>
      <w:r>
        <w:rPr>
          <w:rStyle w:val="Ttulo3Car"/>
          <w:b/>
        </w:rPr>
        <w:t>Crear r</w:t>
      </w:r>
      <w:r w:rsidR="00EC2A35" w:rsidRPr="00513742">
        <w:rPr>
          <w:rStyle w:val="Ttulo3Car"/>
          <w:b/>
        </w:rPr>
        <w:t>epositorio del proyecto</w:t>
      </w:r>
      <w:bookmarkEnd w:id="108"/>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109" w:name="_Toc43362904"/>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109"/>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9">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575638D3" w:rsidR="00607D18" w:rsidRDefault="00607D18" w:rsidP="00607D18">
      <w:pPr>
        <w:rPr>
          <w:color w:val="000000"/>
        </w:rPr>
      </w:pPr>
      <w:r>
        <w:t xml:space="preserve">Cada equipo de trabajo tenía bajo su responsabilidad, la entrega de unas tareas definidas. </w:t>
      </w:r>
      <w:r>
        <w:rPr>
          <w:color w:val="000000"/>
        </w:rPr>
        <w:t>Para la entrega ordenada de estas tareas por parte de los equipos de trabajo, se hizo la creación de ramas (</w:t>
      </w:r>
      <w:proofErr w:type="spellStart"/>
      <w:r>
        <w:rPr>
          <w:color w:val="000000"/>
        </w:rPr>
        <w:t>branches</w:t>
      </w:r>
      <w:proofErr w:type="spellEnd"/>
      <w:r>
        <w:rPr>
          <w:color w:val="000000"/>
        </w:rPr>
        <w:t xml:space="preserve">) específicas para cada uno con el objetivo de que, al momento de subirlas, se lograra tener un seguimiento y control de </w:t>
      </w:r>
      <w:del w:id="110" w:author="TANIA ISADORA MORA PEDREROS" w:date="2020-07-29T15:29:00Z">
        <w:r w:rsidDel="0068066D">
          <w:rPr>
            <w:color w:val="000000"/>
          </w:rPr>
          <w:delText>las mismas</w:delText>
        </w:r>
      </w:del>
      <w:ins w:id="111" w:author="TANIA ISADORA MORA PEDREROS" w:date="2020-07-29T15:29:00Z">
        <w:r w:rsidR="0068066D">
          <w:rPr>
            <w:color w:val="000000"/>
          </w:rPr>
          <w:t>estas</w:t>
        </w:r>
      </w:ins>
      <w:r>
        <w:rPr>
          <w:color w:val="000000"/>
        </w:rPr>
        <w:t xml:space="preserve">.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112" w:name="_Toc43362905"/>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112"/>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0">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113" w:name="_Toc43362980"/>
      <w:r w:rsidRPr="00513742">
        <w:rPr>
          <w:rStyle w:val="Ttulo3Car"/>
          <w:b/>
        </w:rPr>
        <w:t>R</w:t>
      </w:r>
      <w:r w:rsidR="00513742">
        <w:rPr>
          <w:rStyle w:val="Ttulo3Car"/>
          <w:b/>
        </w:rPr>
        <w:t>egistrar los r</w:t>
      </w:r>
      <w:r w:rsidRPr="00513742">
        <w:rPr>
          <w:rStyle w:val="Ttulo3Car"/>
          <w:b/>
        </w:rPr>
        <w:t>esultados de la verificación</w:t>
      </w:r>
      <w:bookmarkEnd w:id="113"/>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114" w:name="_Toc43362906"/>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114"/>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1">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115" w:name="_Toc43362981"/>
      <w:r>
        <w:rPr>
          <w:rFonts w:eastAsia="Times New Roman"/>
        </w:rPr>
        <w:t>Fase 2: Ejecución del plan de</w:t>
      </w:r>
      <w:r w:rsidR="00944DC8">
        <w:rPr>
          <w:rFonts w:eastAsia="Times New Roman"/>
        </w:rPr>
        <w:t>l</w:t>
      </w:r>
      <w:r>
        <w:rPr>
          <w:rFonts w:eastAsia="Times New Roman"/>
        </w:rPr>
        <w:t xml:space="preserve"> proyecto</w:t>
      </w:r>
      <w:bookmarkEnd w:id="115"/>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 xml:space="preserve">sobre el proyecto de la empresa </w:t>
      </w:r>
      <w:proofErr w:type="spellStart"/>
      <w:r w:rsidR="009B2C3C">
        <w:rPr>
          <w:rFonts w:eastAsia="Times New Roman" w:cs="Times New Roman"/>
          <w:bCs/>
          <w:szCs w:val="24"/>
        </w:rPr>
        <w:t>Sanambiente</w:t>
      </w:r>
      <w:proofErr w:type="spellEnd"/>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116" w:name="_Toc43362982"/>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116"/>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117" w:name="_Toc43362907"/>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117"/>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22">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118" w:name="_Toc43362983"/>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118"/>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119" w:name="_Toc43362908"/>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119"/>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23">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120" w:name="_Toc43362984"/>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120"/>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121" w:name="_Toc43362909"/>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121"/>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4">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122" w:name="_Toc43362985"/>
      <w:r>
        <w:lastRenderedPageBreak/>
        <w:t xml:space="preserve">Fase 3: </w:t>
      </w:r>
      <w:r w:rsidR="00D15048">
        <w:t>Evaluación y control del proyecto</w:t>
      </w:r>
      <w:bookmarkEnd w:id="122"/>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123" w:name="_Toc43362986"/>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123"/>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124" w:name="_Toc43362910"/>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124"/>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5">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125" w:name="_Toc43362987"/>
      <w:r>
        <w:t>Fase 4: Cierre del proyecto</w:t>
      </w:r>
      <w:bookmarkEnd w:id="125"/>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126" w:name="_Toc43362988"/>
      <w:r w:rsidRPr="00C1064C">
        <w:rPr>
          <w:rStyle w:val="Ttulo3Car"/>
          <w:b/>
        </w:rPr>
        <w:t>Diligenciar un r</w:t>
      </w:r>
      <w:r w:rsidR="00406CE3" w:rsidRPr="00C1064C">
        <w:rPr>
          <w:rStyle w:val="Ttulo3Car"/>
          <w:b/>
        </w:rPr>
        <w:t>egistro de aceptación</w:t>
      </w:r>
      <w:r w:rsidR="002F25FA" w:rsidRPr="00C1064C">
        <w:rPr>
          <w:rStyle w:val="Ttulo3Car"/>
          <w:b/>
        </w:rPr>
        <w:t>.</w:t>
      </w:r>
      <w:bookmarkEnd w:id="126"/>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127" w:name="_Toc43362911"/>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127"/>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6">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7">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128" w:name="_Toc43362989"/>
      <w:r>
        <w:lastRenderedPageBreak/>
        <w:t>Conclusiones</w:t>
      </w:r>
      <w:bookmarkEnd w:id="128"/>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w:t>
      </w:r>
      <w:proofErr w:type="spellStart"/>
      <w:r>
        <w:t>Sanambiente</w:t>
      </w:r>
      <w:proofErr w:type="spellEnd"/>
      <w:r>
        <w:t xml:space="preserv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w:t>
      </w:r>
      <w:proofErr w:type="spellStart"/>
      <w:r w:rsidR="007630E5">
        <w:t>Sanambient</w:t>
      </w:r>
      <w:r w:rsidR="00DC25ED">
        <w:t>e</w:t>
      </w:r>
      <w:proofErr w:type="spellEnd"/>
      <w:r w:rsidR="00DC25ED">
        <w:t xml:space="preserv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w:t>
      </w:r>
      <w:proofErr w:type="spellStart"/>
      <w:r>
        <w:rPr>
          <w:rFonts w:cs="Times New Roman"/>
          <w:szCs w:val="24"/>
          <w:lang w:val="es-MX"/>
        </w:rPr>
        <w:t>Iconix</w:t>
      </w:r>
      <w:proofErr w:type="spellEnd"/>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w:t>
      </w:r>
      <w:proofErr w:type="spellStart"/>
      <w:r w:rsidR="001D0A38">
        <w:rPr>
          <w:rFonts w:cs="Times New Roman"/>
          <w:szCs w:val="24"/>
          <w:lang w:val="es-MX"/>
        </w:rPr>
        <w:t>Sanambiente</w:t>
      </w:r>
      <w:proofErr w:type="spellEnd"/>
      <w:r w:rsidR="001D0A38">
        <w:rPr>
          <w:rFonts w:cs="Times New Roman"/>
          <w:szCs w:val="24"/>
          <w:lang w:val="es-MX"/>
        </w:rPr>
        <w:t xml:space="preserv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w:t>
      </w:r>
      <w:proofErr w:type="spellStart"/>
      <w:r w:rsidR="00BE3E2B">
        <w:rPr>
          <w:lang w:val="es-MX"/>
        </w:rPr>
        <w:t>Iconix</w:t>
      </w:r>
      <w:proofErr w:type="spellEnd"/>
      <w:r w:rsidR="00BE3E2B">
        <w:rPr>
          <w:lang w:val="es-MX"/>
        </w:rPr>
        <w:t xml:space="preserve">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w:t>
      </w:r>
      <w:proofErr w:type="spellStart"/>
      <w:r w:rsidR="00FC0127">
        <w:rPr>
          <w:lang w:val="es-MX"/>
        </w:rPr>
        <w:t>Sanambiente</w:t>
      </w:r>
      <w:proofErr w:type="spellEnd"/>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 xml:space="preserve">a aplicación del presente marco de trabajo al proyecto propuesto por la empresa </w:t>
      </w:r>
      <w:proofErr w:type="spellStart"/>
      <w:r w:rsidR="00113292">
        <w:rPr>
          <w:lang w:val="es-MX"/>
        </w:rPr>
        <w:t>Sanambiente</w:t>
      </w:r>
      <w:proofErr w:type="spellEnd"/>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 xml:space="preserve">la empresa </w:t>
      </w:r>
      <w:proofErr w:type="spellStart"/>
      <w:r w:rsidR="00542456">
        <w:t>Sanambiente</w:t>
      </w:r>
      <w:proofErr w:type="spellEnd"/>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 xml:space="preserve">se obtuvieron muchas lecciones aprendidas que permitieron ajustar los lineamientos del estándar ISO/IEC 29110 y la metodología </w:t>
      </w:r>
      <w:proofErr w:type="spellStart"/>
      <w:r>
        <w:t>Iconix</w:t>
      </w:r>
      <w:proofErr w:type="spellEnd"/>
      <w:r>
        <w:t xml:space="preserve">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 xml:space="preserve">la metodología </w:t>
      </w:r>
      <w:proofErr w:type="spellStart"/>
      <w:r>
        <w:t>Iconix</w:t>
      </w:r>
      <w:proofErr w:type="spellEnd"/>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w:t>
      </w:r>
      <w:proofErr w:type="spellStart"/>
      <w:r w:rsidR="005A24AB">
        <w:t>Sanambiente</w:t>
      </w:r>
      <w:proofErr w:type="spellEnd"/>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129" w:name="_Toc43362990"/>
      <w:r>
        <w:lastRenderedPageBreak/>
        <w:t>Referencias</w:t>
      </w:r>
      <w:bookmarkEnd w:id="129"/>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TANIA ISADORA MORA PEDREROS" w:date="2020-07-28T11:04:00Z" w:initials="TIMP">
    <w:p w14:paraId="3FC8EEB9" w14:textId="3C32F5FB" w:rsidR="008360D1" w:rsidRDefault="008360D1">
      <w:pPr>
        <w:pStyle w:val="Textocomentario"/>
      </w:pPr>
      <w:r>
        <w:rPr>
          <w:rStyle w:val="Refdecomentario"/>
        </w:rPr>
        <w:annotationRef/>
      </w:r>
      <w:r>
        <w:t>Primero va esta parte antes de los objetivos.</w:t>
      </w:r>
    </w:p>
  </w:comment>
  <w:comment w:id="26" w:author="TANIA ISADORA MORA PEDREROS" w:date="2020-07-29T16:09:00Z" w:initials="TIMP">
    <w:p w14:paraId="7DA81186" w14:textId="4086B662" w:rsidR="00202663" w:rsidRDefault="00202663">
      <w:pPr>
        <w:pStyle w:val="Textocomentario"/>
      </w:pPr>
      <w:r>
        <w:rPr>
          <w:rStyle w:val="Refdecomentario"/>
        </w:rPr>
        <w:annotationRef/>
      </w:r>
      <w:r>
        <w:t>Esta iría después de objetivos</w:t>
      </w:r>
    </w:p>
  </w:comment>
  <w:comment w:id="34" w:author="TANIA ISADORA MORA PEDREROS" w:date="2020-07-29T16:13:00Z" w:initials="TIMP">
    <w:p w14:paraId="4722E381" w14:textId="448B7A39" w:rsidR="0022135A" w:rsidRDefault="0022135A">
      <w:pPr>
        <w:pStyle w:val="Textocomentario"/>
      </w:pPr>
      <w:r>
        <w:rPr>
          <w:rStyle w:val="Refdecomentario"/>
        </w:rPr>
        <w:annotationRef/>
      </w:r>
      <w:r>
        <w:t>Mejorar redacción</w:t>
      </w:r>
    </w:p>
  </w:comment>
  <w:comment w:id="105" w:author="TANIA ISADORA MORA PEDREROS" w:date="2020-07-29T15:55:00Z" w:initials="TIMP">
    <w:p w14:paraId="7AD76488" w14:textId="1CBA51AC" w:rsidR="008360D1" w:rsidRDefault="008360D1">
      <w:pPr>
        <w:pStyle w:val="Textocomentario"/>
      </w:pPr>
      <w:r>
        <w:rPr>
          <w:rStyle w:val="Refdecomentario"/>
        </w:rPr>
        <w:annotationRef/>
      </w:r>
      <w:r>
        <w:t xml:space="preserve">Esta y la siguiente son tablas que no están incluidas en el listado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C8EEB9" w15:done="0"/>
  <w15:commentEx w15:paraId="7DA81186" w15:done="0"/>
  <w15:commentEx w15:paraId="4722E381" w15:done="0"/>
  <w15:commentEx w15:paraId="7AD764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84DB" w16cex:dateUtc="2020-07-28T16:04:00Z"/>
  <w16cex:commentExtensible w16cex:durableId="22CC1DB7" w16cex:dateUtc="2020-07-29T21:09:00Z"/>
  <w16cex:commentExtensible w16cex:durableId="22CC1EB5" w16cex:dateUtc="2020-07-29T21:13:00Z"/>
  <w16cex:commentExtensible w16cex:durableId="22CC1A7D" w16cex:dateUtc="2020-07-29T2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C8EEB9" w16cid:durableId="22CA84DB"/>
  <w16cid:commentId w16cid:paraId="7DA81186" w16cid:durableId="22CC1DB7"/>
  <w16cid:commentId w16cid:paraId="4722E381" w16cid:durableId="22CC1EB5"/>
  <w16cid:commentId w16cid:paraId="7AD76488" w16cid:durableId="22CC1A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19F734" w14:textId="77777777" w:rsidR="00F66429" w:rsidRDefault="00F66429" w:rsidP="00294A0E">
      <w:pPr>
        <w:spacing w:line="240" w:lineRule="auto"/>
      </w:pPr>
      <w:r>
        <w:separator/>
      </w:r>
    </w:p>
  </w:endnote>
  <w:endnote w:type="continuationSeparator" w:id="0">
    <w:p w14:paraId="488CA354" w14:textId="77777777" w:rsidR="00F66429" w:rsidRDefault="00F66429"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8360D1" w:rsidRDefault="008360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8360D1" w:rsidRDefault="008360D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8360D1" w:rsidRDefault="008360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5F8A66" w14:textId="77777777" w:rsidR="00F66429" w:rsidRDefault="00F66429" w:rsidP="00294A0E">
      <w:pPr>
        <w:spacing w:line="240" w:lineRule="auto"/>
      </w:pPr>
      <w:r>
        <w:separator/>
      </w:r>
    </w:p>
  </w:footnote>
  <w:footnote w:type="continuationSeparator" w:id="0">
    <w:p w14:paraId="0513D9F9" w14:textId="77777777" w:rsidR="00F66429" w:rsidRDefault="00F66429"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19C5A0F8" w:rsidR="008360D1" w:rsidRDefault="008360D1">
        <w:pPr>
          <w:pStyle w:val="Encabezado"/>
          <w:jc w:val="right"/>
        </w:pPr>
        <w:r>
          <w:fldChar w:fldCharType="begin"/>
        </w:r>
        <w:r>
          <w:instrText>PAGE   \* MERGEFORMAT</w:instrText>
        </w:r>
        <w:r>
          <w:fldChar w:fldCharType="separate"/>
        </w:r>
        <w:r w:rsidRPr="00F75271">
          <w:rPr>
            <w:noProof/>
            <w:lang w:val="es-ES"/>
          </w:rPr>
          <w:t>x</w:t>
        </w:r>
        <w:r>
          <w:fldChar w:fldCharType="end"/>
        </w:r>
      </w:p>
    </w:sdtContent>
  </w:sdt>
  <w:p w14:paraId="1518AC65" w14:textId="77777777" w:rsidR="008360D1" w:rsidRDefault="008360D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8360D1" w:rsidRDefault="008360D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2C8F6F02" w:rsidR="008360D1" w:rsidRDefault="008360D1">
        <w:pPr>
          <w:pStyle w:val="Encabezado"/>
          <w:jc w:val="right"/>
        </w:pPr>
        <w:r>
          <w:fldChar w:fldCharType="begin"/>
        </w:r>
        <w:r>
          <w:instrText>PAGE   \* MERGEFORMAT</w:instrText>
        </w:r>
        <w:r>
          <w:fldChar w:fldCharType="separate"/>
        </w:r>
        <w:r w:rsidRPr="00F75271">
          <w:rPr>
            <w:noProof/>
            <w:lang w:val="es-ES"/>
          </w:rPr>
          <w:t>66</w:t>
        </w:r>
        <w:r>
          <w:fldChar w:fldCharType="end"/>
        </w:r>
      </w:p>
    </w:sdtContent>
  </w:sdt>
  <w:p w14:paraId="0B38173F" w14:textId="77777777" w:rsidR="008360D1" w:rsidRDefault="008360D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8360D1" w:rsidRDefault="008360D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7"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4"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0"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3"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4"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6"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9"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8"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9"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5"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8"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1"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3"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85"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7"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0"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2"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3"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5"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8"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9"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0"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1"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2"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4"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5"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6"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0"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5"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0"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1"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3"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4"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5"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6"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45"/>
  </w:num>
  <w:num w:numId="2">
    <w:abstractNumId w:val="53"/>
  </w:num>
  <w:num w:numId="3">
    <w:abstractNumId w:val="58"/>
  </w:num>
  <w:num w:numId="4">
    <w:abstractNumId w:val="43"/>
  </w:num>
  <w:num w:numId="5">
    <w:abstractNumId w:val="119"/>
  </w:num>
  <w:num w:numId="6">
    <w:abstractNumId w:val="23"/>
  </w:num>
  <w:num w:numId="7">
    <w:abstractNumId w:val="42"/>
  </w:num>
  <w:num w:numId="8">
    <w:abstractNumId w:val="110"/>
  </w:num>
  <w:num w:numId="9">
    <w:abstractNumId w:val="133"/>
  </w:num>
  <w:num w:numId="10">
    <w:abstractNumId w:val="86"/>
  </w:num>
  <w:num w:numId="11">
    <w:abstractNumId w:val="92"/>
  </w:num>
  <w:num w:numId="12">
    <w:abstractNumId w:val="4"/>
  </w:num>
  <w:num w:numId="13">
    <w:abstractNumId w:val="112"/>
  </w:num>
  <w:num w:numId="14">
    <w:abstractNumId w:val="54"/>
  </w:num>
  <w:num w:numId="15">
    <w:abstractNumId w:val="34"/>
  </w:num>
  <w:num w:numId="16">
    <w:abstractNumId w:val="126"/>
  </w:num>
  <w:num w:numId="17">
    <w:abstractNumId w:val="69"/>
  </w:num>
  <w:num w:numId="18">
    <w:abstractNumId w:val="10"/>
  </w:num>
  <w:num w:numId="19">
    <w:abstractNumId w:val="87"/>
  </w:num>
  <w:num w:numId="20">
    <w:abstractNumId w:val="16"/>
  </w:num>
  <w:num w:numId="21">
    <w:abstractNumId w:val="29"/>
  </w:num>
  <w:num w:numId="22">
    <w:abstractNumId w:val="89"/>
  </w:num>
  <w:num w:numId="23">
    <w:abstractNumId w:val="84"/>
  </w:num>
  <w:num w:numId="24">
    <w:abstractNumId w:val="80"/>
  </w:num>
  <w:num w:numId="25">
    <w:abstractNumId w:val="93"/>
  </w:num>
  <w:num w:numId="26">
    <w:abstractNumId w:val="25"/>
  </w:num>
  <w:num w:numId="27">
    <w:abstractNumId w:val="9"/>
  </w:num>
  <w:num w:numId="28">
    <w:abstractNumId w:val="40"/>
  </w:num>
  <w:num w:numId="29">
    <w:abstractNumId w:val="122"/>
  </w:num>
  <w:num w:numId="30">
    <w:abstractNumId w:val="3"/>
  </w:num>
  <w:num w:numId="31">
    <w:abstractNumId w:val="96"/>
  </w:num>
  <w:num w:numId="32">
    <w:abstractNumId w:val="99"/>
  </w:num>
  <w:num w:numId="33">
    <w:abstractNumId w:val="12"/>
  </w:num>
  <w:num w:numId="34">
    <w:abstractNumId w:val="14"/>
  </w:num>
  <w:num w:numId="35">
    <w:abstractNumId w:val="85"/>
  </w:num>
  <w:num w:numId="36">
    <w:abstractNumId w:val="118"/>
  </w:num>
  <w:num w:numId="37">
    <w:abstractNumId w:val="72"/>
  </w:num>
  <w:num w:numId="38">
    <w:abstractNumId w:val="105"/>
  </w:num>
  <w:num w:numId="39">
    <w:abstractNumId w:val="73"/>
  </w:num>
  <w:num w:numId="40">
    <w:abstractNumId w:val="0"/>
  </w:num>
  <w:num w:numId="41">
    <w:abstractNumId w:val="44"/>
  </w:num>
  <w:num w:numId="42">
    <w:abstractNumId w:val="135"/>
  </w:num>
  <w:num w:numId="43">
    <w:abstractNumId w:val="30"/>
  </w:num>
  <w:num w:numId="44">
    <w:abstractNumId w:val="116"/>
  </w:num>
  <w:num w:numId="45">
    <w:abstractNumId w:val="38"/>
  </w:num>
  <w:num w:numId="46">
    <w:abstractNumId w:val="51"/>
  </w:num>
  <w:num w:numId="47">
    <w:abstractNumId w:val="102"/>
  </w:num>
  <w:num w:numId="48">
    <w:abstractNumId w:val="136"/>
  </w:num>
  <w:num w:numId="49">
    <w:abstractNumId w:val="62"/>
  </w:num>
  <w:num w:numId="50">
    <w:abstractNumId w:val="65"/>
  </w:num>
  <w:num w:numId="51">
    <w:abstractNumId w:val="63"/>
  </w:num>
  <w:num w:numId="52">
    <w:abstractNumId w:val="55"/>
  </w:num>
  <w:num w:numId="53">
    <w:abstractNumId w:val="49"/>
  </w:num>
  <w:num w:numId="54">
    <w:abstractNumId w:val="27"/>
  </w:num>
  <w:num w:numId="55">
    <w:abstractNumId w:val="39"/>
  </w:num>
  <w:num w:numId="56">
    <w:abstractNumId w:val="35"/>
  </w:num>
  <w:num w:numId="57">
    <w:abstractNumId w:val="104"/>
  </w:num>
  <w:num w:numId="58">
    <w:abstractNumId w:val="79"/>
  </w:num>
  <w:num w:numId="59">
    <w:abstractNumId w:val="114"/>
  </w:num>
  <w:num w:numId="60">
    <w:abstractNumId w:val="98"/>
  </w:num>
  <w:num w:numId="61">
    <w:abstractNumId w:val="8"/>
  </w:num>
  <w:num w:numId="62">
    <w:abstractNumId w:val="94"/>
  </w:num>
  <w:num w:numId="63">
    <w:abstractNumId w:val="20"/>
  </w:num>
  <w:num w:numId="64">
    <w:abstractNumId w:val="117"/>
  </w:num>
  <w:num w:numId="65">
    <w:abstractNumId w:val="37"/>
  </w:num>
  <w:num w:numId="66">
    <w:abstractNumId w:val="68"/>
  </w:num>
  <w:num w:numId="67">
    <w:abstractNumId w:val="97"/>
  </w:num>
  <w:num w:numId="68">
    <w:abstractNumId w:val="1"/>
  </w:num>
  <w:num w:numId="69">
    <w:abstractNumId w:val="17"/>
  </w:num>
  <w:num w:numId="70">
    <w:abstractNumId w:val="100"/>
  </w:num>
  <w:num w:numId="71">
    <w:abstractNumId w:val="131"/>
  </w:num>
  <w:num w:numId="72">
    <w:abstractNumId w:val="24"/>
  </w:num>
  <w:num w:numId="73">
    <w:abstractNumId w:val="59"/>
  </w:num>
  <w:num w:numId="74">
    <w:abstractNumId w:val="11"/>
  </w:num>
  <w:num w:numId="75">
    <w:abstractNumId w:val="77"/>
  </w:num>
  <w:num w:numId="76">
    <w:abstractNumId w:val="138"/>
  </w:num>
  <w:num w:numId="77">
    <w:abstractNumId w:val="107"/>
  </w:num>
  <w:num w:numId="78">
    <w:abstractNumId w:val="111"/>
  </w:num>
  <w:num w:numId="79">
    <w:abstractNumId w:val="134"/>
  </w:num>
  <w:num w:numId="80">
    <w:abstractNumId w:val="57"/>
  </w:num>
  <w:num w:numId="81">
    <w:abstractNumId w:val="41"/>
  </w:num>
  <w:num w:numId="82">
    <w:abstractNumId w:val="123"/>
  </w:num>
  <w:num w:numId="83">
    <w:abstractNumId w:val="88"/>
  </w:num>
  <w:num w:numId="84">
    <w:abstractNumId w:val="75"/>
  </w:num>
  <w:num w:numId="85">
    <w:abstractNumId w:val="128"/>
  </w:num>
  <w:num w:numId="86">
    <w:abstractNumId w:val="120"/>
  </w:num>
  <w:num w:numId="87">
    <w:abstractNumId w:val="36"/>
  </w:num>
  <w:num w:numId="88">
    <w:abstractNumId w:val="103"/>
  </w:num>
  <w:num w:numId="89">
    <w:abstractNumId w:val="83"/>
  </w:num>
  <w:num w:numId="90">
    <w:abstractNumId w:val="70"/>
  </w:num>
  <w:num w:numId="91">
    <w:abstractNumId w:val="33"/>
  </w:num>
  <w:num w:numId="92">
    <w:abstractNumId w:val="18"/>
  </w:num>
  <w:num w:numId="93">
    <w:abstractNumId w:val="48"/>
  </w:num>
  <w:num w:numId="94">
    <w:abstractNumId w:val="74"/>
  </w:num>
  <w:num w:numId="95">
    <w:abstractNumId w:val="109"/>
  </w:num>
  <w:num w:numId="96">
    <w:abstractNumId w:val="91"/>
  </w:num>
  <w:num w:numId="97">
    <w:abstractNumId w:val="108"/>
  </w:num>
  <w:num w:numId="98">
    <w:abstractNumId w:val="130"/>
  </w:num>
  <w:num w:numId="99">
    <w:abstractNumId w:val="56"/>
  </w:num>
  <w:num w:numId="100">
    <w:abstractNumId w:val="67"/>
  </w:num>
  <w:num w:numId="101">
    <w:abstractNumId w:val="124"/>
  </w:num>
  <w:num w:numId="102">
    <w:abstractNumId w:val="76"/>
  </w:num>
  <w:num w:numId="103">
    <w:abstractNumId w:val="26"/>
  </w:num>
  <w:num w:numId="104">
    <w:abstractNumId w:val="52"/>
  </w:num>
  <w:num w:numId="105">
    <w:abstractNumId w:val="6"/>
  </w:num>
  <w:num w:numId="106">
    <w:abstractNumId w:val="28"/>
  </w:num>
  <w:num w:numId="107">
    <w:abstractNumId w:val="66"/>
  </w:num>
  <w:num w:numId="108">
    <w:abstractNumId w:val="7"/>
  </w:num>
  <w:num w:numId="109">
    <w:abstractNumId w:val="2"/>
  </w:num>
  <w:num w:numId="110">
    <w:abstractNumId w:val="21"/>
  </w:num>
  <w:num w:numId="111">
    <w:abstractNumId w:val="113"/>
  </w:num>
  <w:num w:numId="112">
    <w:abstractNumId w:val="132"/>
  </w:num>
  <w:num w:numId="113">
    <w:abstractNumId w:val="115"/>
  </w:num>
  <w:num w:numId="114">
    <w:abstractNumId w:val="46"/>
  </w:num>
  <w:num w:numId="115">
    <w:abstractNumId w:val="71"/>
  </w:num>
  <w:num w:numId="116">
    <w:abstractNumId w:val="81"/>
  </w:num>
  <w:num w:numId="117">
    <w:abstractNumId w:val="127"/>
  </w:num>
  <w:num w:numId="118">
    <w:abstractNumId w:val="125"/>
  </w:num>
  <w:num w:numId="119">
    <w:abstractNumId w:val="90"/>
  </w:num>
  <w:num w:numId="120">
    <w:abstractNumId w:val="137"/>
  </w:num>
  <w:num w:numId="121">
    <w:abstractNumId w:val="31"/>
  </w:num>
  <w:num w:numId="122">
    <w:abstractNumId w:val="15"/>
  </w:num>
  <w:num w:numId="123">
    <w:abstractNumId w:val="78"/>
  </w:num>
  <w:num w:numId="124">
    <w:abstractNumId w:val="95"/>
  </w:num>
  <w:num w:numId="125">
    <w:abstractNumId w:val="47"/>
  </w:num>
  <w:num w:numId="126">
    <w:abstractNumId w:val="5"/>
  </w:num>
  <w:num w:numId="127">
    <w:abstractNumId w:val="121"/>
  </w:num>
  <w:num w:numId="128">
    <w:abstractNumId w:val="101"/>
  </w:num>
  <w:num w:numId="129">
    <w:abstractNumId w:val="22"/>
  </w:num>
  <w:num w:numId="130">
    <w:abstractNumId w:val="106"/>
  </w:num>
  <w:num w:numId="131">
    <w:abstractNumId w:val="60"/>
  </w:num>
  <w:num w:numId="132">
    <w:abstractNumId w:val="32"/>
  </w:num>
  <w:num w:numId="133">
    <w:abstractNumId w:val="19"/>
  </w:num>
  <w:num w:numId="134">
    <w:abstractNumId w:val="61"/>
  </w:num>
  <w:num w:numId="135">
    <w:abstractNumId w:val="64"/>
  </w:num>
  <w:num w:numId="136">
    <w:abstractNumId w:val="50"/>
  </w:num>
  <w:num w:numId="137">
    <w:abstractNumId w:val="13"/>
  </w:num>
  <w:num w:numId="138">
    <w:abstractNumId w:val="82"/>
  </w:num>
  <w:num w:numId="139">
    <w:abstractNumId w:val="129"/>
  </w:num>
  <w:numIdMacAtCleanup w:val="1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NIA ISADORA MORA PEDREROS">
    <w15:presenceInfo w15:providerId="AD" w15:userId="S::timora@admon.uniajc.edu.co::a26240c4-cb39-4b96-92fb-eae7d16b3a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71C4"/>
    <w:rsid w:val="000706C8"/>
    <w:rsid w:val="00070A25"/>
    <w:rsid w:val="00070CE7"/>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21A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01D"/>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E89"/>
    <w:rsid w:val="00155AA4"/>
    <w:rsid w:val="00156203"/>
    <w:rsid w:val="00156844"/>
    <w:rsid w:val="00156A9D"/>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5536"/>
    <w:rsid w:val="001F5BA9"/>
    <w:rsid w:val="001F77B2"/>
    <w:rsid w:val="001F79CC"/>
    <w:rsid w:val="0020006B"/>
    <w:rsid w:val="002016EB"/>
    <w:rsid w:val="00201A22"/>
    <w:rsid w:val="00202663"/>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35A"/>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4FD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FB"/>
    <w:rsid w:val="00272939"/>
    <w:rsid w:val="002729D4"/>
    <w:rsid w:val="00272DB2"/>
    <w:rsid w:val="0027380A"/>
    <w:rsid w:val="00274224"/>
    <w:rsid w:val="00274BC6"/>
    <w:rsid w:val="00274ECB"/>
    <w:rsid w:val="00276966"/>
    <w:rsid w:val="00276B9A"/>
    <w:rsid w:val="00277492"/>
    <w:rsid w:val="002811C5"/>
    <w:rsid w:val="002826F4"/>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A4F"/>
    <w:rsid w:val="003D2A7F"/>
    <w:rsid w:val="003D2D26"/>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6D"/>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5B3"/>
    <w:rsid w:val="00834BB1"/>
    <w:rsid w:val="00834E9B"/>
    <w:rsid w:val="00835AE4"/>
    <w:rsid w:val="00835CA4"/>
    <w:rsid w:val="008360D1"/>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2C68"/>
    <w:rsid w:val="00853FC7"/>
    <w:rsid w:val="008546A9"/>
    <w:rsid w:val="0085474E"/>
    <w:rsid w:val="00854C47"/>
    <w:rsid w:val="0085513E"/>
    <w:rsid w:val="008555C1"/>
    <w:rsid w:val="00856CD7"/>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C91"/>
    <w:rsid w:val="009F5D72"/>
    <w:rsid w:val="009F6835"/>
    <w:rsid w:val="009F6B5C"/>
    <w:rsid w:val="009F6C90"/>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2F0"/>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14BD"/>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5593"/>
    <w:rsid w:val="00B266CE"/>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6E"/>
    <w:rsid w:val="00B7448C"/>
    <w:rsid w:val="00B74701"/>
    <w:rsid w:val="00B7499A"/>
    <w:rsid w:val="00B7592A"/>
    <w:rsid w:val="00B75F3B"/>
    <w:rsid w:val="00B76C63"/>
    <w:rsid w:val="00B777D6"/>
    <w:rsid w:val="00B80079"/>
    <w:rsid w:val="00B80114"/>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5D91"/>
    <w:rsid w:val="00C061CF"/>
    <w:rsid w:val="00C06472"/>
    <w:rsid w:val="00C06980"/>
    <w:rsid w:val="00C079A7"/>
    <w:rsid w:val="00C100DB"/>
    <w:rsid w:val="00C1064C"/>
    <w:rsid w:val="00C10CF1"/>
    <w:rsid w:val="00C10EB4"/>
    <w:rsid w:val="00C115ED"/>
    <w:rsid w:val="00C12748"/>
    <w:rsid w:val="00C12B74"/>
    <w:rsid w:val="00C12B84"/>
    <w:rsid w:val="00C13025"/>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49C"/>
    <w:rsid w:val="00E5554D"/>
    <w:rsid w:val="00E55E60"/>
    <w:rsid w:val="00E56506"/>
    <w:rsid w:val="00E568D3"/>
    <w:rsid w:val="00E56B3D"/>
    <w:rsid w:val="00E57738"/>
    <w:rsid w:val="00E57D08"/>
    <w:rsid w:val="00E57F36"/>
    <w:rsid w:val="00E60657"/>
    <w:rsid w:val="00E60787"/>
    <w:rsid w:val="00E60F43"/>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488"/>
    <w:rsid w:val="00E94F6F"/>
    <w:rsid w:val="00E9572F"/>
    <w:rsid w:val="00E963C2"/>
    <w:rsid w:val="00E964F9"/>
    <w:rsid w:val="00E967A2"/>
    <w:rsid w:val="00E9797B"/>
    <w:rsid w:val="00E97BF9"/>
    <w:rsid w:val="00EA0E99"/>
    <w:rsid w:val="00EA11CF"/>
    <w:rsid w:val="00EA13E2"/>
    <w:rsid w:val="00EA3648"/>
    <w:rsid w:val="00EA4291"/>
    <w:rsid w:val="00EA45A1"/>
    <w:rsid w:val="00EA4D68"/>
    <w:rsid w:val="00EA5016"/>
    <w:rsid w:val="00EA5018"/>
    <w:rsid w:val="00EA587F"/>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614E"/>
    <w:rsid w:val="00F66429"/>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1410"/>
    <w:rsid w:val="00F819FC"/>
    <w:rsid w:val="00F81C83"/>
    <w:rsid w:val="00F823AB"/>
    <w:rsid w:val="00F82BEA"/>
    <w:rsid w:val="00F82E1C"/>
    <w:rsid w:val="00F831FC"/>
    <w:rsid w:val="00F832CC"/>
    <w:rsid w:val="00F83683"/>
    <w:rsid w:val="00F839B2"/>
    <w:rsid w:val="00F83B52"/>
    <w:rsid w:val="00F83D03"/>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6E7"/>
    <w:rsid w:val="00FA7A9C"/>
    <w:rsid w:val="00FB0754"/>
    <w:rsid w:val="00FB0821"/>
    <w:rsid w:val="00FB0CA7"/>
    <w:rsid w:val="00FB0F71"/>
    <w:rsid w:val="00FB129A"/>
    <w:rsid w:val="00FB13C7"/>
    <w:rsid w:val="00FB250F"/>
    <w:rsid w:val="00FB271E"/>
    <w:rsid w:val="00FB3274"/>
    <w:rsid w:val="00FB32C8"/>
    <w:rsid w:val="00FB399B"/>
    <w:rsid w:val="00FB41DA"/>
    <w:rsid w:val="00FB436B"/>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1">
    <w:name w:val="Table Normal1"/>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35"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113F207F-7236-4C5A-9E31-560242A81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10636</TotalTime>
  <Pages>109</Pages>
  <Words>32089</Words>
  <Characters>176495</Characters>
  <Application>Microsoft Office Word</Application>
  <DocSecurity>0</DocSecurity>
  <Lines>1470</Lines>
  <Paragraphs>416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TANIA ISADORA MORA PEDREROS</cp:lastModifiedBy>
  <cp:revision>1616</cp:revision>
  <cp:lastPrinted>2019-06-02T21:58:00Z</cp:lastPrinted>
  <dcterms:created xsi:type="dcterms:W3CDTF">2019-06-02T21:14:00Z</dcterms:created>
  <dcterms:modified xsi:type="dcterms:W3CDTF">2020-07-29T23:14:00Z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